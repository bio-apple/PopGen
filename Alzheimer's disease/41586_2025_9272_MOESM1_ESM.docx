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006C" w14:textId="16C355F3" w:rsidR="00E266DB" w:rsidRDefault="304528DF" w:rsidP="003E1D96">
      <w:pPr>
        <w:pStyle w:val="a3"/>
      </w:pPr>
      <w:bookmarkStart w:id="0" w:name="_Hlk151121827"/>
      <w:r w:rsidRPr="171D40CB">
        <w:t xml:space="preserve">Whole genome sequencing of </w:t>
      </w:r>
      <w:r w:rsidR="005679A9">
        <w:t>half-</w:t>
      </w:r>
      <w:r w:rsidR="00AD4953">
        <w:t>a-</w:t>
      </w:r>
      <w:r w:rsidR="005679A9">
        <w:t>million</w:t>
      </w:r>
      <w:r w:rsidRPr="171D40CB">
        <w:t xml:space="preserve"> UK bioban</w:t>
      </w:r>
      <w:r w:rsidR="00987568">
        <w:t>k</w:t>
      </w:r>
      <w:r w:rsidR="00E266DB">
        <w:t xml:space="preserve"> participants</w:t>
      </w:r>
    </w:p>
    <w:p w14:paraId="7C8D0E39" w14:textId="77777777" w:rsidR="003E1D96" w:rsidRDefault="003E1D96" w:rsidP="003E1D96"/>
    <w:p w14:paraId="37E018D3" w14:textId="03ECB35C" w:rsidR="003E1D96" w:rsidRDefault="003E1D96" w:rsidP="003E1D96">
      <w:pPr>
        <w:pStyle w:val="1"/>
      </w:pPr>
      <w:r>
        <w:t>Authorship</w:t>
      </w:r>
    </w:p>
    <w:p w14:paraId="43D7047F" w14:textId="77777777" w:rsidR="003E1D96" w:rsidRDefault="003E1D96" w:rsidP="003E1D96"/>
    <w:p w14:paraId="025D049D" w14:textId="63FED017" w:rsidR="003E1D96" w:rsidRDefault="003E1D96" w:rsidP="003E1D96">
      <w:pPr>
        <w:pStyle w:val="2"/>
      </w:pPr>
      <w:r>
        <w:t>AstraZeneca</w:t>
      </w:r>
    </w:p>
    <w:p w14:paraId="32054C81" w14:textId="77777777" w:rsidR="003E1D96" w:rsidRDefault="003E1D96" w:rsidP="003E1D96"/>
    <w:p w14:paraId="07E8ECBA" w14:textId="7761E586" w:rsidR="003E1D96" w:rsidRPr="003E1D96" w:rsidRDefault="79D5A260" w:rsidP="483BCEC3">
      <w:pPr>
        <w:rPr>
          <w:vertAlign w:val="superscript"/>
          <w:lang w:val="en-GB"/>
        </w:rPr>
      </w:pPr>
      <w:r w:rsidRPr="02AA0BBC">
        <w:rPr>
          <w:lang w:val="en-GB"/>
        </w:rPr>
        <w:t>Keren Carss</w:t>
      </w:r>
      <w:r w:rsidRPr="02AA0BBC">
        <w:rPr>
          <w:vertAlign w:val="superscript"/>
          <w:lang w:val="en-GB"/>
        </w:rPr>
        <w:t>1</w:t>
      </w:r>
      <w:r w:rsidRPr="02AA0BBC">
        <w:rPr>
          <w:lang w:val="en-GB"/>
        </w:rPr>
        <w:t>, Eleanor Wheeler</w:t>
      </w:r>
      <w:r w:rsidRPr="02AA0BBC">
        <w:rPr>
          <w:vertAlign w:val="superscript"/>
          <w:lang w:val="en-GB"/>
        </w:rPr>
        <w:t>1</w:t>
      </w:r>
      <w:r w:rsidRPr="02AA0BBC">
        <w:rPr>
          <w:lang w:val="en-GB"/>
        </w:rPr>
        <w:t>, Kousik Kundu</w:t>
      </w:r>
      <w:r w:rsidRPr="02AA0BBC">
        <w:rPr>
          <w:vertAlign w:val="superscript"/>
          <w:lang w:val="en-GB"/>
        </w:rPr>
        <w:t>1</w:t>
      </w:r>
      <w:r w:rsidRPr="02AA0BBC">
        <w:rPr>
          <w:lang w:val="en-GB"/>
        </w:rPr>
        <w:t xml:space="preserve">, </w:t>
      </w:r>
      <w:proofErr w:type="spellStart"/>
      <w:r w:rsidRPr="02AA0BBC">
        <w:rPr>
          <w:lang w:val="en-GB"/>
        </w:rPr>
        <w:t>Fengyuan</w:t>
      </w:r>
      <w:proofErr w:type="spellEnd"/>
      <w:r w:rsidRPr="02AA0BBC">
        <w:rPr>
          <w:lang w:val="en-GB"/>
        </w:rPr>
        <w:t xml:space="preserve"> Hu</w:t>
      </w:r>
      <w:r w:rsidRPr="02AA0BBC">
        <w:rPr>
          <w:vertAlign w:val="superscript"/>
          <w:lang w:val="en-GB"/>
        </w:rPr>
        <w:t>1</w:t>
      </w:r>
      <w:r w:rsidRPr="02AA0BBC">
        <w:rPr>
          <w:lang w:val="en-GB"/>
        </w:rPr>
        <w:t xml:space="preserve">, </w:t>
      </w:r>
      <w:proofErr w:type="spellStart"/>
      <w:r w:rsidRPr="02AA0BBC">
        <w:rPr>
          <w:lang w:val="en-GB"/>
        </w:rPr>
        <w:t>Quanli</w:t>
      </w:r>
      <w:proofErr w:type="spellEnd"/>
      <w:r w:rsidRPr="02AA0BBC">
        <w:rPr>
          <w:lang w:val="en-GB"/>
        </w:rPr>
        <w:t xml:space="preserve"> Wang</w:t>
      </w:r>
      <w:r w:rsidRPr="02AA0BBC">
        <w:rPr>
          <w:vertAlign w:val="superscript"/>
          <w:lang w:val="en-GB"/>
        </w:rPr>
        <w:t>2</w:t>
      </w:r>
      <w:r w:rsidRPr="02AA0BBC">
        <w:rPr>
          <w:lang w:val="en-GB"/>
        </w:rPr>
        <w:t xml:space="preserve">, </w:t>
      </w:r>
      <w:r w:rsidR="60323708" w:rsidRPr="02AA0BBC">
        <w:rPr>
          <w:lang w:val="en-GB"/>
        </w:rPr>
        <w:t xml:space="preserve">Oliver </w:t>
      </w:r>
      <w:r w:rsidR="147E0767" w:rsidRPr="02AA0BBC">
        <w:rPr>
          <w:lang w:val="en-GB"/>
        </w:rPr>
        <w:t xml:space="preserve">S. </w:t>
      </w:r>
      <w:r w:rsidR="60323708" w:rsidRPr="02AA0BBC">
        <w:rPr>
          <w:lang w:val="en-GB"/>
        </w:rPr>
        <w:t>Burren</w:t>
      </w:r>
      <w:r w:rsidR="60323708" w:rsidRPr="02AA0BBC">
        <w:rPr>
          <w:vertAlign w:val="superscript"/>
          <w:lang w:val="en-GB"/>
        </w:rPr>
        <w:t>1</w:t>
      </w:r>
      <w:r w:rsidR="60323708" w:rsidRPr="02AA0BBC">
        <w:rPr>
          <w:lang w:val="en-GB"/>
        </w:rPr>
        <w:t xml:space="preserve">, </w:t>
      </w:r>
      <w:r w:rsidRPr="02AA0BBC">
        <w:rPr>
          <w:lang w:val="en-GB"/>
        </w:rPr>
        <w:t xml:space="preserve">Ryan </w:t>
      </w:r>
      <w:r w:rsidR="52B28C53" w:rsidRPr="02AA0BBC">
        <w:rPr>
          <w:lang w:val="en-GB"/>
        </w:rPr>
        <w:t xml:space="preserve">S. </w:t>
      </w:r>
      <w:r w:rsidRPr="02AA0BBC">
        <w:rPr>
          <w:lang w:val="en-GB"/>
        </w:rPr>
        <w:t>Dhindsa</w:t>
      </w:r>
      <w:r w:rsidRPr="02AA0BBC">
        <w:rPr>
          <w:vertAlign w:val="superscript"/>
          <w:lang w:val="en-GB"/>
        </w:rPr>
        <w:t>2</w:t>
      </w:r>
      <w:r w:rsidRPr="02AA0BBC">
        <w:rPr>
          <w:lang w:val="en-GB"/>
        </w:rPr>
        <w:t xml:space="preserve">, </w:t>
      </w:r>
      <w:r w:rsidR="7CF390F4">
        <w:t xml:space="preserve">Sri V. V. </w:t>
      </w:r>
      <w:proofErr w:type="spellStart"/>
      <w:r w:rsidR="7CF390F4">
        <w:t>Deevi</w:t>
      </w:r>
      <w:proofErr w:type="spellEnd"/>
      <w:r w:rsidRPr="02AA0BBC">
        <w:rPr>
          <w:vertAlign w:val="superscript"/>
          <w:lang w:val="en-GB"/>
        </w:rPr>
        <w:t>1</w:t>
      </w:r>
      <w:r w:rsidRPr="02AA0BBC">
        <w:rPr>
          <w:lang w:val="en-GB"/>
        </w:rPr>
        <w:t xml:space="preserve">, </w:t>
      </w:r>
      <w:r w:rsidR="28409621" w:rsidRPr="02AA0BBC">
        <w:rPr>
          <w:lang w:val="en-GB"/>
        </w:rPr>
        <w:t>Carolina Haefliger</w:t>
      </w:r>
      <w:r w:rsidR="00567AF0" w:rsidRPr="02AA0BBC">
        <w:rPr>
          <w:vertAlign w:val="superscript"/>
          <w:lang w:val="en-GB"/>
        </w:rPr>
        <w:t>1</w:t>
      </w:r>
      <w:r w:rsidR="28409621" w:rsidRPr="02AA0BBC">
        <w:rPr>
          <w:lang w:val="en-GB"/>
        </w:rPr>
        <w:t xml:space="preserve">, </w:t>
      </w:r>
      <w:r w:rsidRPr="02AA0BBC">
        <w:rPr>
          <w:lang w:val="en-GB"/>
        </w:rPr>
        <w:t>Kieren Lythgow</w:t>
      </w:r>
      <w:r w:rsidRPr="02AA0BBC">
        <w:rPr>
          <w:vertAlign w:val="superscript"/>
          <w:lang w:val="en-GB"/>
        </w:rPr>
        <w:t>1</w:t>
      </w:r>
      <w:r w:rsidRPr="02AA0BBC">
        <w:rPr>
          <w:lang w:val="en-GB"/>
        </w:rPr>
        <w:t>, Peter H. Maccallum</w:t>
      </w:r>
      <w:r w:rsidRPr="02AA0BBC">
        <w:rPr>
          <w:vertAlign w:val="superscript"/>
          <w:lang w:val="en-GB"/>
        </w:rPr>
        <w:t>1,3</w:t>
      </w:r>
      <w:r w:rsidRPr="02AA0BBC">
        <w:rPr>
          <w:lang w:val="en-GB"/>
        </w:rPr>
        <w:t>, Karyn Mégy</w:t>
      </w:r>
      <w:r w:rsidRPr="02AA0BBC">
        <w:rPr>
          <w:vertAlign w:val="superscript"/>
          <w:lang w:val="en-GB"/>
        </w:rPr>
        <w:t>1</w:t>
      </w:r>
      <w:r w:rsidRPr="02AA0BBC">
        <w:rPr>
          <w:lang w:val="en-GB"/>
        </w:rPr>
        <w:t>, Jonathan Mitchell</w:t>
      </w:r>
      <w:r w:rsidRPr="02AA0BBC">
        <w:rPr>
          <w:vertAlign w:val="superscript"/>
          <w:lang w:val="en-GB"/>
        </w:rPr>
        <w:t>1</w:t>
      </w:r>
      <w:r w:rsidRPr="02AA0BBC">
        <w:rPr>
          <w:lang w:val="en-GB"/>
        </w:rPr>
        <w:t>, Sean O’Dell</w:t>
      </w:r>
      <w:r w:rsidRPr="02AA0BBC">
        <w:rPr>
          <w:vertAlign w:val="superscript"/>
          <w:lang w:val="en-GB"/>
        </w:rPr>
        <w:t>1</w:t>
      </w:r>
      <w:r w:rsidRPr="02AA0BBC">
        <w:rPr>
          <w:lang w:val="en-GB"/>
        </w:rPr>
        <w:t>, Amanda O’Neill</w:t>
      </w:r>
      <w:r w:rsidRPr="02AA0BBC">
        <w:rPr>
          <w:vertAlign w:val="superscript"/>
          <w:lang w:val="en-GB"/>
        </w:rPr>
        <w:t>1</w:t>
      </w:r>
      <w:r w:rsidRPr="02AA0BBC">
        <w:rPr>
          <w:lang w:val="en-GB"/>
        </w:rPr>
        <w:t>, Katherine R. Smith</w:t>
      </w:r>
      <w:r w:rsidRPr="02AA0BBC">
        <w:rPr>
          <w:vertAlign w:val="superscript"/>
          <w:lang w:val="en-GB"/>
        </w:rPr>
        <w:t>1</w:t>
      </w:r>
      <w:r w:rsidRPr="02AA0BBC">
        <w:rPr>
          <w:lang w:val="en-GB"/>
        </w:rPr>
        <w:t xml:space="preserve">, </w:t>
      </w:r>
      <w:proofErr w:type="spellStart"/>
      <w:r w:rsidRPr="02AA0BBC">
        <w:rPr>
          <w:lang w:val="en-GB"/>
        </w:rPr>
        <w:t>Haeyam</w:t>
      </w:r>
      <w:proofErr w:type="spellEnd"/>
      <w:r w:rsidRPr="02AA0BBC">
        <w:rPr>
          <w:lang w:val="en-GB"/>
        </w:rPr>
        <w:t xml:space="preserve"> Taiy</w:t>
      </w:r>
      <w:r w:rsidRPr="02AA0BBC">
        <w:rPr>
          <w:vertAlign w:val="superscript"/>
          <w:lang w:val="en-GB"/>
        </w:rPr>
        <w:t>1</w:t>
      </w:r>
      <w:r w:rsidRPr="02AA0BBC">
        <w:rPr>
          <w:lang w:val="en-GB"/>
        </w:rPr>
        <w:t>, Menelas Pangalos</w:t>
      </w:r>
      <w:r w:rsidRPr="02AA0BBC">
        <w:rPr>
          <w:vertAlign w:val="superscript"/>
          <w:lang w:val="en-GB"/>
        </w:rPr>
        <w:t>4</w:t>
      </w:r>
      <w:r w:rsidRPr="02AA0BBC">
        <w:rPr>
          <w:lang w:val="en-GB"/>
        </w:rPr>
        <w:t>, Ruth March</w:t>
      </w:r>
      <w:r w:rsidRPr="02AA0BBC">
        <w:rPr>
          <w:vertAlign w:val="superscript"/>
          <w:lang w:val="en-GB"/>
        </w:rPr>
        <w:t>5</w:t>
      </w:r>
      <w:r w:rsidRPr="02AA0BBC">
        <w:rPr>
          <w:lang w:val="en-GB"/>
        </w:rPr>
        <w:t>, Sebastian Wasilewski</w:t>
      </w:r>
      <w:r w:rsidRPr="02AA0BBC">
        <w:rPr>
          <w:vertAlign w:val="superscript"/>
          <w:lang w:val="en-GB"/>
        </w:rPr>
        <w:t>1</w:t>
      </w:r>
      <w:r w:rsidRPr="02AA0BBC">
        <w:rPr>
          <w:lang w:val="en-GB"/>
        </w:rPr>
        <w:t xml:space="preserve">, </w:t>
      </w:r>
      <w:proofErr w:type="spellStart"/>
      <w:r w:rsidRPr="02AA0BBC">
        <w:rPr>
          <w:lang w:val="en-GB"/>
        </w:rPr>
        <w:t>Slavé</w:t>
      </w:r>
      <w:proofErr w:type="spellEnd"/>
      <w:r w:rsidRPr="02AA0BBC">
        <w:rPr>
          <w:lang w:val="en-GB"/>
        </w:rPr>
        <w:t xml:space="preserve"> Petrovski</w:t>
      </w:r>
      <w:r w:rsidRPr="02AA0BBC">
        <w:rPr>
          <w:vertAlign w:val="superscript"/>
          <w:lang w:val="en-GB"/>
        </w:rPr>
        <w:t>1</w:t>
      </w:r>
    </w:p>
    <w:p w14:paraId="3365C13F" w14:textId="77777777" w:rsidR="003E1D96" w:rsidRDefault="003E1D96" w:rsidP="003E1D96">
      <w:pPr>
        <w:rPr>
          <w:lang w:val="en-GB"/>
        </w:rPr>
      </w:pPr>
    </w:p>
    <w:p w14:paraId="0DCE429D" w14:textId="78CB8978" w:rsidR="003E1D96" w:rsidRPr="003E1D96" w:rsidRDefault="003E1D96" w:rsidP="003E1D96">
      <w:pPr>
        <w:rPr>
          <w:lang w:val="en-GB"/>
        </w:rPr>
      </w:pPr>
      <w:r w:rsidRPr="003E1D96">
        <w:rPr>
          <w:lang w:val="en-GB"/>
        </w:rPr>
        <w:t xml:space="preserve">1)Centre for Genomics Research, Discovery Sciences, </w:t>
      </w:r>
      <w:proofErr w:type="spellStart"/>
      <w:r w:rsidRPr="003E1D96">
        <w:rPr>
          <w:lang w:val="en-GB"/>
        </w:rPr>
        <w:t>BioPharmaceuticals</w:t>
      </w:r>
      <w:proofErr w:type="spellEnd"/>
      <w:r w:rsidRPr="003E1D96">
        <w:rPr>
          <w:lang w:val="en-GB"/>
        </w:rPr>
        <w:t xml:space="preserve"> R&amp;D, AstraZeneca, Cambridge, UK</w:t>
      </w:r>
    </w:p>
    <w:p w14:paraId="3CDE2680" w14:textId="77777777" w:rsidR="003E1D96" w:rsidRPr="003E1D96" w:rsidRDefault="003E1D96" w:rsidP="003E1D96">
      <w:pPr>
        <w:rPr>
          <w:lang w:val="en-GB"/>
        </w:rPr>
      </w:pPr>
      <w:r w:rsidRPr="003E1D96">
        <w:rPr>
          <w:lang w:val="en-GB"/>
        </w:rPr>
        <w:t xml:space="preserve">2)Centre for Genomics Research, Discovery Sciences, </w:t>
      </w:r>
      <w:proofErr w:type="spellStart"/>
      <w:r w:rsidRPr="003E1D96">
        <w:rPr>
          <w:lang w:val="en-GB"/>
        </w:rPr>
        <w:t>BioPharmaceuticals</w:t>
      </w:r>
      <w:proofErr w:type="spellEnd"/>
      <w:r w:rsidRPr="003E1D96">
        <w:rPr>
          <w:lang w:val="en-GB"/>
        </w:rPr>
        <w:t xml:space="preserve"> R&amp;D, AstraZeneca, Waltham, MA, USA</w:t>
      </w:r>
    </w:p>
    <w:p w14:paraId="3177CF72" w14:textId="77777777" w:rsidR="003E1D96" w:rsidRPr="003E1D96" w:rsidRDefault="003E1D96" w:rsidP="003E1D96">
      <w:pPr>
        <w:rPr>
          <w:lang w:val="en-GB"/>
        </w:rPr>
      </w:pPr>
      <w:r w:rsidRPr="003E1D96">
        <w:rPr>
          <w:lang w:val="en-GB"/>
        </w:rPr>
        <w:t xml:space="preserve">3) ELIXIR, </w:t>
      </w:r>
      <w:proofErr w:type="spellStart"/>
      <w:r w:rsidRPr="003E1D96">
        <w:rPr>
          <w:lang w:val="en-GB"/>
        </w:rPr>
        <w:t>Wellcome</w:t>
      </w:r>
      <w:proofErr w:type="spellEnd"/>
      <w:r w:rsidRPr="003E1D96">
        <w:rPr>
          <w:lang w:val="en-GB"/>
        </w:rPr>
        <w:t xml:space="preserve"> Genome Campus, </w:t>
      </w:r>
      <w:proofErr w:type="spellStart"/>
      <w:r w:rsidRPr="003E1D96">
        <w:rPr>
          <w:lang w:val="en-GB"/>
        </w:rPr>
        <w:t>Hinxton</w:t>
      </w:r>
      <w:proofErr w:type="spellEnd"/>
      <w:r w:rsidRPr="003E1D96">
        <w:rPr>
          <w:lang w:val="en-GB"/>
        </w:rPr>
        <w:t>, Cambridge, CB10 1SD, UK</w:t>
      </w:r>
    </w:p>
    <w:p w14:paraId="5C5E252D" w14:textId="77777777" w:rsidR="003E1D96" w:rsidRPr="003E1D96" w:rsidRDefault="003E1D96" w:rsidP="003E1D96">
      <w:pPr>
        <w:rPr>
          <w:lang w:val="en-GB"/>
        </w:rPr>
      </w:pPr>
      <w:r w:rsidRPr="003E1D96">
        <w:rPr>
          <w:lang w:val="en-GB"/>
        </w:rPr>
        <w:t xml:space="preserve">4) </w:t>
      </w:r>
      <w:proofErr w:type="spellStart"/>
      <w:r w:rsidRPr="003E1D96">
        <w:rPr>
          <w:lang w:val="en-GB"/>
        </w:rPr>
        <w:t>BioPharmaceuticals</w:t>
      </w:r>
      <w:proofErr w:type="spellEnd"/>
      <w:r w:rsidRPr="003E1D96">
        <w:rPr>
          <w:lang w:val="en-GB"/>
        </w:rPr>
        <w:t xml:space="preserve"> R&amp;D, AstraZeneca, Cambridge, UK</w:t>
      </w:r>
    </w:p>
    <w:p w14:paraId="22C5043E" w14:textId="77777777" w:rsidR="003E1D96" w:rsidRPr="003E1D96" w:rsidRDefault="003E1D96" w:rsidP="003E1D96">
      <w:pPr>
        <w:rPr>
          <w:lang w:val="en-GB"/>
        </w:rPr>
      </w:pPr>
      <w:r w:rsidRPr="003E1D96">
        <w:rPr>
          <w:lang w:val="en-GB"/>
        </w:rPr>
        <w:t xml:space="preserve">5) Precision Medicine &amp; </w:t>
      </w:r>
      <w:proofErr w:type="spellStart"/>
      <w:r w:rsidRPr="003E1D96">
        <w:rPr>
          <w:lang w:val="en-GB"/>
        </w:rPr>
        <w:t>Biosamples</w:t>
      </w:r>
      <w:proofErr w:type="spellEnd"/>
      <w:r w:rsidRPr="003E1D96">
        <w:rPr>
          <w:lang w:val="en-GB"/>
        </w:rPr>
        <w:t>, Oncology R&amp;D, AstraZeneca, Cambridge, UK.</w:t>
      </w:r>
    </w:p>
    <w:p w14:paraId="6C173C3A" w14:textId="5D42A37D" w:rsidR="003E1D96" w:rsidRPr="003E1D96" w:rsidRDefault="003E1D96" w:rsidP="483BCEC3">
      <w:pPr>
        <w:rPr>
          <w:lang w:val="en-GB"/>
        </w:rPr>
      </w:pPr>
    </w:p>
    <w:p w14:paraId="526E787A" w14:textId="7EEE35DB" w:rsidR="003E1D96" w:rsidRPr="003E1D96" w:rsidRDefault="003E1D96" w:rsidP="003E1D96">
      <w:pPr>
        <w:rPr>
          <w:lang w:val="en-GB"/>
        </w:rPr>
      </w:pPr>
      <w:r>
        <w:rPr>
          <w:lang w:val="en-GB"/>
        </w:rPr>
        <w:t>A</w:t>
      </w:r>
      <w:r w:rsidRPr="003E1D96">
        <w:rPr>
          <w:lang w:val="en-GB"/>
        </w:rPr>
        <w:t>uthor contributions</w:t>
      </w:r>
      <w:r>
        <w:rPr>
          <w:lang w:val="en-GB"/>
        </w:rPr>
        <w:t>:</w:t>
      </w:r>
    </w:p>
    <w:p w14:paraId="7310C073" w14:textId="6A3F685B" w:rsidR="003E1D96" w:rsidRPr="003E1D96" w:rsidRDefault="003E1D96" w:rsidP="003E1D96">
      <w:pPr>
        <w:rPr>
          <w:lang w:val="en-GB"/>
        </w:rPr>
      </w:pPr>
      <w:r w:rsidRPr="5696942B">
        <w:rPr>
          <w:lang w:val="en-GB"/>
        </w:rPr>
        <w:t xml:space="preserve">Study conceptualization, project coordination and consortium leadership: </w:t>
      </w:r>
      <w:r w:rsidR="00BD35E5" w:rsidRPr="5696942B">
        <w:rPr>
          <w:lang w:val="en-GB"/>
        </w:rPr>
        <w:t xml:space="preserve">CH, </w:t>
      </w:r>
      <w:r w:rsidRPr="5696942B">
        <w:rPr>
          <w:lang w:val="en-GB"/>
        </w:rPr>
        <w:t xml:space="preserve">MP, RM, SW, and SP. Design and implementation of statistical analyses and data interpretation: KC, EW, KK, FH, QW, </w:t>
      </w:r>
      <w:r w:rsidR="000066BC" w:rsidRPr="5696942B">
        <w:rPr>
          <w:lang w:val="en-GB"/>
        </w:rPr>
        <w:t xml:space="preserve">OSB, </w:t>
      </w:r>
      <w:r w:rsidRPr="5696942B">
        <w:rPr>
          <w:lang w:val="en-GB"/>
        </w:rPr>
        <w:t>R</w:t>
      </w:r>
      <w:r w:rsidR="000066BC" w:rsidRPr="5696942B">
        <w:rPr>
          <w:lang w:val="en-GB"/>
        </w:rPr>
        <w:t>S</w:t>
      </w:r>
      <w:r w:rsidRPr="5696942B">
        <w:rPr>
          <w:lang w:val="en-GB"/>
        </w:rPr>
        <w:t>D, KRS, JM, and SP. Data processing: FH, QW, SD, KL, PM, KM, SO, AO, and HT. Figure preparation: EW and KK. Manuscript writing: KC, EW, KK, R</w:t>
      </w:r>
      <w:r w:rsidR="5DF0CC36" w:rsidRPr="5696942B">
        <w:rPr>
          <w:lang w:val="en-GB"/>
        </w:rPr>
        <w:t>S</w:t>
      </w:r>
      <w:r w:rsidRPr="5696942B">
        <w:rPr>
          <w:lang w:val="en-GB"/>
        </w:rPr>
        <w:t>D, and SP. All the authors reviewed the manuscript.</w:t>
      </w:r>
    </w:p>
    <w:p w14:paraId="64E233DD" w14:textId="77777777" w:rsidR="00507654" w:rsidRDefault="00507654" w:rsidP="003E1D96"/>
    <w:p w14:paraId="6A9337C6" w14:textId="233A5C7A" w:rsidR="003E1D96" w:rsidRDefault="64AE7825" w:rsidP="003E1D96">
      <w:pPr>
        <w:pStyle w:val="2"/>
        <w:rPr>
          <w:lang w:val="en-GB"/>
        </w:rPr>
      </w:pPr>
      <w:proofErr w:type="spellStart"/>
      <w:r w:rsidRPr="316533F7">
        <w:rPr>
          <w:lang w:val="en-GB"/>
        </w:rPr>
        <w:t>d</w:t>
      </w:r>
      <w:r w:rsidR="003E1D96" w:rsidRPr="316533F7">
        <w:rPr>
          <w:lang w:val="en-GB"/>
        </w:rPr>
        <w:t>eCODE</w:t>
      </w:r>
      <w:proofErr w:type="spellEnd"/>
      <w:r w:rsidR="78DFA720" w:rsidRPr="316533F7">
        <w:rPr>
          <w:lang w:val="en-GB"/>
        </w:rPr>
        <w:t xml:space="preserve"> genetics</w:t>
      </w:r>
      <w:r w:rsidR="003E1D96" w:rsidRPr="316533F7">
        <w:rPr>
          <w:lang w:val="en-GB"/>
        </w:rPr>
        <w:t>/Amgen</w:t>
      </w:r>
    </w:p>
    <w:p w14:paraId="11CBA47C" w14:textId="77777777" w:rsidR="003E1D96" w:rsidRPr="003E1D96" w:rsidRDefault="003E1D96" w:rsidP="003E1D96">
      <w:pPr>
        <w:rPr>
          <w:lang w:val="en-GB"/>
        </w:rPr>
      </w:pPr>
    </w:p>
    <w:p w14:paraId="2CCF941A" w14:textId="3F85941B" w:rsidR="003E1D96" w:rsidRPr="003E1D96" w:rsidRDefault="003E1D96" w:rsidP="6626853C">
      <w:pPr>
        <w:rPr>
          <w:vertAlign w:val="superscript"/>
          <w:lang w:val="en-GB"/>
        </w:rPr>
      </w:pPr>
      <w:r w:rsidRPr="19471C96">
        <w:rPr>
          <w:lang w:val="en-GB"/>
        </w:rPr>
        <w:t>Bjarni V. Halldorsson</w:t>
      </w:r>
      <w:r w:rsidRPr="19471C96">
        <w:rPr>
          <w:vertAlign w:val="superscript"/>
          <w:lang w:val="en-GB"/>
        </w:rPr>
        <w:t>1,2</w:t>
      </w:r>
      <w:r w:rsidRPr="19471C96">
        <w:rPr>
          <w:lang w:val="en-GB"/>
        </w:rPr>
        <w:t>, Hannes P. Eggertsson</w:t>
      </w:r>
      <w:r w:rsidRPr="19471C96">
        <w:rPr>
          <w:vertAlign w:val="superscript"/>
          <w:lang w:val="en-GB"/>
        </w:rPr>
        <w:t>1</w:t>
      </w:r>
      <w:r w:rsidRPr="19471C96">
        <w:rPr>
          <w:lang w:val="en-GB"/>
        </w:rPr>
        <w:t>, Kristjan H.S. Moore</w:t>
      </w:r>
      <w:r w:rsidRPr="19471C96">
        <w:rPr>
          <w:vertAlign w:val="superscript"/>
          <w:lang w:val="en-GB"/>
        </w:rPr>
        <w:t>1</w:t>
      </w:r>
      <w:r w:rsidRPr="19471C96">
        <w:rPr>
          <w:lang w:val="en-GB"/>
        </w:rPr>
        <w:t>, Hannes Hauswedell</w:t>
      </w:r>
      <w:r w:rsidRPr="19471C96">
        <w:rPr>
          <w:vertAlign w:val="superscript"/>
          <w:lang w:val="en-GB"/>
        </w:rPr>
        <w:t>1</w:t>
      </w:r>
      <w:r w:rsidRPr="19471C96">
        <w:rPr>
          <w:lang w:val="en-GB"/>
        </w:rPr>
        <w:t xml:space="preserve">, </w:t>
      </w:r>
      <w:proofErr w:type="spellStart"/>
      <w:r w:rsidRPr="19471C96">
        <w:rPr>
          <w:lang w:val="en-GB"/>
        </w:rPr>
        <w:t>Ogmundur</w:t>
      </w:r>
      <w:proofErr w:type="spellEnd"/>
      <w:r w:rsidRPr="19471C96">
        <w:rPr>
          <w:lang w:val="en-GB"/>
        </w:rPr>
        <w:t xml:space="preserve"> Eiriksson</w:t>
      </w:r>
      <w:r w:rsidRPr="19471C96">
        <w:rPr>
          <w:vertAlign w:val="superscript"/>
          <w:lang w:val="en-GB"/>
        </w:rPr>
        <w:t>1</w:t>
      </w:r>
      <w:r w:rsidRPr="19471C96">
        <w:rPr>
          <w:lang w:val="en-GB"/>
        </w:rPr>
        <w:t>,</w:t>
      </w:r>
      <w:r w:rsidR="161903CF" w:rsidRPr="19471C96">
        <w:rPr>
          <w:lang w:val="en-GB"/>
        </w:rPr>
        <w:t xml:space="preserve"> Aron Skaftason</w:t>
      </w:r>
      <w:r w:rsidR="161903CF" w:rsidRPr="19471C96">
        <w:rPr>
          <w:vertAlign w:val="superscript"/>
          <w:lang w:val="en-GB"/>
        </w:rPr>
        <w:t>1</w:t>
      </w:r>
      <w:r w:rsidR="3498402B" w:rsidRPr="19471C96">
        <w:rPr>
          <w:lang w:val="en-GB"/>
        </w:rPr>
        <w:t xml:space="preserve">, </w:t>
      </w:r>
      <w:proofErr w:type="spellStart"/>
      <w:r w:rsidR="557128B4" w:rsidRPr="19471C96">
        <w:rPr>
          <w:lang w:val="en-GB"/>
        </w:rPr>
        <w:t>Nokkvi</w:t>
      </w:r>
      <w:proofErr w:type="spellEnd"/>
      <w:r w:rsidR="557128B4" w:rsidRPr="19471C96">
        <w:rPr>
          <w:lang w:val="en-GB"/>
        </w:rPr>
        <w:t xml:space="preserve"> G</w:t>
      </w:r>
      <w:r w:rsidR="364914A1" w:rsidRPr="19471C96">
        <w:rPr>
          <w:lang w:val="en-GB"/>
        </w:rPr>
        <w:t>i</w:t>
      </w:r>
      <w:r w:rsidR="557128B4" w:rsidRPr="19471C96">
        <w:rPr>
          <w:lang w:val="en-GB"/>
        </w:rPr>
        <w:t>slason</w:t>
      </w:r>
      <w:r w:rsidR="557128B4" w:rsidRPr="19471C96">
        <w:rPr>
          <w:vertAlign w:val="superscript"/>
          <w:lang w:val="en-GB"/>
        </w:rPr>
        <w:t>1</w:t>
      </w:r>
      <w:r w:rsidR="557128B4" w:rsidRPr="19471C96">
        <w:rPr>
          <w:lang w:val="en-GB"/>
        </w:rPr>
        <w:t xml:space="preserve">, </w:t>
      </w:r>
      <w:proofErr w:type="spellStart"/>
      <w:r w:rsidR="507A99C0" w:rsidRPr="19471C96">
        <w:rPr>
          <w:color w:val="000000" w:themeColor="text1"/>
          <w:lang w:val="en-GB"/>
        </w:rPr>
        <w:t>Svanhvit</w:t>
      </w:r>
      <w:proofErr w:type="spellEnd"/>
      <w:r w:rsidR="507A99C0" w:rsidRPr="19471C96">
        <w:rPr>
          <w:color w:val="000000" w:themeColor="text1"/>
          <w:lang w:val="en-GB"/>
        </w:rPr>
        <w:t xml:space="preserve"> Sigurjonsdottir</w:t>
      </w:r>
      <w:r w:rsidR="507A99C0" w:rsidRPr="19471C96">
        <w:rPr>
          <w:vertAlign w:val="superscript"/>
          <w:lang w:val="en-GB"/>
        </w:rPr>
        <w:t>1</w:t>
      </w:r>
      <w:r w:rsidR="507A99C0" w:rsidRPr="19471C96">
        <w:rPr>
          <w:lang w:val="en-GB"/>
        </w:rPr>
        <w:t xml:space="preserve">, </w:t>
      </w:r>
      <w:r w:rsidR="3498402B" w:rsidRPr="19471C96">
        <w:rPr>
          <w:lang w:val="en-GB"/>
        </w:rPr>
        <w:t>Ma</w:t>
      </w:r>
      <w:r w:rsidR="3BBE1D71" w:rsidRPr="19471C96">
        <w:rPr>
          <w:lang w:val="en-GB"/>
        </w:rPr>
        <w:t>gnus O. Ulfarsson</w:t>
      </w:r>
      <w:r w:rsidR="3BBE1D71" w:rsidRPr="19471C96">
        <w:rPr>
          <w:vertAlign w:val="superscript"/>
          <w:lang w:val="en-GB"/>
        </w:rPr>
        <w:t>1,3</w:t>
      </w:r>
      <w:r w:rsidR="3BBE1D71" w:rsidRPr="19471C96">
        <w:rPr>
          <w:lang w:val="en-GB"/>
        </w:rPr>
        <w:t xml:space="preserve">, </w:t>
      </w:r>
      <w:r w:rsidRPr="19471C96">
        <w:rPr>
          <w:lang w:val="en-GB"/>
        </w:rPr>
        <w:t>Gunnar Palsson</w:t>
      </w:r>
      <w:r w:rsidRPr="19471C96">
        <w:rPr>
          <w:vertAlign w:val="superscript"/>
          <w:lang w:val="en-GB"/>
        </w:rPr>
        <w:t>1</w:t>
      </w:r>
      <w:r w:rsidRPr="19471C96">
        <w:rPr>
          <w:lang w:val="en-GB"/>
        </w:rPr>
        <w:t>, Marteinn T. Hardarson</w:t>
      </w:r>
      <w:r w:rsidRPr="19471C96">
        <w:rPr>
          <w:vertAlign w:val="superscript"/>
          <w:lang w:val="en-GB"/>
        </w:rPr>
        <w:t>1,2</w:t>
      </w:r>
      <w:r w:rsidRPr="19471C96">
        <w:rPr>
          <w:lang w:val="en-GB"/>
        </w:rPr>
        <w:t xml:space="preserve">, </w:t>
      </w:r>
      <w:proofErr w:type="spellStart"/>
      <w:r w:rsidRPr="19471C96">
        <w:rPr>
          <w:lang w:val="en-GB"/>
        </w:rPr>
        <w:t>Asmundur</w:t>
      </w:r>
      <w:proofErr w:type="spellEnd"/>
      <w:r w:rsidRPr="19471C96">
        <w:rPr>
          <w:lang w:val="en-GB"/>
        </w:rPr>
        <w:t xml:space="preserve"> Oddsson</w:t>
      </w:r>
      <w:r w:rsidRPr="19471C96">
        <w:rPr>
          <w:vertAlign w:val="superscript"/>
          <w:lang w:val="en-GB"/>
        </w:rPr>
        <w:t>1</w:t>
      </w:r>
      <w:r w:rsidRPr="19471C96">
        <w:rPr>
          <w:lang w:val="en-GB"/>
        </w:rPr>
        <w:t>, Brynjar O. Jensson</w:t>
      </w:r>
      <w:r w:rsidRPr="19471C96">
        <w:rPr>
          <w:vertAlign w:val="superscript"/>
          <w:lang w:val="en-GB"/>
        </w:rPr>
        <w:t>1</w:t>
      </w:r>
      <w:r w:rsidRPr="19471C96">
        <w:rPr>
          <w:lang w:val="en-GB"/>
        </w:rPr>
        <w:t xml:space="preserve">, </w:t>
      </w:r>
      <w:proofErr w:type="spellStart"/>
      <w:r w:rsidRPr="19471C96">
        <w:rPr>
          <w:lang w:val="en-GB"/>
        </w:rPr>
        <w:t>Snaedis</w:t>
      </w:r>
      <w:proofErr w:type="spellEnd"/>
      <w:r w:rsidRPr="19471C96">
        <w:rPr>
          <w:lang w:val="en-GB"/>
        </w:rPr>
        <w:t xml:space="preserve"> Kristmundsdottir</w:t>
      </w:r>
      <w:r w:rsidRPr="19471C96">
        <w:rPr>
          <w:vertAlign w:val="superscript"/>
          <w:lang w:val="en-GB"/>
        </w:rPr>
        <w:t>1</w:t>
      </w:r>
      <w:r w:rsidRPr="19471C96">
        <w:rPr>
          <w:lang w:val="en-GB"/>
        </w:rPr>
        <w:t xml:space="preserve">, </w:t>
      </w:r>
      <w:r w:rsidR="02FD405F" w:rsidRPr="19471C96">
        <w:rPr>
          <w:lang w:val="en-GB"/>
        </w:rPr>
        <w:t>Brynja D. Sigurpalsdottir</w:t>
      </w:r>
      <w:r w:rsidR="02FD405F" w:rsidRPr="19471C96">
        <w:rPr>
          <w:vertAlign w:val="superscript"/>
          <w:lang w:val="en-GB"/>
        </w:rPr>
        <w:t>1,2</w:t>
      </w:r>
      <w:r w:rsidR="02FD405F" w:rsidRPr="19471C96">
        <w:rPr>
          <w:lang w:val="en-GB"/>
        </w:rPr>
        <w:t>, Olafur A. Stefansson</w:t>
      </w:r>
      <w:r w:rsidR="02FD405F" w:rsidRPr="19471C96">
        <w:rPr>
          <w:vertAlign w:val="superscript"/>
          <w:lang w:val="en-GB"/>
        </w:rPr>
        <w:t>1</w:t>
      </w:r>
      <w:r w:rsidR="02FD405F" w:rsidRPr="19471C96">
        <w:rPr>
          <w:lang w:val="en-GB"/>
        </w:rPr>
        <w:t>, Doruk Beyter</w:t>
      </w:r>
      <w:r w:rsidR="02FD405F" w:rsidRPr="19471C96">
        <w:rPr>
          <w:vertAlign w:val="superscript"/>
          <w:lang w:val="en-GB"/>
        </w:rPr>
        <w:t>1</w:t>
      </w:r>
      <w:r w:rsidR="02FD405F" w:rsidRPr="19471C96">
        <w:rPr>
          <w:lang w:val="en-GB"/>
        </w:rPr>
        <w:t>, Guillaume Holley</w:t>
      </w:r>
      <w:r w:rsidR="02FD405F" w:rsidRPr="19471C96">
        <w:rPr>
          <w:vertAlign w:val="superscript"/>
          <w:lang w:val="en-GB"/>
        </w:rPr>
        <w:t>1</w:t>
      </w:r>
      <w:r w:rsidR="02FD405F" w:rsidRPr="19471C96">
        <w:rPr>
          <w:lang w:val="en-GB"/>
        </w:rPr>
        <w:t xml:space="preserve">, </w:t>
      </w:r>
      <w:r w:rsidRPr="19471C96">
        <w:rPr>
          <w:lang w:val="en-GB"/>
        </w:rPr>
        <w:t>Vinicius Tragante</w:t>
      </w:r>
      <w:r w:rsidRPr="19471C96">
        <w:rPr>
          <w:vertAlign w:val="superscript"/>
          <w:lang w:val="en-GB"/>
        </w:rPr>
        <w:t>1</w:t>
      </w:r>
      <w:r w:rsidRPr="19471C96">
        <w:rPr>
          <w:lang w:val="en-GB"/>
        </w:rPr>
        <w:t>, Arnaldur Gylfason</w:t>
      </w:r>
      <w:r w:rsidRPr="19471C96">
        <w:rPr>
          <w:vertAlign w:val="superscript"/>
          <w:lang w:val="en-GB"/>
        </w:rPr>
        <w:t>1</w:t>
      </w:r>
      <w:r w:rsidRPr="19471C96">
        <w:rPr>
          <w:lang w:val="en-GB"/>
        </w:rPr>
        <w:t>, Pall I. Olason</w:t>
      </w:r>
      <w:r w:rsidRPr="19471C96">
        <w:rPr>
          <w:vertAlign w:val="superscript"/>
          <w:lang w:val="en-GB"/>
        </w:rPr>
        <w:t>1</w:t>
      </w:r>
      <w:r w:rsidR="76638764" w:rsidRPr="19471C96">
        <w:rPr>
          <w:lang w:val="en-GB"/>
        </w:rPr>
        <w:t>, Florian Zink</w:t>
      </w:r>
      <w:r w:rsidR="76638764" w:rsidRPr="19471C96">
        <w:rPr>
          <w:vertAlign w:val="superscript"/>
          <w:lang w:val="en-GB"/>
        </w:rPr>
        <w:t>1</w:t>
      </w:r>
      <w:r w:rsidR="4B8233BD" w:rsidRPr="19471C96">
        <w:rPr>
          <w:lang w:val="en-GB"/>
        </w:rPr>
        <w:t>, Ma</w:t>
      </w:r>
      <w:r w:rsidRPr="19471C96">
        <w:rPr>
          <w:lang w:val="en-GB"/>
        </w:rPr>
        <w:t>rgret Asgeirsdottir</w:t>
      </w:r>
      <w:r w:rsidRPr="19471C96">
        <w:rPr>
          <w:vertAlign w:val="superscript"/>
          <w:lang w:val="en-GB"/>
        </w:rPr>
        <w:t>1</w:t>
      </w:r>
      <w:r w:rsidRPr="19471C96">
        <w:rPr>
          <w:lang w:val="en-GB"/>
        </w:rPr>
        <w:t>, Sverrir T. Sverrisson</w:t>
      </w:r>
      <w:r w:rsidRPr="19471C96">
        <w:rPr>
          <w:vertAlign w:val="superscript"/>
          <w:lang w:val="en-GB"/>
        </w:rPr>
        <w:t>1</w:t>
      </w:r>
      <w:r w:rsidRPr="19471C96">
        <w:rPr>
          <w:lang w:val="en-GB"/>
        </w:rPr>
        <w:t>, Brynjar Sigurdsson</w:t>
      </w:r>
      <w:r w:rsidRPr="19471C96">
        <w:rPr>
          <w:vertAlign w:val="superscript"/>
          <w:lang w:val="en-GB"/>
        </w:rPr>
        <w:t>1</w:t>
      </w:r>
      <w:r w:rsidRPr="19471C96">
        <w:rPr>
          <w:lang w:val="en-GB"/>
        </w:rPr>
        <w:t xml:space="preserve">, </w:t>
      </w:r>
      <w:proofErr w:type="spellStart"/>
      <w:r w:rsidRPr="19471C96">
        <w:rPr>
          <w:lang w:val="en-GB"/>
        </w:rPr>
        <w:t>Sigurjon</w:t>
      </w:r>
      <w:proofErr w:type="spellEnd"/>
      <w:r w:rsidRPr="19471C96">
        <w:rPr>
          <w:lang w:val="en-GB"/>
        </w:rPr>
        <w:t xml:space="preserve"> A. Gudjonsson</w:t>
      </w:r>
      <w:r w:rsidRPr="19471C96">
        <w:rPr>
          <w:vertAlign w:val="superscript"/>
          <w:lang w:val="en-GB"/>
        </w:rPr>
        <w:t>1</w:t>
      </w:r>
      <w:r w:rsidRPr="19471C96">
        <w:rPr>
          <w:lang w:val="en-GB"/>
        </w:rPr>
        <w:t>, Gunnar T. Sigurdsson</w:t>
      </w:r>
      <w:r w:rsidRPr="19471C96">
        <w:rPr>
          <w:vertAlign w:val="superscript"/>
          <w:lang w:val="en-GB"/>
        </w:rPr>
        <w:t>1</w:t>
      </w:r>
      <w:r w:rsidRPr="19471C96">
        <w:rPr>
          <w:lang w:val="en-GB"/>
        </w:rPr>
        <w:t xml:space="preserve">, </w:t>
      </w:r>
      <w:r w:rsidR="7BD4548E" w:rsidRPr="19471C96">
        <w:rPr>
          <w:lang w:val="en-GB"/>
        </w:rPr>
        <w:t>Gisli H. Halldorsson</w:t>
      </w:r>
      <w:r w:rsidR="7BD4548E" w:rsidRPr="19471C96">
        <w:rPr>
          <w:vertAlign w:val="superscript"/>
          <w:lang w:val="en-GB"/>
        </w:rPr>
        <w:t xml:space="preserve"> 1</w:t>
      </w:r>
      <w:r w:rsidR="7BD4548E" w:rsidRPr="19471C96">
        <w:rPr>
          <w:lang w:val="en-GB"/>
        </w:rPr>
        <w:t xml:space="preserve">, </w:t>
      </w:r>
      <w:r w:rsidRPr="19471C96">
        <w:rPr>
          <w:lang w:val="en-GB"/>
        </w:rPr>
        <w:t>Gardar Sveinbjornsson</w:t>
      </w:r>
      <w:r w:rsidRPr="19471C96">
        <w:rPr>
          <w:vertAlign w:val="superscript"/>
          <w:lang w:val="en-GB"/>
        </w:rPr>
        <w:t>1</w:t>
      </w:r>
      <w:r w:rsidRPr="19471C96">
        <w:rPr>
          <w:lang w:val="en-GB"/>
        </w:rPr>
        <w:t xml:space="preserve">, </w:t>
      </w:r>
      <w:r w:rsidR="181174EE" w:rsidRPr="19471C96">
        <w:rPr>
          <w:lang w:val="en-GB"/>
        </w:rPr>
        <w:t xml:space="preserve">Unnur </w:t>
      </w:r>
      <w:r w:rsidR="181174EE" w:rsidRPr="19471C96">
        <w:rPr>
          <w:lang w:val="en-GB"/>
        </w:rPr>
        <w:lastRenderedPageBreak/>
        <w:t>Styrkarsdottir</w:t>
      </w:r>
      <w:r w:rsidR="181174EE" w:rsidRPr="19471C96">
        <w:rPr>
          <w:vertAlign w:val="superscript"/>
          <w:lang w:val="en-GB"/>
        </w:rPr>
        <w:t>1</w:t>
      </w:r>
      <w:r w:rsidR="181174EE" w:rsidRPr="19471C96">
        <w:rPr>
          <w:lang w:val="en-GB"/>
        </w:rPr>
        <w:t xml:space="preserve">, </w:t>
      </w:r>
      <w:r w:rsidRPr="19471C96">
        <w:rPr>
          <w:lang w:val="en-GB"/>
        </w:rPr>
        <w:t>Droplaug N. Magnusdottir</w:t>
      </w:r>
      <w:r w:rsidRPr="19471C96">
        <w:rPr>
          <w:vertAlign w:val="superscript"/>
          <w:lang w:val="en-GB"/>
        </w:rPr>
        <w:t>1</w:t>
      </w:r>
      <w:r w:rsidRPr="19471C96">
        <w:rPr>
          <w:lang w:val="en-GB"/>
        </w:rPr>
        <w:t>, Steinunn Snorradottir</w:t>
      </w:r>
      <w:r w:rsidRPr="19471C96">
        <w:rPr>
          <w:vertAlign w:val="superscript"/>
          <w:lang w:val="en-GB"/>
        </w:rPr>
        <w:t>1</w:t>
      </w:r>
      <w:r w:rsidRPr="19471C96">
        <w:rPr>
          <w:lang w:val="en-GB"/>
        </w:rPr>
        <w:t>, Kari Kristinsson</w:t>
      </w:r>
      <w:r w:rsidRPr="19471C96">
        <w:rPr>
          <w:vertAlign w:val="superscript"/>
          <w:lang w:val="en-GB"/>
        </w:rPr>
        <w:t>1</w:t>
      </w:r>
      <w:r w:rsidRPr="19471C96">
        <w:rPr>
          <w:lang w:val="en-GB"/>
        </w:rPr>
        <w:t>, Emilia Sobech</w:t>
      </w:r>
      <w:r w:rsidRPr="19471C96">
        <w:rPr>
          <w:vertAlign w:val="superscript"/>
          <w:lang w:val="en-GB"/>
        </w:rPr>
        <w:t>1</w:t>
      </w:r>
      <w:r w:rsidRPr="19471C96">
        <w:rPr>
          <w:lang w:val="en-GB"/>
        </w:rPr>
        <w:t>, Gudmar Thorleifsson</w:t>
      </w:r>
      <w:r w:rsidRPr="19471C96">
        <w:rPr>
          <w:vertAlign w:val="superscript"/>
          <w:lang w:val="en-GB"/>
        </w:rPr>
        <w:t>1</w:t>
      </w:r>
      <w:r w:rsidRPr="19471C96">
        <w:rPr>
          <w:lang w:val="en-GB"/>
        </w:rPr>
        <w:t>, Frosti Jonsson</w:t>
      </w:r>
      <w:r w:rsidRPr="19471C96">
        <w:rPr>
          <w:vertAlign w:val="superscript"/>
          <w:lang w:val="en-GB"/>
        </w:rPr>
        <w:t>1</w:t>
      </w:r>
      <w:r w:rsidRPr="19471C96">
        <w:rPr>
          <w:lang w:val="en-GB"/>
        </w:rPr>
        <w:t>, Pall Melsted</w:t>
      </w:r>
      <w:r w:rsidRPr="19471C96">
        <w:rPr>
          <w:vertAlign w:val="superscript"/>
          <w:lang w:val="en-GB"/>
        </w:rPr>
        <w:t>1,3</w:t>
      </w:r>
      <w:r w:rsidRPr="19471C96">
        <w:rPr>
          <w:lang w:val="en-GB"/>
        </w:rPr>
        <w:t>, Ingileif Jonsdottir</w:t>
      </w:r>
      <w:r w:rsidRPr="19471C96">
        <w:rPr>
          <w:vertAlign w:val="superscript"/>
          <w:lang w:val="en-GB"/>
        </w:rPr>
        <w:t>1,</w:t>
      </w:r>
      <w:r w:rsidR="0B88BF05" w:rsidRPr="19471C96">
        <w:rPr>
          <w:vertAlign w:val="superscript"/>
          <w:lang w:val="en-GB"/>
        </w:rPr>
        <w:t>4</w:t>
      </w:r>
      <w:r w:rsidRPr="19471C96">
        <w:rPr>
          <w:lang w:val="en-GB"/>
        </w:rPr>
        <w:t>, Thorunn Rafnar</w:t>
      </w:r>
      <w:r w:rsidRPr="19471C96">
        <w:rPr>
          <w:vertAlign w:val="superscript"/>
          <w:lang w:val="en-GB"/>
        </w:rPr>
        <w:t>1</w:t>
      </w:r>
      <w:r w:rsidRPr="19471C96">
        <w:rPr>
          <w:lang w:val="en-GB"/>
        </w:rPr>
        <w:t>, Hilma Holm</w:t>
      </w:r>
      <w:r w:rsidRPr="19471C96">
        <w:rPr>
          <w:vertAlign w:val="superscript"/>
          <w:lang w:val="en-GB"/>
        </w:rPr>
        <w:t>1</w:t>
      </w:r>
      <w:r w:rsidRPr="19471C96">
        <w:rPr>
          <w:lang w:val="en-GB"/>
        </w:rPr>
        <w:t>, Hreinn Stefansson</w:t>
      </w:r>
      <w:r w:rsidRPr="19471C96">
        <w:rPr>
          <w:vertAlign w:val="superscript"/>
          <w:lang w:val="en-GB"/>
        </w:rPr>
        <w:t>1</w:t>
      </w:r>
      <w:r w:rsidR="1CBC91B0" w:rsidRPr="19471C96">
        <w:rPr>
          <w:vertAlign w:val="superscript"/>
          <w:lang w:val="en-GB"/>
        </w:rPr>
        <w:t xml:space="preserve">, </w:t>
      </w:r>
      <w:r w:rsidRPr="19471C96">
        <w:rPr>
          <w:lang w:val="en-GB"/>
        </w:rPr>
        <w:t>Jona Saemundsdottir</w:t>
      </w:r>
      <w:r w:rsidRPr="19471C96">
        <w:rPr>
          <w:vertAlign w:val="superscript"/>
          <w:lang w:val="en-GB"/>
        </w:rPr>
        <w:t>1</w:t>
      </w:r>
      <w:r w:rsidRPr="19471C96">
        <w:rPr>
          <w:lang w:val="en-GB"/>
        </w:rPr>
        <w:t>, Daniel F. Gudbjartsson</w:t>
      </w:r>
      <w:r w:rsidRPr="19471C96">
        <w:rPr>
          <w:vertAlign w:val="superscript"/>
          <w:lang w:val="en-GB"/>
        </w:rPr>
        <w:t>1,3</w:t>
      </w:r>
      <w:r w:rsidRPr="19471C96">
        <w:rPr>
          <w:lang w:val="en-GB"/>
        </w:rPr>
        <w:t>, Olafur T. Magnusson</w:t>
      </w:r>
      <w:r w:rsidRPr="19471C96">
        <w:rPr>
          <w:vertAlign w:val="superscript"/>
          <w:lang w:val="en-GB"/>
        </w:rPr>
        <w:t>1</w:t>
      </w:r>
      <w:r w:rsidRPr="19471C96">
        <w:rPr>
          <w:lang w:val="en-GB"/>
        </w:rPr>
        <w:t>, Gisli Masson</w:t>
      </w:r>
      <w:r w:rsidRPr="19471C96">
        <w:rPr>
          <w:vertAlign w:val="superscript"/>
          <w:lang w:val="en-GB"/>
        </w:rPr>
        <w:t>1</w:t>
      </w:r>
      <w:r w:rsidRPr="19471C96">
        <w:rPr>
          <w:lang w:val="en-GB"/>
        </w:rPr>
        <w:t>, Unnur Thorsteinsdottir</w:t>
      </w:r>
      <w:r w:rsidRPr="19471C96">
        <w:rPr>
          <w:vertAlign w:val="superscript"/>
          <w:lang w:val="en-GB"/>
        </w:rPr>
        <w:t>1,</w:t>
      </w:r>
      <w:r w:rsidR="1178ACBB" w:rsidRPr="19471C96">
        <w:rPr>
          <w:vertAlign w:val="superscript"/>
          <w:lang w:val="en-GB"/>
        </w:rPr>
        <w:t>4</w:t>
      </w:r>
      <w:r w:rsidRPr="19471C96">
        <w:rPr>
          <w:lang w:val="en-GB"/>
        </w:rPr>
        <w:t>, Agnar Helgason</w:t>
      </w:r>
      <w:r w:rsidRPr="19471C96">
        <w:rPr>
          <w:vertAlign w:val="superscript"/>
          <w:lang w:val="en-GB"/>
        </w:rPr>
        <w:t>1,</w:t>
      </w:r>
      <w:r w:rsidR="6DF6E811" w:rsidRPr="19471C96">
        <w:rPr>
          <w:vertAlign w:val="superscript"/>
          <w:lang w:val="en-GB"/>
        </w:rPr>
        <w:t>5</w:t>
      </w:r>
      <w:r w:rsidRPr="19471C96">
        <w:rPr>
          <w:lang w:val="en-GB"/>
        </w:rPr>
        <w:t>, Hakon Jonsson</w:t>
      </w:r>
      <w:r w:rsidRPr="19471C96">
        <w:rPr>
          <w:vertAlign w:val="superscript"/>
          <w:lang w:val="en-GB"/>
        </w:rPr>
        <w:t>1</w:t>
      </w:r>
      <w:r w:rsidRPr="19471C96">
        <w:rPr>
          <w:lang w:val="en-GB"/>
        </w:rPr>
        <w:t>,  Patrick Sulem</w:t>
      </w:r>
      <w:r w:rsidRPr="19471C96">
        <w:rPr>
          <w:vertAlign w:val="superscript"/>
          <w:lang w:val="en-GB"/>
        </w:rPr>
        <w:t>1</w:t>
      </w:r>
      <w:r w:rsidRPr="19471C96">
        <w:rPr>
          <w:lang w:val="en-GB"/>
        </w:rPr>
        <w:t>, Kari Stefansson</w:t>
      </w:r>
      <w:r w:rsidRPr="19471C96">
        <w:rPr>
          <w:vertAlign w:val="superscript"/>
          <w:lang w:val="en-GB"/>
        </w:rPr>
        <w:t>1</w:t>
      </w:r>
      <w:r w:rsidR="56EFFDBA" w:rsidRPr="19471C96">
        <w:rPr>
          <w:vertAlign w:val="superscript"/>
          <w:lang w:val="en-GB"/>
        </w:rPr>
        <w:t>,4</w:t>
      </w:r>
    </w:p>
    <w:p w14:paraId="45C3D057" w14:textId="2F59A0E7" w:rsidR="003E1D96" w:rsidRPr="003E1D96" w:rsidRDefault="003E1D96" w:rsidP="003E1D96">
      <w:pPr>
        <w:rPr>
          <w:lang w:val="en-GB"/>
        </w:rPr>
      </w:pPr>
    </w:p>
    <w:p w14:paraId="53C4BFBB" w14:textId="77777777" w:rsidR="003E1D96" w:rsidRPr="003E1D96" w:rsidRDefault="003E1D96" w:rsidP="003E1D96">
      <w:pPr>
        <w:rPr>
          <w:lang w:val="en-GB"/>
        </w:rPr>
      </w:pPr>
      <w:r w:rsidRPr="003E1D96">
        <w:rPr>
          <w:lang w:val="en-GB"/>
        </w:rPr>
        <w:t xml:space="preserve">1 </w:t>
      </w:r>
      <w:proofErr w:type="spellStart"/>
      <w:r w:rsidRPr="003E1D96">
        <w:rPr>
          <w:lang w:val="en-GB"/>
        </w:rPr>
        <w:t>deCODE</w:t>
      </w:r>
      <w:proofErr w:type="spellEnd"/>
      <w:r w:rsidRPr="003E1D96">
        <w:rPr>
          <w:lang w:val="en-GB"/>
        </w:rPr>
        <w:t xml:space="preserve"> genetics / Amgen Inc., </w:t>
      </w:r>
      <w:proofErr w:type="spellStart"/>
      <w:r w:rsidRPr="003E1D96">
        <w:rPr>
          <w:lang w:val="en-GB"/>
        </w:rPr>
        <w:t>Sturlugata</w:t>
      </w:r>
      <w:proofErr w:type="spellEnd"/>
      <w:r w:rsidRPr="003E1D96">
        <w:rPr>
          <w:lang w:val="en-GB"/>
        </w:rPr>
        <w:t xml:space="preserve"> 8, Reykjavik, Iceland</w:t>
      </w:r>
    </w:p>
    <w:p w14:paraId="3DFC453F" w14:textId="77777777" w:rsidR="003E1D96" w:rsidRPr="003E1D96" w:rsidRDefault="003E1D96" w:rsidP="003E1D96">
      <w:pPr>
        <w:rPr>
          <w:lang w:val="en-GB"/>
        </w:rPr>
      </w:pPr>
      <w:r w:rsidRPr="003E1D96">
        <w:rPr>
          <w:lang w:val="en-GB"/>
        </w:rPr>
        <w:t>2 School of Technology, Reykjavik University, Reykjavik, Iceland</w:t>
      </w:r>
    </w:p>
    <w:p w14:paraId="11F95356" w14:textId="77777777" w:rsidR="003E1D96" w:rsidRPr="003E1D96" w:rsidRDefault="003E1D96" w:rsidP="003E1D96">
      <w:pPr>
        <w:rPr>
          <w:lang w:val="en-GB"/>
        </w:rPr>
      </w:pPr>
      <w:r w:rsidRPr="155645D9">
        <w:rPr>
          <w:lang w:val="en-GB"/>
        </w:rPr>
        <w:t>3 School of Engineering and Natural Sciences, University of Iceland, Reykjavik, Iceland</w:t>
      </w:r>
    </w:p>
    <w:p w14:paraId="5E4D9028" w14:textId="70DE9492" w:rsidR="003E1D96" w:rsidRPr="003E1D96" w:rsidRDefault="3858C3DB" w:rsidP="003E1D96">
      <w:pPr>
        <w:rPr>
          <w:lang w:val="en-GB"/>
        </w:rPr>
      </w:pPr>
      <w:r w:rsidRPr="155645D9">
        <w:rPr>
          <w:lang w:val="en-GB"/>
        </w:rPr>
        <w:t>4</w:t>
      </w:r>
      <w:r w:rsidR="003E1D96" w:rsidRPr="155645D9">
        <w:rPr>
          <w:lang w:val="en-GB"/>
        </w:rPr>
        <w:t xml:space="preserve"> Faculty of Medicine, School of Health Sciences, University of Iceland, Reykjavik, Iceland</w:t>
      </w:r>
    </w:p>
    <w:p w14:paraId="60A03F85" w14:textId="6636782A" w:rsidR="003E1D96" w:rsidRPr="003E1D96" w:rsidRDefault="538ACEF1" w:rsidP="003E1D96">
      <w:pPr>
        <w:rPr>
          <w:lang w:val="en-GB"/>
        </w:rPr>
      </w:pPr>
      <w:r w:rsidRPr="155645D9">
        <w:rPr>
          <w:lang w:val="en-GB"/>
        </w:rPr>
        <w:t>5</w:t>
      </w:r>
      <w:r w:rsidR="003E1D96" w:rsidRPr="155645D9">
        <w:rPr>
          <w:lang w:val="en-GB"/>
        </w:rPr>
        <w:t xml:space="preserve"> Department of Anthropology, University of Iceland, Reykjavik, Iceland</w:t>
      </w:r>
    </w:p>
    <w:p w14:paraId="2B0BF54A" w14:textId="77777777" w:rsidR="003E1D96" w:rsidRDefault="003E1D96" w:rsidP="003E1D96"/>
    <w:p w14:paraId="480989DB" w14:textId="1562EBF3" w:rsidR="003E1D96" w:rsidRPr="003E1D96" w:rsidRDefault="003E1D96" w:rsidP="003E1D96">
      <w:pPr>
        <w:rPr>
          <w:lang w:val="en-GB"/>
        </w:rPr>
      </w:pPr>
      <w:r>
        <w:rPr>
          <w:lang w:val="en-GB"/>
        </w:rPr>
        <w:t>A</w:t>
      </w:r>
      <w:r w:rsidRPr="003E1D96">
        <w:rPr>
          <w:lang w:val="en-GB"/>
        </w:rPr>
        <w:t>uthor contributions</w:t>
      </w:r>
      <w:r>
        <w:rPr>
          <w:lang w:val="en-GB"/>
        </w:rPr>
        <w:t>:</w:t>
      </w:r>
    </w:p>
    <w:p w14:paraId="7E979C18" w14:textId="6A08F6D3" w:rsidR="003E1D96" w:rsidRPr="00A5684B" w:rsidRDefault="003E1D96" w:rsidP="003E1D96">
      <w:pPr>
        <w:rPr>
          <w:lang w:val="en-GB"/>
        </w:rPr>
      </w:pPr>
      <w:r w:rsidRPr="19471C96">
        <w:rPr>
          <w:lang w:val="en-GB"/>
        </w:rPr>
        <w:t xml:space="preserve">Study conceptualization, project coordination and consortium leadership:  BVH, FJ, OTM, DFG, GM, UT, AH, PS and KS DNA sequencing and sample </w:t>
      </w:r>
      <w:proofErr w:type="gramStart"/>
      <w:r w:rsidR="432530B3" w:rsidRPr="19471C96">
        <w:rPr>
          <w:lang w:val="en-GB"/>
        </w:rPr>
        <w:t>preparation</w:t>
      </w:r>
      <w:r w:rsidRPr="19471C96">
        <w:rPr>
          <w:lang w:val="en-GB"/>
        </w:rPr>
        <w:t xml:space="preserve">  DNM</w:t>
      </w:r>
      <w:proofErr w:type="gramEnd"/>
      <w:r w:rsidRPr="19471C96">
        <w:rPr>
          <w:lang w:val="en-GB"/>
        </w:rPr>
        <w:t xml:space="preserve">, SS, KK, ES- </w:t>
      </w:r>
      <w:r w:rsidR="552F883B" w:rsidRPr="19471C96">
        <w:rPr>
          <w:lang w:val="en-GB"/>
        </w:rPr>
        <w:t>JS, OTM</w:t>
      </w:r>
      <w:r w:rsidRPr="19471C96">
        <w:rPr>
          <w:lang w:val="en-GB"/>
        </w:rPr>
        <w:t>. Design and implementation of statistical analyses and data interpretation: BVH, HPE, KHSM, OE, GP,</w:t>
      </w:r>
      <w:r w:rsidR="1FC2C423" w:rsidRPr="19471C96">
        <w:rPr>
          <w:lang w:val="en-GB"/>
        </w:rPr>
        <w:t xml:space="preserve"> MTH,</w:t>
      </w:r>
      <w:r w:rsidRPr="19471C96">
        <w:rPr>
          <w:lang w:val="en-GB"/>
        </w:rPr>
        <w:t xml:space="preserve"> AO, BOJ, </w:t>
      </w:r>
      <w:r w:rsidR="186CAF8B" w:rsidRPr="19471C96">
        <w:rPr>
          <w:lang w:val="en-GB"/>
        </w:rPr>
        <w:t xml:space="preserve">BDS, OAS, DB, GH, </w:t>
      </w:r>
      <w:r w:rsidRPr="19471C96">
        <w:rPr>
          <w:lang w:val="en-GB"/>
        </w:rPr>
        <w:t xml:space="preserve">VT, GS, GT, PM, IJ, TR, </w:t>
      </w:r>
      <w:proofErr w:type="spellStart"/>
      <w:r w:rsidRPr="19471C96">
        <w:rPr>
          <w:lang w:val="en-GB"/>
        </w:rPr>
        <w:t>HHo</w:t>
      </w:r>
      <w:proofErr w:type="spellEnd"/>
      <w:r w:rsidRPr="19471C96">
        <w:rPr>
          <w:lang w:val="en-GB"/>
        </w:rPr>
        <w:t xml:space="preserve">, HS, HJ Data processing: BVH, HPE, </w:t>
      </w:r>
      <w:proofErr w:type="spellStart"/>
      <w:r w:rsidRPr="19471C96">
        <w:rPr>
          <w:lang w:val="en-GB"/>
        </w:rPr>
        <w:t>HHa</w:t>
      </w:r>
      <w:proofErr w:type="spellEnd"/>
      <w:r w:rsidRPr="19471C96">
        <w:rPr>
          <w:lang w:val="en-GB"/>
        </w:rPr>
        <w:t xml:space="preserve">, SK, AG, PIO, </w:t>
      </w:r>
      <w:r w:rsidR="13E89227" w:rsidRPr="19471C96">
        <w:rPr>
          <w:lang w:val="en-GB"/>
        </w:rPr>
        <w:t xml:space="preserve">FZ, </w:t>
      </w:r>
      <w:r w:rsidRPr="19471C96">
        <w:rPr>
          <w:lang w:val="en-GB"/>
        </w:rPr>
        <w:t>MA, STS, BS, SAG, GTS, GM Figure preparation: KHSM and MTH. Manuscript writing: BVH and KS. All the authors reviewed the manuscript.</w:t>
      </w:r>
    </w:p>
    <w:p w14:paraId="15AECF52" w14:textId="77777777" w:rsidR="003E1D96" w:rsidRDefault="003E1D96" w:rsidP="003E1D96"/>
    <w:p w14:paraId="22073890" w14:textId="77777777" w:rsidR="00EE264A" w:rsidRPr="00EE264A" w:rsidRDefault="00EE264A" w:rsidP="00EE264A">
      <w:pPr>
        <w:pStyle w:val="2"/>
        <w:rPr>
          <w:lang w:val="en-GB"/>
        </w:rPr>
      </w:pPr>
      <w:r w:rsidRPr="00EE264A">
        <w:rPr>
          <w:lang w:val="en-GB"/>
        </w:rPr>
        <w:t>GSK</w:t>
      </w:r>
    </w:p>
    <w:p w14:paraId="0A11BE96" w14:textId="77777777" w:rsidR="00EE264A" w:rsidRPr="00EE264A" w:rsidRDefault="00EE264A" w:rsidP="00EE264A">
      <w:pPr>
        <w:rPr>
          <w:lang w:val="en-GB"/>
        </w:rPr>
      </w:pPr>
    </w:p>
    <w:p w14:paraId="65C944E6" w14:textId="2405048F" w:rsidR="00EE264A" w:rsidRPr="00EE264A" w:rsidRDefault="00EE264A" w:rsidP="00EE264A">
      <w:pPr>
        <w:rPr>
          <w:lang w:val="en-GB"/>
        </w:rPr>
      </w:pPr>
      <w:r w:rsidRPr="00EE264A">
        <w:rPr>
          <w:lang w:val="en-GB"/>
        </w:rPr>
        <w:t>Jimmy Liu</w:t>
      </w:r>
      <w:r w:rsidRPr="00EE264A">
        <w:rPr>
          <w:vertAlign w:val="superscript"/>
          <w:lang w:val="en-GB"/>
        </w:rPr>
        <w:t>1</w:t>
      </w:r>
      <w:r w:rsidRPr="00EE264A">
        <w:rPr>
          <w:lang w:val="en-GB"/>
        </w:rPr>
        <w:t>, Yancy Lo</w:t>
      </w:r>
      <w:r w:rsidRPr="00EE264A">
        <w:rPr>
          <w:vertAlign w:val="superscript"/>
          <w:lang w:val="en-GB"/>
        </w:rPr>
        <w:t>1</w:t>
      </w:r>
      <w:r w:rsidRPr="00EE264A">
        <w:rPr>
          <w:lang w:val="en-GB"/>
        </w:rPr>
        <w:t>, Jatin Sandhuria</w:t>
      </w:r>
      <w:r w:rsidR="0071382A" w:rsidRPr="0071382A">
        <w:rPr>
          <w:vertAlign w:val="superscript"/>
          <w:lang w:val="en-GB"/>
        </w:rPr>
        <w:t>2</w:t>
      </w:r>
      <w:r w:rsidRPr="00EE264A">
        <w:rPr>
          <w:lang w:val="en-GB"/>
        </w:rPr>
        <w:t>, Tom G. Richardson</w:t>
      </w:r>
      <w:r w:rsidR="0071382A" w:rsidRPr="0071382A">
        <w:rPr>
          <w:vertAlign w:val="superscript"/>
          <w:lang w:val="en-GB"/>
        </w:rPr>
        <w:t>3</w:t>
      </w:r>
      <w:r w:rsidRPr="00EE264A">
        <w:rPr>
          <w:lang w:val="en-GB"/>
        </w:rPr>
        <w:t>, Laurence Howe</w:t>
      </w:r>
      <w:r w:rsidR="0071382A" w:rsidRPr="0071382A">
        <w:rPr>
          <w:vertAlign w:val="superscript"/>
          <w:lang w:val="en-GB"/>
        </w:rPr>
        <w:t>3</w:t>
      </w:r>
      <w:r w:rsidRPr="00EE264A">
        <w:rPr>
          <w:lang w:val="en-GB"/>
        </w:rPr>
        <w:t>, Chloe Robins</w:t>
      </w:r>
      <w:r w:rsidR="0071382A" w:rsidRPr="0071382A">
        <w:rPr>
          <w:vertAlign w:val="superscript"/>
          <w:lang w:val="en-GB"/>
        </w:rPr>
        <w:t>1</w:t>
      </w:r>
      <w:r w:rsidRPr="00EE264A">
        <w:rPr>
          <w:lang w:val="en-GB"/>
        </w:rPr>
        <w:t xml:space="preserve">, </w:t>
      </w:r>
      <w:proofErr w:type="spellStart"/>
      <w:r w:rsidRPr="00EE264A">
        <w:rPr>
          <w:lang w:val="en-GB"/>
        </w:rPr>
        <w:t>Dongjing</w:t>
      </w:r>
      <w:proofErr w:type="spellEnd"/>
      <w:r w:rsidRPr="00EE264A">
        <w:rPr>
          <w:lang w:val="en-GB"/>
        </w:rPr>
        <w:t xml:space="preserve"> Liu</w:t>
      </w:r>
      <w:r w:rsidR="0071382A" w:rsidRPr="0071382A">
        <w:rPr>
          <w:vertAlign w:val="superscript"/>
          <w:lang w:val="en-GB"/>
        </w:rPr>
        <w:t>1</w:t>
      </w:r>
      <w:r w:rsidRPr="00EE264A">
        <w:rPr>
          <w:lang w:val="en-GB"/>
        </w:rPr>
        <w:t>, Patrick Albers</w:t>
      </w:r>
      <w:r w:rsidR="0071382A" w:rsidRPr="007D2FCD">
        <w:rPr>
          <w:vertAlign w:val="superscript"/>
          <w:lang w:val="en-GB"/>
        </w:rPr>
        <w:t>3</w:t>
      </w:r>
      <w:r w:rsidR="007D2FCD">
        <w:rPr>
          <w:lang w:val="en-GB"/>
        </w:rPr>
        <w:t>, Mariana Pereira</w:t>
      </w:r>
      <w:r w:rsidR="007D2FCD" w:rsidRPr="007D2FCD">
        <w:rPr>
          <w:vertAlign w:val="superscript"/>
          <w:lang w:val="en-GB"/>
        </w:rPr>
        <w:t>3</w:t>
      </w:r>
      <w:r w:rsidRPr="00EE264A">
        <w:rPr>
          <w:lang w:val="en-GB"/>
        </w:rPr>
        <w:t>,</w:t>
      </w:r>
      <w:r w:rsidR="002C220A">
        <w:rPr>
          <w:lang w:val="en-GB"/>
        </w:rPr>
        <w:t xml:space="preserve"> </w:t>
      </w:r>
      <w:r w:rsidR="00A22B6A">
        <w:rPr>
          <w:lang w:val="en-GB"/>
        </w:rPr>
        <w:t>Daniel Seaton</w:t>
      </w:r>
      <w:r w:rsidR="00A22B6A" w:rsidRPr="00A22B6A">
        <w:rPr>
          <w:vertAlign w:val="superscript"/>
          <w:lang w:val="en-GB"/>
        </w:rPr>
        <w:t>3</w:t>
      </w:r>
      <w:r w:rsidR="00A22B6A">
        <w:rPr>
          <w:lang w:val="en-GB"/>
        </w:rPr>
        <w:t>,</w:t>
      </w:r>
      <w:r w:rsidRPr="00EE264A">
        <w:rPr>
          <w:lang w:val="en-GB"/>
        </w:rPr>
        <w:t xml:space="preserve"> Yury Aulchenko</w:t>
      </w:r>
      <w:r w:rsidR="0071382A" w:rsidRPr="0071382A">
        <w:rPr>
          <w:vertAlign w:val="superscript"/>
          <w:lang w:val="en-GB"/>
        </w:rPr>
        <w:t>3</w:t>
      </w:r>
      <w:r w:rsidRPr="00EE264A">
        <w:rPr>
          <w:lang w:val="en-GB"/>
        </w:rPr>
        <w:t>, John Whittaker</w:t>
      </w:r>
      <w:r w:rsidR="0071382A" w:rsidRPr="0071382A">
        <w:rPr>
          <w:vertAlign w:val="superscript"/>
          <w:lang w:val="en-GB"/>
        </w:rPr>
        <w:t>3</w:t>
      </w:r>
      <w:r w:rsidR="000F6B3F">
        <w:rPr>
          <w:vertAlign w:val="superscript"/>
          <w:lang w:val="en-GB"/>
        </w:rPr>
        <w:t>,4</w:t>
      </w:r>
      <w:r w:rsidRPr="00EE264A">
        <w:rPr>
          <w:lang w:val="en-GB"/>
        </w:rPr>
        <w:t>, Manolis Dermitzakis</w:t>
      </w:r>
      <w:r w:rsidR="0071382A" w:rsidRPr="0071382A">
        <w:rPr>
          <w:vertAlign w:val="superscript"/>
          <w:lang w:val="en-GB"/>
        </w:rPr>
        <w:t>3</w:t>
      </w:r>
      <w:r w:rsidRPr="00EE264A">
        <w:rPr>
          <w:lang w:val="en-GB"/>
        </w:rPr>
        <w:t>, Toby Johnson</w:t>
      </w:r>
      <w:r w:rsidR="0071382A" w:rsidRPr="0071382A">
        <w:rPr>
          <w:vertAlign w:val="superscript"/>
          <w:lang w:val="en-GB"/>
        </w:rPr>
        <w:t>3</w:t>
      </w:r>
      <w:r w:rsidRPr="00EE264A">
        <w:rPr>
          <w:lang w:val="en-GB"/>
        </w:rPr>
        <w:t>, Jonathan Davitte</w:t>
      </w:r>
      <w:r w:rsidRPr="00EE264A">
        <w:rPr>
          <w:vertAlign w:val="superscript"/>
          <w:lang w:val="en-GB"/>
        </w:rPr>
        <w:t>1</w:t>
      </w:r>
      <w:r w:rsidRPr="00EE264A">
        <w:rPr>
          <w:lang w:val="en-GB"/>
        </w:rPr>
        <w:t xml:space="preserve">, </w:t>
      </w:r>
      <w:r w:rsidR="00497EFD" w:rsidRPr="00EE264A">
        <w:rPr>
          <w:lang w:val="en-GB"/>
        </w:rPr>
        <w:t>Erik Ingelsson</w:t>
      </w:r>
      <w:r w:rsidR="00497EFD" w:rsidRPr="00BC63FD">
        <w:rPr>
          <w:vertAlign w:val="superscript"/>
          <w:lang w:val="en-GB"/>
        </w:rPr>
        <w:t>4</w:t>
      </w:r>
      <w:r w:rsidR="00497EFD">
        <w:rPr>
          <w:lang w:val="en-GB"/>
        </w:rPr>
        <w:t>, R</w:t>
      </w:r>
      <w:r w:rsidRPr="00EE264A">
        <w:rPr>
          <w:lang w:val="en-GB"/>
        </w:rPr>
        <w:t>obert Scott</w:t>
      </w:r>
      <w:r w:rsidR="00BC63FD">
        <w:rPr>
          <w:vertAlign w:val="superscript"/>
          <w:lang w:val="en-GB"/>
        </w:rPr>
        <w:t>3</w:t>
      </w:r>
      <w:r w:rsidRPr="00EE264A">
        <w:rPr>
          <w:lang w:val="en-GB"/>
        </w:rPr>
        <w:t>, Adrian Cortes</w:t>
      </w:r>
      <w:r w:rsidR="00BC63FD" w:rsidRPr="00BC63FD">
        <w:rPr>
          <w:vertAlign w:val="superscript"/>
          <w:lang w:val="en-GB"/>
        </w:rPr>
        <w:t>3</w:t>
      </w:r>
    </w:p>
    <w:p w14:paraId="75652589" w14:textId="77777777" w:rsidR="00EE264A" w:rsidRPr="00EE264A" w:rsidRDefault="00EE264A" w:rsidP="00EE264A">
      <w:pPr>
        <w:rPr>
          <w:lang w:val="en-GB"/>
        </w:rPr>
      </w:pPr>
    </w:p>
    <w:p w14:paraId="445DEDE2" w14:textId="77777777" w:rsidR="00EE264A" w:rsidRPr="00EE264A" w:rsidRDefault="00EE264A" w:rsidP="00EE264A">
      <w:pPr>
        <w:rPr>
          <w:lang w:val="en-GB"/>
        </w:rPr>
      </w:pPr>
      <w:r w:rsidRPr="00EE264A">
        <w:rPr>
          <w:lang w:val="en-GB"/>
        </w:rPr>
        <w:t>Affiliations:</w:t>
      </w:r>
    </w:p>
    <w:p w14:paraId="627BCD58" w14:textId="77777777" w:rsidR="00EE264A" w:rsidRDefault="00EE264A" w:rsidP="00EE264A">
      <w:pPr>
        <w:rPr>
          <w:lang w:val="en-GB"/>
        </w:rPr>
      </w:pPr>
      <w:r w:rsidRPr="00EE264A">
        <w:rPr>
          <w:lang w:val="en-GB"/>
        </w:rPr>
        <w:t>1. Human Genetics, Genomic Sciences, GSK, Collegeville, PA, USA</w:t>
      </w:r>
    </w:p>
    <w:p w14:paraId="7438B4D7" w14:textId="0CF43C70" w:rsidR="0071382A" w:rsidRPr="00EE264A" w:rsidRDefault="0071382A" w:rsidP="00EE264A">
      <w:pPr>
        <w:rPr>
          <w:lang w:val="en-GB"/>
        </w:rPr>
      </w:pPr>
      <w:r>
        <w:rPr>
          <w:lang w:val="en-GB"/>
        </w:rPr>
        <w:t xml:space="preserve">2. </w:t>
      </w:r>
      <w:r w:rsidRPr="0071382A">
        <w:t>R&amp;D Data Science &amp; Data Engineering</w:t>
      </w:r>
      <w:r>
        <w:t xml:space="preserve">, </w:t>
      </w:r>
      <w:r w:rsidRPr="00EE264A">
        <w:rPr>
          <w:lang w:val="en-GB"/>
        </w:rPr>
        <w:t>Collegeville, PA, USA</w:t>
      </w:r>
    </w:p>
    <w:p w14:paraId="4281856E" w14:textId="158261F5" w:rsidR="00EE264A" w:rsidRDefault="0071382A" w:rsidP="00EE264A">
      <w:pPr>
        <w:rPr>
          <w:lang w:val="en-GB"/>
        </w:rPr>
      </w:pPr>
      <w:r>
        <w:rPr>
          <w:lang w:val="en-GB"/>
        </w:rPr>
        <w:t>3</w:t>
      </w:r>
      <w:r w:rsidR="00EE264A" w:rsidRPr="00EE264A">
        <w:rPr>
          <w:lang w:val="en-GB"/>
        </w:rPr>
        <w:t>. Human Genetics, Genomic Sciences, GSK, Stevenage, UK</w:t>
      </w:r>
    </w:p>
    <w:p w14:paraId="120C7FB4" w14:textId="6F6FC3F7" w:rsidR="000F6B3F" w:rsidRPr="00EE264A" w:rsidRDefault="000F6B3F" w:rsidP="00EE264A">
      <w:pPr>
        <w:rPr>
          <w:lang w:val="en-GB"/>
        </w:rPr>
      </w:pPr>
      <w:r>
        <w:rPr>
          <w:lang w:val="en-GB"/>
        </w:rPr>
        <w:t>4. Current address: MRC Biostatistics</w:t>
      </w:r>
      <w:r w:rsidR="00EC0CE3">
        <w:rPr>
          <w:lang w:val="en-GB"/>
        </w:rPr>
        <w:t xml:space="preserve"> Unit, University of Cambridge, Cambridge CB2 0SR</w:t>
      </w:r>
    </w:p>
    <w:p w14:paraId="7DE8AC57" w14:textId="77777777" w:rsidR="00EE264A" w:rsidRPr="00EE264A" w:rsidRDefault="00EE264A" w:rsidP="00EE264A">
      <w:pPr>
        <w:rPr>
          <w:lang w:val="en-GB"/>
        </w:rPr>
      </w:pPr>
    </w:p>
    <w:p w14:paraId="62288E93" w14:textId="3EA61F0B" w:rsidR="00EE264A" w:rsidRPr="00EE264A" w:rsidRDefault="00BC63FD" w:rsidP="00EE264A">
      <w:pPr>
        <w:rPr>
          <w:lang w:val="en-GB"/>
        </w:rPr>
      </w:pPr>
      <w:r>
        <w:rPr>
          <w:lang w:val="en-GB"/>
        </w:rPr>
        <w:t>A</w:t>
      </w:r>
      <w:r w:rsidR="00EE264A" w:rsidRPr="00EE264A">
        <w:rPr>
          <w:lang w:val="en-GB"/>
        </w:rPr>
        <w:t xml:space="preserve">uthor contributions </w:t>
      </w:r>
    </w:p>
    <w:p w14:paraId="48F278BD" w14:textId="77777777" w:rsidR="00EE264A" w:rsidRPr="00EE264A" w:rsidRDefault="00EE264A" w:rsidP="00EE264A">
      <w:pPr>
        <w:rPr>
          <w:lang w:val="en-GB"/>
        </w:rPr>
      </w:pPr>
      <w:r w:rsidRPr="00EE264A">
        <w:rPr>
          <w:lang w:val="en-GB"/>
        </w:rPr>
        <w:t>Study conceptualization, project coordination and consortium leadership: JW, RS and AC.</w:t>
      </w:r>
    </w:p>
    <w:p w14:paraId="190ED49D" w14:textId="77777777" w:rsidR="00EE264A" w:rsidRPr="00EE264A" w:rsidRDefault="00EE264A" w:rsidP="00EE264A">
      <w:pPr>
        <w:rPr>
          <w:lang w:val="en-GB"/>
        </w:rPr>
      </w:pPr>
      <w:r w:rsidRPr="00EE264A">
        <w:rPr>
          <w:lang w:val="en-GB"/>
        </w:rPr>
        <w:t>Design and implementation of statistical analyses and data interpretation: JL, YL and AC.</w:t>
      </w:r>
    </w:p>
    <w:p w14:paraId="68FF385D" w14:textId="77777777" w:rsidR="00EE264A" w:rsidRPr="00EE264A" w:rsidRDefault="00EE264A" w:rsidP="00EE264A">
      <w:pPr>
        <w:rPr>
          <w:lang w:val="en-GB"/>
        </w:rPr>
      </w:pPr>
      <w:r w:rsidRPr="00EE264A">
        <w:rPr>
          <w:lang w:val="en-GB"/>
        </w:rPr>
        <w:t>Data processing: JL, YL, TGR, JD and AC.</w:t>
      </w:r>
    </w:p>
    <w:p w14:paraId="222243DE" w14:textId="77777777" w:rsidR="00EE264A" w:rsidRPr="00EE264A" w:rsidRDefault="00EE264A" w:rsidP="00EE264A">
      <w:pPr>
        <w:rPr>
          <w:lang w:val="en-GB"/>
        </w:rPr>
      </w:pPr>
      <w:r w:rsidRPr="00EE264A">
        <w:rPr>
          <w:lang w:val="en-GB"/>
        </w:rPr>
        <w:t>Figure preparation: JL, YL and AC.</w:t>
      </w:r>
    </w:p>
    <w:p w14:paraId="17926DB3" w14:textId="77777777" w:rsidR="00EE264A" w:rsidRPr="00EE264A" w:rsidRDefault="00EE264A" w:rsidP="00EE264A">
      <w:pPr>
        <w:rPr>
          <w:lang w:val="en-GB"/>
        </w:rPr>
      </w:pPr>
      <w:r w:rsidRPr="00EE264A">
        <w:rPr>
          <w:lang w:val="en-GB"/>
        </w:rPr>
        <w:t>Manuscript writing: JL, YL, RS and AC.</w:t>
      </w:r>
    </w:p>
    <w:p w14:paraId="67871B88" w14:textId="77777777" w:rsidR="00EE264A" w:rsidRPr="00EE264A" w:rsidRDefault="00EE264A" w:rsidP="00EE264A">
      <w:pPr>
        <w:rPr>
          <w:lang w:val="en-GB"/>
        </w:rPr>
      </w:pPr>
      <w:r w:rsidRPr="00EE264A">
        <w:rPr>
          <w:lang w:val="en-GB"/>
        </w:rPr>
        <w:t>All the authors reviewed the manuscript.</w:t>
      </w:r>
    </w:p>
    <w:p w14:paraId="45381064" w14:textId="77777777" w:rsidR="00EE264A" w:rsidRPr="00EE264A" w:rsidRDefault="00EE264A" w:rsidP="00EE264A">
      <w:pPr>
        <w:rPr>
          <w:lang w:val="en-GB"/>
        </w:rPr>
      </w:pPr>
    </w:p>
    <w:p w14:paraId="3A96FCA3" w14:textId="77777777" w:rsidR="003E1D96" w:rsidRDefault="003E1D96" w:rsidP="003E1D96"/>
    <w:p w14:paraId="4609DCAD" w14:textId="690A46C2" w:rsidR="003E1D96" w:rsidRDefault="003E1D96" w:rsidP="003E1D96">
      <w:pPr>
        <w:pStyle w:val="2"/>
      </w:pPr>
      <w:r w:rsidRPr="02A41092">
        <w:t>Johnson &amp; Johnson</w:t>
      </w:r>
    </w:p>
    <w:p w14:paraId="7F42373E" w14:textId="77777777" w:rsidR="003E1D96" w:rsidRPr="003E1D96" w:rsidRDefault="003E1D96" w:rsidP="003E1D96"/>
    <w:p w14:paraId="0363B025" w14:textId="13A3AD73" w:rsidR="003E1D96" w:rsidRDefault="003E1D96" w:rsidP="2B5CC93D">
      <w:pPr>
        <w:rPr>
          <w:rFonts w:ascii="Times New Roman" w:eastAsia="Times New Roman" w:hAnsi="Times New Roman" w:cs="Times New Roman"/>
          <w:vertAlign w:val="superscript"/>
        </w:rPr>
      </w:pPr>
      <w:r>
        <w:t>Liping Hou</w:t>
      </w:r>
      <w:r w:rsidRPr="34BA539D">
        <w:rPr>
          <w:rFonts w:ascii="Times New Roman" w:eastAsia="Times New Roman" w:hAnsi="Times New Roman" w:cs="Times New Roman"/>
          <w:vertAlign w:val="superscript"/>
        </w:rPr>
        <w:t>1</w:t>
      </w:r>
      <w:r>
        <w:t xml:space="preserve">, </w:t>
      </w:r>
      <w:r w:rsidRPr="34BA539D">
        <w:rPr>
          <w:rFonts w:eastAsiaTheme="minorEastAsia"/>
        </w:rPr>
        <w:t>Julio Molineros</w:t>
      </w:r>
      <w:r w:rsidRPr="34BA539D">
        <w:rPr>
          <w:rFonts w:ascii="Times New Roman" w:eastAsia="Times New Roman" w:hAnsi="Times New Roman" w:cs="Times New Roman"/>
          <w:vertAlign w:val="superscript"/>
        </w:rPr>
        <w:t>1</w:t>
      </w:r>
      <w:r w:rsidRPr="34BA539D">
        <w:rPr>
          <w:rFonts w:eastAsiaTheme="minorEastAsia"/>
        </w:rPr>
        <w:t>, Yanfei Zhang</w:t>
      </w:r>
      <w:r w:rsidRPr="34BA539D">
        <w:rPr>
          <w:rFonts w:ascii="Times New Roman" w:eastAsia="Times New Roman" w:hAnsi="Times New Roman" w:cs="Times New Roman"/>
          <w:vertAlign w:val="superscript"/>
        </w:rPr>
        <w:t>1</w:t>
      </w:r>
      <w:r w:rsidRPr="34BA539D">
        <w:rPr>
          <w:rFonts w:eastAsiaTheme="minorEastAsia"/>
        </w:rPr>
        <w:t>, Alexander H Li</w:t>
      </w:r>
      <w:r w:rsidRPr="34BA539D">
        <w:rPr>
          <w:rFonts w:ascii="Times New Roman" w:eastAsia="Times New Roman" w:hAnsi="Times New Roman" w:cs="Times New Roman"/>
          <w:vertAlign w:val="superscript"/>
        </w:rPr>
        <w:t>1</w:t>
      </w:r>
      <w:r w:rsidRPr="34BA539D">
        <w:rPr>
          <w:rFonts w:eastAsiaTheme="minorEastAsia"/>
        </w:rPr>
        <w:t>, Evan H Baugh</w:t>
      </w:r>
      <w:r w:rsidRPr="34BA539D">
        <w:rPr>
          <w:rFonts w:ascii="Times New Roman" w:eastAsia="Times New Roman" w:hAnsi="Times New Roman" w:cs="Times New Roman"/>
          <w:vertAlign w:val="superscript"/>
        </w:rPr>
        <w:t>1</w:t>
      </w:r>
      <w:r w:rsidRPr="34BA539D">
        <w:rPr>
          <w:rFonts w:eastAsiaTheme="minorEastAsia"/>
        </w:rPr>
        <w:t>, Elisabeth Mlynarski</w:t>
      </w:r>
      <w:r w:rsidRPr="34BA539D">
        <w:rPr>
          <w:rFonts w:ascii="Times New Roman" w:eastAsia="Times New Roman" w:hAnsi="Times New Roman" w:cs="Times New Roman"/>
          <w:vertAlign w:val="superscript"/>
        </w:rPr>
        <w:t>1</w:t>
      </w:r>
      <w:r w:rsidRPr="34BA539D">
        <w:rPr>
          <w:rFonts w:eastAsiaTheme="minorEastAsia"/>
        </w:rPr>
        <w:t xml:space="preserve">, Abolfazl </w:t>
      </w:r>
      <w:proofErr w:type="spellStart"/>
      <w:r w:rsidRPr="34BA539D">
        <w:rPr>
          <w:rFonts w:eastAsiaTheme="minorEastAsia"/>
        </w:rPr>
        <w:t>Doostparast</w:t>
      </w:r>
      <w:proofErr w:type="spellEnd"/>
      <w:r w:rsidRPr="34BA539D">
        <w:rPr>
          <w:rFonts w:eastAsiaTheme="minorEastAsia"/>
        </w:rPr>
        <w:t xml:space="preserve"> Torshizi</w:t>
      </w:r>
      <w:r w:rsidRPr="34BA539D">
        <w:rPr>
          <w:rFonts w:ascii="Times New Roman" w:eastAsia="Times New Roman" w:hAnsi="Times New Roman" w:cs="Times New Roman"/>
          <w:vertAlign w:val="superscript"/>
        </w:rPr>
        <w:t>1</w:t>
      </w:r>
      <w:r w:rsidRPr="34BA539D">
        <w:rPr>
          <w:rFonts w:eastAsiaTheme="minorEastAsia"/>
        </w:rPr>
        <w:t>, Gamal Abdel-Azim</w:t>
      </w:r>
      <w:r w:rsidRPr="34BA539D">
        <w:rPr>
          <w:rFonts w:ascii="Times New Roman" w:eastAsia="Times New Roman" w:hAnsi="Times New Roman" w:cs="Times New Roman"/>
          <w:vertAlign w:val="superscript"/>
        </w:rPr>
        <w:t>1</w:t>
      </w:r>
      <w:r w:rsidRPr="34BA539D">
        <w:rPr>
          <w:rFonts w:eastAsiaTheme="minorEastAsia"/>
        </w:rPr>
        <w:t>, Brian Mautz</w:t>
      </w:r>
      <w:r w:rsidRPr="34BA539D">
        <w:rPr>
          <w:rFonts w:ascii="Times New Roman" w:eastAsia="Times New Roman" w:hAnsi="Times New Roman" w:cs="Times New Roman"/>
          <w:vertAlign w:val="superscript"/>
        </w:rPr>
        <w:t>1</w:t>
      </w:r>
      <w:r w:rsidRPr="34BA539D">
        <w:rPr>
          <w:rFonts w:eastAsiaTheme="minorEastAsia"/>
        </w:rPr>
        <w:t>, Karen Y. He</w:t>
      </w:r>
      <w:proofErr w:type="gramStart"/>
      <w:r w:rsidRPr="34BA539D">
        <w:rPr>
          <w:rFonts w:ascii="Times New Roman" w:eastAsia="Times New Roman" w:hAnsi="Times New Roman" w:cs="Times New Roman"/>
          <w:vertAlign w:val="superscript"/>
        </w:rPr>
        <w:t>1</w:t>
      </w:r>
      <w:r w:rsidRPr="34BA539D">
        <w:rPr>
          <w:rFonts w:eastAsiaTheme="minorEastAsia"/>
        </w:rPr>
        <w:t xml:space="preserve">, </w:t>
      </w:r>
      <w:r w:rsidR="1E3D588B" w:rsidRPr="34BA539D">
        <w:rPr>
          <w:rFonts w:eastAsiaTheme="minorEastAsia"/>
        </w:rPr>
        <w:t xml:space="preserve"> </w:t>
      </w:r>
      <w:proofErr w:type="spellStart"/>
      <w:r w:rsidR="1E3D588B" w:rsidRPr="34BA539D">
        <w:rPr>
          <w:rFonts w:eastAsiaTheme="minorEastAsia"/>
        </w:rPr>
        <w:t>Jingyue</w:t>
      </w:r>
      <w:proofErr w:type="spellEnd"/>
      <w:proofErr w:type="gramEnd"/>
      <w:r w:rsidR="1E3D588B" w:rsidRPr="34BA539D">
        <w:rPr>
          <w:rFonts w:eastAsiaTheme="minorEastAsia"/>
        </w:rPr>
        <w:t xml:space="preserve"> Xi</w:t>
      </w:r>
      <w:r w:rsidR="1E3D588B" w:rsidRPr="34BA539D">
        <w:rPr>
          <w:rFonts w:ascii="Times New Roman" w:eastAsia="Times New Roman" w:hAnsi="Times New Roman" w:cs="Times New Roman"/>
          <w:vertAlign w:val="superscript"/>
        </w:rPr>
        <w:t xml:space="preserve"> 1</w:t>
      </w:r>
      <w:r w:rsidR="1E3D588B" w:rsidRPr="34BA539D">
        <w:rPr>
          <w:rFonts w:eastAsiaTheme="minorEastAsia"/>
        </w:rPr>
        <w:t xml:space="preserve">, Shirley </w:t>
      </w:r>
      <w:r w:rsidR="0C5200AC" w:rsidRPr="34BA539D">
        <w:rPr>
          <w:rFonts w:eastAsiaTheme="minorEastAsia"/>
        </w:rPr>
        <w:t>Nieves-Rodriguez</w:t>
      </w:r>
      <w:r w:rsidR="0C5200AC" w:rsidRPr="34BA539D">
        <w:rPr>
          <w:rFonts w:ascii="Times New Roman" w:eastAsia="Times New Roman" w:hAnsi="Times New Roman" w:cs="Times New Roman"/>
          <w:vertAlign w:val="superscript"/>
        </w:rPr>
        <w:t>1</w:t>
      </w:r>
      <w:r w:rsidR="1E3D588B" w:rsidRPr="34BA539D">
        <w:rPr>
          <w:rFonts w:eastAsiaTheme="minorEastAsia"/>
        </w:rPr>
        <w:t xml:space="preserve">, </w:t>
      </w:r>
      <w:r w:rsidR="102C7176" w:rsidRPr="34BA539D">
        <w:rPr>
          <w:rFonts w:eastAsiaTheme="minorEastAsia"/>
        </w:rPr>
        <w:t>Asif Khan</w:t>
      </w:r>
      <w:r w:rsidR="102C7176" w:rsidRPr="34BA539D">
        <w:rPr>
          <w:rFonts w:ascii="Times New Roman" w:eastAsia="Times New Roman" w:hAnsi="Times New Roman" w:cs="Times New Roman"/>
          <w:vertAlign w:val="superscript"/>
        </w:rPr>
        <w:t>1</w:t>
      </w:r>
      <w:r w:rsidR="102C7176" w:rsidRPr="34BA539D">
        <w:rPr>
          <w:rFonts w:eastAsiaTheme="minorEastAsia"/>
        </w:rPr>
        <w:t xml:space="preserve">, </w:t>
      </w:r>
      <w:proofErr w:type="spellStart"/>
      <w:r w:rsidR="11A2D84D" w:rsidRPr="34BA539D">
        <w:rPr>
          <w:rFonts w:eastAsiaTheme="minorEastAsia"/>
        </w:rPr>
        <w:t>Songjun</w:t>
      </w:r>
      <w:proofErr w:type="spellEnd"/>
      <w:r w:rsidR="11A2D84D" w:rsidRPr="34BA539D">
        <w:rPr>
          <w:rFonts w:eastAsiaTheme="minorEastAsia"/>
        </w:rPr>
        <w:t xml:space="preserve"> Xu</w:t>
      </w:r>
      <w:r w:rsidR="11A2D84D" w:rsidRPr="34BA539D">
        <w:rPr>
          <w:rFonts w:ascii="Times New Roman" w:eastAsia="Times New Roman" w:hAnsi="Times New Roman" w:cs="Times New Roman"/>
          <w:vertAlign w:val="superscript"/>
        </w:rPr>
        <w:t>1</w:t>
      </w:r>
      <w:r w:rsidR="121369AE" w:rsidRPr="34BA539D">
        <w:rPr>
          <w:rFonts w:eastAsiaTheme="minorEastAsia"/>
        </w:rPr>
        <w:t xml:space="preserve">, </w:t>
      </w:r>
      <w:proofErr w:type="spellStart"/>
      <w:r w:rsidR="121369AE" w:rsidRPr="34BA539D">
        <w:rPr>
          <w:rFonts w:eastAsiaTheme="minorEastAsia"/>
        </w:rPr>
        <w:t>Xingjun</w:t>
      </w:r>
      <w:proofErr w:type="spellEnd"/>
      <w:r w:rsidR="121369AE" w:rsidRPr="34BA539D">
        <w:rPr>
          <w:rFonts w:eastAsiaTheme="minorEastAsia"/>
        </w:rPr>
        <w:t xml:space="preserve"> Liu</w:t>
      </w:r>
      <w:r w:rsidR="121369AE" w:rsidRPr="34BA539D">
        <w:rPr>
          <w:rFonts w:ascii="Times New Roman" w:eastAsia="Times New Roman" w:hAnsi="Times New Roman" w:cs="Times New Roman"/>
          <w:vertAlign w:val="superscript"/>
        </w:rPr>
        <w:t>1</w:t>
      </w:r>
      <w:r w:rsidR="121369AE" w:rsidRPr="34BA539D">
        <w:rPr>
          <w:rFonts w:eastAsiaTheme="minorEastAsia"/>
        </w:rPr>
        <w:t xml:space="preserve">, </w:t>
      </w:r>
      <w:r w:rsidR="1E3D588B" w:rsidRPr="34BA539D">
        <w:rPr>
          <w:rFonts w:eastAsiaTheme="minorEastAsia"/>
        </w:rPr>
        <w:t>Brice Sarver</w:t>
      </w:r>
      <w:r w:rsidR="59171F62" w:rsidRPr="34BA539D">
        <w:rPr>
          <w:rFonts w:ascii="Times New Roman" w:eastAsia="Times New Roman" w:hAnsi="Times New Roman" w:cs="Times New Roman"/>
          <w:vertAlign w:val="superscript"/>
        </w:rPr>
        <w:t>1,</w:t>
      </w:r>
      <w:r w:rsidR="1E3D588B" w:rsidRPr="34BA539D">
        <w:rPr>
          <w:rFonts w:ascii="Times New Roman" w:eastAsia="Times New Roman" w:hAnsi="Times New Roman" w:cs="Times New Roman"/>
          <w:vertAlign w:val="superscript"/>
        </w:rPr>
        <w:t>11</w:t>
      </w:r>
      <w:r w:rsidR="1E3D588B" w:rsidRPr="34BA539D">
        <w:rPr>
          <w:rFonts w:eastAsiaTheme="minorEastAsia"/>
        </w:rPr>
        <w:t xml:space="preserve">, </w:t>
      </w:r>
      <w:proofErr w:type="spellStart"/>
      <w:r w:rsidRPr="34BA539D">
        <w:rPr>
          <w:rFonts w:eastAsiaTheme="minorEastAsia"/>
        </w:rPr>
        <w:lastRenderedPageBreak/>
        <w:t>Dongnhu</w:t>
      </w:r>
      <w:proofErr w:type="spellEnd"/>
      <w:r w:rsidRPr="34BA539D">
        <w:rPr>
          <w:rFonts w:eastAsiaTheme="minorEastAsia"/>
        </w:rPr>
        <w:t xml:space="preserve"> Truong</w:t>
      </w:r>
      <w:r w:rsidRPr="34BA539D">
        <w:rPr>
          <w:rFonts w:ascii="Times New Roman" w:eastAsia="Times New Roman" w:hAnsi="Times New Roman" w:cs="Times New Roman"/>
          <w:vertAlign w:val="superscript"/>
        </w:rPr>
        <w:t>1</w:t>
      </w:r>
      <w:r w:rsidR="63C74014" w:rsidRPr="34BA539D">
        <w:rPr>
          <w:rFonts w:ascii="Times New Roman" w:eastAsia="Times New Roman" w:hAnsi="Times New Roman" w:cs="Times New Roman"/>
          <w:vertAlign w:val="superscript"/>
        </w:rPr>
        <w:t>,9</w:t>
      </w:r>
      <w:r w:rsidRPr="34BA539D">
        <w:rPr>
          <w:rFonts w:eastAsiaTheme="minorEastAsia"/>
        </w:rPr>
        <w:t xml:space="preserve">, </w:t>
      </w:r>
      <w:r w:rsidRPr="34BA539D">
        <w:rPr>
          <w:rFonts w:eastAsiaTheme="minorEastAsia"/>
          <w:color w:val="444444"/>
        </w:rPr>
        <w:t>Mohamed-Ramzi Temanni</w:t>
      </w:r>
      <w:r w:rsidRPr="34BA539D">
        <w:rPr>
          <w:rFonts w:ascii="Times New Roman" w:eastAsia="Times New Roman" w:hAnsi="Times New Roman" w:cs="Times New Roman"/>
          <w:vertAlign w:val="superscript"/>
        </w:rPr>
        <w:t>1</w:t>
      </w:r>
      <w:r w:rsidRPr="34BA539D">
        <w:rPr>
          <w:rFonts w:eastAsiaTheme="minorEastAsia"/>
          <w:color w:val="444444"/>
        </w:rPr>
        <w:t xml:space="preserve">, </w:t>
      </w:r>
      <w:r w:rsidRPr="34BA539D">
        <w:rPr>
          <w:rFonts w:eastAsiaTheme="minorEastAsia"/>
        </w:rPr>
        <w:t>Christopher D. Whelan</w:t>
      </w:r>
      <w:r w:rsidRPr="34BA539D">
        <w:rPr>
          <w:rFonts w:ascii="Times New Roman" w:eastAsia="Times New Roman" w:hAnsi="Times New Roman" w:cs="Times New Roman"/>
          <w:vertAlign w:val="superscript"/>
        </w:rPr>
        <w:t>2</w:t>
      </w:r>
      <w:r w:rsidRPr="34BA539D">
        <w:rPr>
          <w:rFonts w:eastAsiaTheme="minorEastAsia"/>
        </w:rPr>
        <w:t>, Letizia Goretti</w:t>
      </w:r>
      <w:r w:rsidRPr="34BA539D">
        <w:rPr>
          <w:rFonts w:ascii="Times New Roman" w:eastAsia="Times New Roman" w:hAnsi="Times New Roman" w:cs="Times New Roman"/>
          <w:vertAlign w:val="superscript"/>
        </w:rPr>
        <w:t>3,7</w:t>
      </w:r>
      <w:r w:rsidRPr="34BA539D">
        <w:rPr>
          <w:rFonts w:eastAsiaTheme="minorEastAsia"/>
        </w:rPr>
        <w:t>, Najat Khan</w:t>
      </w:r>
      <w:r w:rsidRPr="34BA539D">
        <w:rPr>
          <w:rFonts w:ascii="Times New Roman" w:eastAsia="Times New Roman" w:hAnsi="Times New Roman" w:cs="Times New Roman"/>
          <w:vertAlign w:val="superscript"/>
        </w:rPr>
        <w:t>4</w:t>
      </w:r>
      <w:r w:rsidR="436DCAC1" w:rsidRPr="34BA539D">
        <w:rPr>
          <w:rFonts w:ascii="Times New Roman" w:eastAsia="Times New Roman" w:hAnsi="Times New Roman" w:cs="Times New Roman"/>
          <w:vertAlign w:val="superscript"/>
        </w:rPr>
        <w:t>,10</w:t>
      </w:r>
      <w:r w:rsidRPr="34BA539D">
        <w:rPr>
          <w:rFonts w:eastAsiaTheme="minorEastAsia"/>
        </w:rPr>
        <w:t>,</w:t>
      </w:r>
      <w:r w:rsidR="76F869F6" w:rsidRPr="34BA539D">
        <w:rPr>
          <w:rFonts w:eastAsiaTheme="minorEastAsia"/>
        </w:rPr>
        <w:t xml:space="preserve"> Belen Fraile</w:t>
      </w:r>
      <w:r w:rsidR="76F869F6" w:rsidRPr="34BA539D">
        <w:rPr>
          <w:rFonts w:ascii="Times New Roman" w:eastAsia="Times New Roman" w:hAnsi="Times New Roman" w:cs="Times New Roman"/>
          <w:vertAlign w:val="superscript"/>
        </w:rPr>
        <w:t>4</w:t>
      </w:r>
      <w:r w:rsidR="76F869F6" w:rsidRPr="34BA539D">
        <w:rPr>
          <w:rFonts w:eastAsiaTheme="minorEastAsia"/>
        </w:rPr>
        <w:t xml:space="preserve">, </w:t>
      </w:r>
      <w:r w:rsidRPr="34BA539D">
        <w:rPr>
          <w:rFonts w:eastAsiaTheme="minorEastAsia"/>
        </w:rPr>
        <w:t>Tommaso Mansi</w:t>
      </w:r>
      <w:r w:rsidRPr="34BA539D">
        <w:rPr>
          <w:rFonts w:ascii="Times New Roman" w:eastAsia="Times New Roman" w:hAnsi="Times New Roman" w:cs="Times New Roman"/>
          <w:vertAlign w:val="superscript"/>
        </w:rPr>
        <w:t>1</w:t>
      </w:r>
      <w:r w:rsidRPr="34BA539D">
        <w:rPr>
          <w:rFonts w:eastAsiaTheme="minorEastAsia"/>
        </w:rPr>
        <w:t>, Guna Rajagopal</w:t>
      </w:r>
      <w:r w:rsidRPr="34BA539D">
        <w:rPr>
          <w:rFonts w:ascii="Times New Roman" w:eastAsia="Times New Roman" w:hAnsi="Times New Roman" w:cs="Times New Roman"/>
          <w:vertAlign w:val="superscript"/>
        </w:rPr>
        <w:t xml:space="preserve"> 5,8</w:t>
      </w:r>
      <w:r w:rsidRPr="34BA539D">
        <w:rPr>
          <w:rFonts w:eastAsiaTheme="minorEastAsia"/>
        </w:rPr>
        <w:t>, Mary Helen Black</w:t>
      </w:r>
      <w:r w:rsidRPr="34BA539D">
        <w:rPr>
          <w:rFonts w:ascii="Times New Roman" w:eastAsia="Times New Roman" w:hAnsi="Times New Roman" w:cs="Times New Roman"/>
          <w:vertAlign w:val="superscript"/>
        </w:rPr>
        <w:t>1,9</w:t>
      </w:r>
      <w:r>
        <w:t>, Trevor Howe</w:t>
      </w:r>
      <w:r w:rsidRPr="34BA539D">
        <w:rPr>
          <w:rFonts w:ascii="Times New Roman" w:eastAsia="Times New Roman" w:hAnsi="Times New Roman" w:cs="Times New Roman"/>
          <w:vertAlign w:val="superscript"/>
        </w:rPr>
        <w:t>6</w:t>
      </w:r>
      <w:r>
        <w:t xml:space="preserve"> &amp; </w:t>
      </w:r>
      <w:proofErr w:type="spellStart"/>
      <w:r>
        <w:t>Shuwei</w:t>
      </w:r>
      <w:proofErr w:type="spellEnd"/>
      <w:r>
        <w:t xml:space="preserve"> Li</w:t>
      </w:r>
      <w:r w:rsidRPr="34BA539D">
        <w:rPr>
          <w:rFonts w:ascii="Times New Roman" w:eastAsia="Times New Roman" w:hAnsi="Times New Roman" w:cs="Times New Roman"/>
          <w:vertAlign w:val="superscript"/>
        </w:rPr>
        <w:t>1</w:t>
      </w:r>
    </w:p>
    <w:p w14:paraId="02E2FF5F" w14:textId="77777777" w:rsidR="003E1D96" w:rsidRDefault="003E1D96" w:rsidP="003E1D96">
      <w:pPr>
        <w:spacing w:line="257" w:lineRule="auto"/>
        <w:rPr>
          <w:b/>
          <w:bCs/>
        </w:rPr>
      </w:pPr>
    </w:p>
    <w:p w14:paraId="35FDB8C8" w14:textId="30555691" w:rsidR="003E1D96" w:rsidRDefault="003E1D96" w:rsidP="003E1D96">
      <w:r w:rsidRPr="7DFFBD85">
        <w:rPr>
          <w:rFonts w:ascii="Times New Roman" w:eastAsia="Times New Roman" w:hAnsi="Times New Roman" w:cs="Times New Roman"/>
        </w:rPr>
        <w:t>1 AI/ML</w:t>
      </w:r>
      <w:r>
        <w:t xml:space="preserve">, Data Science &amp; Digital Health, </w:t>
      </w:r>
      <w:r w:rsidR="43A13A95">
        <w:t>Janssen Research &amp; Development</w:t>
      </w:r>
      <w:r>
        <w:t>, PA US</w:t>
      </w:r>
    </w:p>
    <w:p w14:paraId="61A69224" w14:textId="68674783" w:rsidR="003E1D96" w:rsidRDefault="003E1D96" w:rsidP="7DFFBD85">
      <w:pPr>
        <w:rPr>
          <w:rFonts w:eastAsiaTheme="minorEastAsia"/>
        </w:rPr>
      </w:pPr>
      <w:r w:rsidRPr="7DFFBD85">
        <w:rPr>
          <w:rFonts w:ascii="Times New Roman" w:eastAsia="Times New Roman" w:hAnsi="Times New Roman" w:cs="Times New Roman"/>
        </w:rPr>
        <w:t>2</w:t>
      </w:r>
      <w:r>
        <w:t xml:space="preserve"> DS NS, Data Science &amp; Digital Health, </w:t>
      </w:r>
      <w:r w:rsidR="25736EC7">
        <w:t>Janssen Research &amp; Development</w:t>
      </w:r>
      <w:r>
        <w:t>, MA US</w:t>
      </w:r>
    </w:p>
    <w:p w14:paraId="21CA3126" w14:textId="192C2F45" w:rsidR="003E1D96" w:rsidRDefault="003E1D96">
      <w:r w:rsidRPr="7DFFBD85">
        <w:rPr>
          <w:rFonts w:ascii="Times New Roman" w:eastAsia="Times New Roman" w:hAnsi="Times New Roman" w:cs="Times New Roman"/>
        </w:rPr>
        <w:t>3</w:t>
      </w:r>
      <w:r w:rsidRPr="7DFFBD85">
        <w:rPr>
          <w:rFonts w:eastAsiaTheme="minorEastAsia"/>
        </w:rPr>
        <w:t xml:space="preserve"> External Innovation, Discovery, Product Development &amp; Supply, </w:t>
      </w:r>
      <w:r w:rsidR="0881F355">
        <w:t>Janssen Research &amp; Development</w:t>
      </w:r>
    </w:p>
    <w:p w14:paraId="3DECBF20" w14:textId="03DCD944" w:rsidR="003E1D96" w:rsidRDefault="003E1D96" w:rsidP="7DFFBD85">
      <w:pPr>
        <w:rPr>
          <w:rFonts w:eastAsiaTheme="minorEastAsia"/>
        </w:rPr>
      </w:pPr>
      <w:r w:rsidRPr="7DFFBD85">
        <w:rPr>
          <w:rFonts w:ascii="Times New Roman" w:eastAsia="Times New Roman" w:hAnsi="Times New Roman" w:cs="Times New Roman"/>
        </w:rPr>
        <w:t>4</w:t>
      </w:r>
      <w:r w:rsidRPr="7DFFBD85">
        <w:rPr>
          <w:rFonts w:eastAsiaTheme="minorEastAsia"/>
        </w:rPr>
        <w:t xml:space="preserve"> Data Science &amp; Digital Health, </w:t>
      </w:r>
      <w:r w:rsidR="635BA6FD">
        <w:t>Janssen Research &amp; Development</w:t>
      </w:r>
      <w:r w:rsidRPr="7DFFBD85">
        <w:rPr>
          <w:rFonts w:eastAsiaTheme="minorEastAsia"/>
        </w:rPr>
        <w:t>, PA US</w:t>
      </w:r>
    </w:p>
    <w:p w14:paraId="3E6CF62F" w14:textId="509B6858" w:rsidR="003E1D96" w:rsidRDefault="003E1D96" w:rsidP="003E1D96">
      <w:pPr>
        <w:spacing w:line="257" w:lineRule="auto"/>
      </w:pPr>
      <w:r w:rsidRPr="7DFFBD85">
        <w:rPr>
          <w:rFonts w:ascii="Times New Roman" w:eastAsia="Times New Roman" w:hAnsi="Times New Roman" w:cs="Times New Roman"/>
        </w:rPr>
        <w:t>5</w:t>
      </w:r>
      <w:r w:rsidRPr="7DFFBD85">
        <w:rPr>
          <w:rFonts w:eastAsiaTheme="minorEastAsia"/>
        </w:rPr>
        <w:t xml:space="preserve"> Computational Science, Discovery, Product Development &amp; Supply, </w:t>
      </w:r>
      <w:r w:rsidR="71B0D2FF">
        <w:t xml:space="preserve">Janssen Research &amp; Development </w:t>
      </w:r>
    </w:p>
    <w:p w14:paraId="752D2E74" w14:textId="640AA073" w:rsidR="003E1D96" w:rsidRDefault="003E1D96" w:rsidP="7DFFBD85">
      <w:pPr>
        <w:rPr>
          <w:rFonts w:eastAsiaTheme="minorEastAsia"/>
          <w:lang w:val="it"/>
        </w:rPr>
      </w:pPr>
      <w:r w:rsidRPr="7DFFBD85">
        <w:rPr>
          <w:rFonts w:ascii="Times New Roman" w:eastAsia="Times New Roman" w:hAnsi="Times New Roman" w:cs="Times New Roman"/>
        </w:rPr>
        <w:t>6</w:t>
      </w:r>
      <w:r>
        <w:t xml:space="preserve"> External Innovation, Data Science &amp; Digital Health, </w:t>
      </w:r>
      <w:r w:rsidR="4B85C678">
        <w:t>Janssen Research &amp; Development</w:t>
      </w:r>
      <w:r>
        <w:t>, PA US</w:t>
      </w:r>
    </w:p>
    <w:p w14:paraId="615C1FFC" w14:textId="0DFD0455" w:rsidR="003E1D96" w:rsidRDefault="003E1D96" w:rsidP="7DFFBD85">
      <w:pPr>
        <w:rPr>
          <w:rFonts w:eastAsiaTheme="minorEastAsia"/>
          <w:lang w:val="it"/>
        </w:rPr>
      </w:pPr>
      <w:r w:rsidRPr="7DFFBD85">
        <w:rPr>
          <w:rFonts w:ascii="Times New Roman" w:eastAsia="Times New Roman" w:hAnsi="Times New Roman" w:cs="Times New Roman"/>
        </w:rPr>
        <w:t>7</w:t>
      </w:r>
      <w:r w:rsidRPr="7DFFBD85">
        <w:rPr>
          <w:rFonts w:eastAsiaTheme="minorEastAsia"/>
          <w:lang w:val="it"/>
        </w:rPr>
        <w:t xml:space="preserve"> </w:t>
      </w:r>
      <w:proofErr w:type="spellStart"/>
      <w:r w:rsidRPr="7DFFBD85">
        <w:rPr>
          <w:rFonts w:eastAsiaTheme="minorEastAsia"/>
          <w:lang w:val="it"/>
        </w:rPr>
        <w:t>current</w:t>
      </w:r>
      <w:proofErr w:type="spellEnd"/>
      <w:r w:rsidRPr="7DFFBD85">
        <w:rPr>
          <w:rFonts w:eastAsiaTheme="minorEastAsia"/>
          <w:lang w:val="it"/>
        </w:rPr>
        <w:t xml:space="preserve"> </w:t>
      </w:r>
      <w:proofErr w:type="spellStart"/>
      <w:proofErr w:type="gramStart"/>
      <w:r w:rsidRPr="7DFFBD85">
        <w:rPr>
          <w:rFonts w:eastAsiaTheme="minorEastAsia"/>
          <w:lang w:val="it"/>
        </w:rPr>
        <w:t>address</w:t>
      </w:r>
      <w:proofErr w:type="spellEnd"/>
      <w:proofErr w:type="gramEnd"/>
      <w:r w:rsidRPr="7DFFBD85">
        <w:rPr>
          <w:rFonts w:eastAsiaTheme="minorEastAsia"/>
          <w:lang w:val="it"/>
        </w:rPr>
        <w:t xml:space="preserve">: Alia </w:t>
      </w:r>
      <w:proofErr w:type="spellStart"/>
      <w:r w:rsidRPr="7DFFBD85">
        <w:rPr>
          <w:rFonts w:eastAsiaTheme="minorEastAsia"/>
          <w:lang w:val="it"/>
        </w:rPr>
        <w:t>Therapeutics</w:t>
      </w:r>
      <w:proofErr w:type="spellEnd"/>
      <w:r w:rsidRPr="7DFFBD85">
        <w:rPr>
          <w:rFonts w:eastAsiaTheme="minorEastAsia"/>
          <w:lang w:val="it"/>
        </w:rPr>
        <w:t xml:space="preserve"> SRL, Via Vincenzo Gioberti 8, 20123 Milano</w:t>
      </w:r>
    </w:p>
    <w:p w14:paraId="2643EC87" w14:textId="77777777" w:rsidR="003E1D96" w:rsidRDefault="003E1D96" w:rsidP="7DFFBD85">
      <w:pPr>
        <w:pStyle w:val="3"/>
        <w:rPr>
          <w:rFonts w:asciiTheme="minorHAnsi" w:eastAsiaTheme="minorEastAsia" w:hAnsiTheme="minorHAnsi" w:cstheme="minorBidi"/>
          <w:color w:val="auto"/>
          <w:sz w:val="22"/>
          <w:szCs w:val="22"/>
        </w:rPr>
      </w:pPr>
      <w:r w:rsidRPr="7DFFBD85">
        <w:rPr>
          <w:rFonts w:ascii="Times New Roman" w:eastAsia="Times New Roman" w:hAnsi="Times New Roman" w:cs="Times New Roman"/>
        </w:rPr>
        <w:t>8</w:t>
      </w:r>
      <w:r w:rsidRPr="7DFFBD85">
        <w:rPr>
          <w:rFonts w:eastAsiaTheme="minorEastAsia"/>
          <w:lang w:val="it"/>
        </w:rPr>
        <w:t xml:space="preserve"> </w:t>
      </w:r>
      <w:proofErr w:type="spellStart"/>
      <w:r w:rsidRPr="7DFFBD85">
        <w:rPr>
          <w:rFonts w:eastAsiaTheme="minorEastAsia"/>
          <w:lang w:val="it"/>
        </w:rPr>
        <w:t>current</w:t>
      </w:r>
      <w:proofErr w:type="spellEnd"/>
      <w:r w:rsidRPr="7DFFBD85">
        <w:rPr>
          <w:rFonts w:eastAsiaTheme="minorEastAsia"/>
          <w:lang w:val="it"/>
        </w:rPr>
        <w:t xml:space="preserve"> </w:t>
      </w:r>
      <w:proofErr w:type="spellStart"/>
      <w:proofErr w:type="gramStart"/>
      <w:r w:rsidRPr="7DFFBD85">
        <w:rPr>
          <w:rFonts w:eastAsiaTheme="minorEastAsia"/>
          <w:lang w:val="it"/>
        </w:rPr>
        <w:t>address</w:t>
      </w:r>
      <w:proofErr w:type="spellEnd"/>
      <w:proofErr w:type="gramEnd"/>
      <w:r w:rsidRPr="7DFFBD85">
        <w:rPr>
          <w:rFonts w:eastAsiaTheme="minorEastAsia"/>
          <w:lang w:val="it"/>
        </w:rPr>
        <w:t xml:space="preserve">: </w:t>
      </w:r>
      <w:r w:rsidRPr="7DFFBD85">
        <w:rPr>
          <w:rFonts w:asciiTheme="minorHAnsi" w:eastAsiaTheme="minorEastAsia" w:hAnsiTheme="minorHAnsi" w:cstheme="minorBidi"/>
          <w:color w:val="auto"/>
          <w:sz w:val="22"/>
          <w:szCs w:val="22"/>
        </w:rPr>
        <w:t xml:space="preserve">Samsara </w:t>
      </w:r>
      <w:proofErr w:type="spellStart"/>
      <w:r w:rsidRPr="7DFFBD85">
        <w:rPr>
          <w:rFonts w:asciiTheme="minorHAnsi" w:eastAsiaTheme="minorEastAsia" w:hAnsiTheme="minorHAnsi" w:cstheme="minorBidi"/>
          <w:color w:val="auto"/>
          <w:sz w:val="22"/>
          <w:szCs w:val="22"/>
        </w:rPr>
        <w:t>BioCapital</w:t>
      </w:r>
      <w:proofErr w:type="spellEnd"/>
      <w:r w:rsidRPr="7DFFBD85">
        <w:rPr>
          <w:rFonts w:asciiTheme="minorHAnsi" w:eastAsiaTheme="minorEastAsia" w:hAnsiTheme="minorHAnsi" w:cstheme="minorBidi"/>
          <w:color w:val="auto"/>
          <w:sz w:val="22"/>
          <w:szCs w:val="22"/>
        </w:rPr>
        <w:t>, 628 Middlefield Road, Palo Alto, CA 94301</w:t>
      </w:r>
    </w:p>
    <w:p w14:paraId="16D5B2B0" w14:textId="77777777" w:rsidR="003E1D96" w:rsidRDefault="003E1D96" w:rsidP="2B5CC93D">
      <w:pPr>
        <w:rPr>
          <w:rFonts w:eastAsiaTheme="minorEastAsia"/>
        </w:rPr>
      </w:pPr>
      <w:r w:rsidRPr="55F015EE">
        <w:rPr>
          <w:rFonts w:ascii="Times New Roman" w:eastAsia="Times New Roman" w:hAnsi="Times New Roman" w:cs="Times New Roman"/>
        </w:rPr>
        <w:t>9</w:t>
      </w:r>
      <w:r w:rsidRPr="55F015EE">
        <w:rPr>
          <w:rFonts w:eastAsiaTheme="minorEastAsia"/>
        </w:rPr>
        <w:t xml:space="preserve"> current </w:t>
      </w:r>
      <w:proofErr w:type="gramStart"/>
      <w:r w:rsidRPr="55F015EE">
        <w:rPr>
          <w:rFonts w:eastAsiaTheme="minorEastAsia"/>
        </w:rPr>
        <w:t>address</w:t>
      </w:r>
      <w:proofErr w:type="gramEnd"/>
      <w:r w:rsidRPr="55F015EE">
        <w:rPr>
          <w:rFonts w:eastAsiaTheme="minorEastAsia"/>
        </w:rPr>
        <w:t xml:space="preserve">: </w:t>
      </w:r>
      <w:proofErr w:type="spellStart"/>
      <w:r w:rsidRPr="55F015EE">
        <w:rPr>
          <w:rFonts w:eastAsiaTheme="minorEastAsia"/>
        </w:rPr>
        <w:t>Foresite</w:t>
      </w:r>
      <w:proofErr w:type="spellEnd"/>
      <w:r w:rsidRPr="55F015EE">
        <w:rPr>
          <w:rFonts w:eastAsiaTheme="minorEastAsia"/>
        </w:rPr>
        <w:t xml:space="preserve"> Labs, One Boston Place Suite 4010. Boston, MA 02108</w:t>
      </w:r>
    </w:p>
    <w:p w14:paraId="5820EA94" w14:textId="65088137" w:rsidR="7D099F7F" w:rsidRDefault="7D099F7F" w:rsidP="0B6FBA23">
      <w:pPr>
        <w:spacing w:line="259" w:lineRule="auto"/>
        <w:rPr>
          <w:rFonts w:eastAsiaTheme="minorEastAsia"/>
        </w:rPr>
      </w:pPr>
      <w:r w:rsidRPr="7DFFBD85">
        <w:rPr>
          <w:rFonts w:eastAsiaTheme="minorEastAsia"/>
        </w:rPr>
        <w:t xml:space="preserve">10 current </w:t>
      </w:r>
      <w:proofErr w:type="gramStart"/>
      <w:r w:rsidRPr="7DFFBD85">
        <w:rPr>
          <w:rFonts w:eastAsiaTheme="minorEastAsia"/>
        </w:rPr>
        <w:t>address</w:t>
      </w:r>
      <w:proofErr w:type="gramEnd"/>
      <w:r w:rsidRPr="7DFFBD85">
        <w:rPr>
          <w:rFonts w:eastAsiaTheme="minorEastAsia"/>
        </w:rPr>
        <w:t>: Recursion</w:t>
      </w:r>
      <w:r w:rsidR="18D9AB84" w:rsidRPr="7DFFBD85">
        <w:rPr>
          <w:rFonts w:eastAsiaTheme="minorEastAsia"/>
        </w:rPr>
        <w:t>, 41 South Rio Grande Street Salt Lake City, UT 84101</w:t>
      </w:r>
    </w:p>
    <w:p w14:paraId="6106D8BF" w14:textId="3FDC6FDD" w:rsidR="0B9406CD" w:rsidRDefault="0B9406CD" w:rsidP="0B6FBA23">
      <w:pPr>
        <w:spacing w:line="259" w:lineRule="auto"/>
        <w:rPr>
          <w:rFonts w:eastAsiaTheme="minorEastAsia"/>
        </w:rPr>
      </w:pPr>
      <w:r w:rsidRPr="7DFFBD85">
        <w:rPr>
          <w:rFonts w:eastAsiaTheme="minorEastAsia"/>
        </w:rPr>
        <w:t xml:space="preserve">11 current </w:t>
      </w:r>
      <w:proofErr w:type="gramStart"/>
      <w:r w:rsidRPr="7DFFBD85">
        <w:rPr>
          <w:rFonts w:eastAsiaTheme="minorEastAsia"/>
        </w:rPr>
        <w:t>address</w:t>
      </w:r>
      <w:proofErr w:type="gramEnd"/>
      <w:r w:rsidRPr="7DFFBD85">
        <w:rPr>
          <w:rFonts w:eastAsiaTheme="minorEastAsia"/>
        </w:rPr>
        <w:t>: ZS discovery, 1560 Sherman Avenue Evanston, IL  60201</w:t>
      </w:r>
    </w:p>
    <w:p w14:paraId="09E666D7" w14:textId="77777777" w:rsidR="003E1D96" w:rsidRDefault="003E1D96" w:rsidP="003E1D96"/>
    <w:p w14:paraId="594B55CA" w14:textId="3A271F3E" w:rsidR="003E1D96" w:rsidRPr="003E1D96" w:rsidRDefault="003E1D96" w:rsidP="003E1D96">
      <w:pPr>
        <w:rPr>
          <w:lang w:val="en-GB"/>
        </w:rPr>
      </w:pPr>
      <w:r>
        <w:rPr>
          <w:lang w:val="en-GB"/>
        </w:rPr>
        <w:t>A</w:t>
      </w:r>
      <w:r w:rsidRPr="003E1D96">
        <w:rPr>
          <w:lang w:val="en-GB"/>
        </w:rPr>
        <w:t>uthor contributions</w:t>
      </w:r>
      <w:r>
        <w:rPr>
          <w:lang w:val="en-GB"/>
        </w:rPr>
        <w:t>:</w:t>
      </w:r>
    </w:p>
    <w:p w14:paraId="48B1B662" w14:textId="5A4AB476" w:rsidR="003E1D96" w:rsidRDefault="003E1D96" w:rsidP="003E1D96">
      <w:pPr>
        <w:spacing w:after="240" w:line="276" w:lineRule="auto"/>
      </w:pPr>
      <w:r>
        <w:t>Study conceptualization, project coordination and consortium leadership: TH, SL, MHB, GR, LG, TM</w:t>
      </w:r>
      <w:r w:rsidR="56ACE2DD">
        <w:t xml:space="preserve">, </w:t>
      </w:r>
      <w:r w:rsidR="1534DEF5">
        <w:t xml:space="preserve">CW, </w:t>
      </w:r>
      <w:r>
        <w:t>NK</w:t>
      </w:r>
      <w:r w:rsidR="610B81B0">
        <w:t xml:space="preserve"> and BF</w:t>
      </w:r>
      <w:r>
        <w:t xml:space="preserve">. Design and implementation of statistical analyses and data interpretation: SL, LH and JM. Data processing: LH, JM, YZ, AL, EB, EM, AT, GA, BM, KH, </w:t>
      </w:r>
      <w:r w:rsidR="042839A1">
        <w:t xml:space="preserve">JX, </w:t>
      </w:r>
      <w:r w:rsidR="4804D1B5">
        <w:t>SN, AK</w:t>
      </w:r>
      <w:r>
        <w:t xml:space="preserve">, </w:t>
      </w:r>
      <w:r w:rsidR="6A67A7DE">
        <w:t xml:space="preserve">SX, </w:t>
      </w:r>
      <w:r w:rsidR="299B38E6">
        <w:t xml:space="preserve">XL, </w:t>
      </w:r>
      <w:r w:rsidR="389E149C">
        <w:t xml:space="preserve">BS, </w:t>
      </w:r>
      <w:r>
        <w:t>DT, MT. Figure/Table preparation: LH, JM, YZ and SL. Manuscript writing: SL, TH and MHB. All the authors critically reviewed the manuscript.</w:t>
      </w:r>
    </w:p>
    <w:p w14:paraId="61DE5CD8" w14:textId="77777777" w:rsidR="008E2A01" w:rsidRPr="008E2A01" w:rsidRDefault="008E2A01" w:rsidP="008E2A01">
      <w:pPr>
        <w:pStyle w:val="2"/>
        <w:rPr>
          <w:lang w:val="en-GB"/>
        </w:rPr>
      </w:pPr>
      <w:r w:rsidRPr="008E2A01">
        <w:rPr>
          <w:lang w:val="en-GB"/>
        </w:rPr>
        <w:t>Sanger (</w:t>
      </w:r>
      <w:proofErr w:type="spellStart"/>
      <w:r w:rsidRPr="008E2A01">
        <w:rPr>
          <w:lang w:val="en-GB"/>
        </w:rPr>
        <w:t>Velsera</w:t>
      </w:r>
      <w:proofErr w:type="spellEnd"/>
      <w:r w:rsidRPr="008E2A01">
        <w:rPr>
          <w:lang w:val="en-GB"/>
        </w:rPr>
        <w:t xml:space="preserve"> Seven Bridges)</w:t>
      </w:r>
    </w:p>
    <w:p w14:paraId="2A9CB23F" w14:textId="77777777" w:rsidR="008E2A01" w:rsidRPr="008E2A01" w:rsidRDefault="008E2A01" w:rsidP="008E2A01">
      <w:pPr>
        <w:rPr>
          <w:lang w:val="en-GB"/>
        </w:rPr>
      </w:pPr>
    </w:p>
    <w:p w14:paraId="586EE451" w14:textId="77777777" w:rsidR="008E2A01" w:rsidRPr="008E2A01" w:rsidRDefault="008E2A01" w:rsidP="008E2A01">
      <w:pPr>
        <w:rPr>
          <w:lang w:val="en-GB"/>
        </w:rPr>
      </w:pPr>
      <w:r w:rsidRPr="008E2A01">
        <w:rPr>
          <w:lang w:val="en-GB"/>
        </w:rPr>
        <w:t>Shaheen Akhtar</w:t>
      </w:r>
      <w:r w:rsidRPr="008E2A01">
        <w:rPr>
          <w:vertAlign w:val="superscript"/>
          <w:lang w:val="en-GB"/>
        </w:rPr>
        <w:t>1</w:t>
      </w:r>
      <w:r w:rsidRPr="008E2A01">
        <w:rPr>
          <w:lang w:val="en-GB"/>
        </w:rPr>
        <w:t>, Siobhan Austin-Guest</w:t>
      </w:r>
      <w:r w:rsidRPr="008E2A01">
        <w:rPr>
          <w:vertAlign w:val="superscript"/>
          <w:lang w:val="en-GB"/>
        </w:rPr>
        <w:t>1</w:t>
      </w:r>
      <w:r w:rsidRPr="008E2A01">
        <w:rPr>
          <w:lang w:val="en-GB"/>
        </w:rPr>
        <w:t>, Robert Barber</w:t>
      </w:r>
      <w:r w:rsidRPr="008E2A01">
        <w:rPr>
          <w:vertAlign w:val="superscript"/>
          <w:lang w:val="en-GB"/>
        </w:rPr>
        <w:t>1</w:t>
      </w:r>
      <w:r w:rsidRPr="008E2A01">
        <w:rPr>
          <w:lang w:val="en-GB"/>
        </w:rPr>
        <w:t>, Daniel Barrett</w:t>
      </w:r>
      <w:r w:rsidRPr="008E2A01">
        <w:rPr>
          <w:vertAlign w:val="superscript"/>
          <w:lang w:val="en-GB"/>
        </w:rPr>
        <w:t>1</w:t>
      </w:r>
      <w:r w:rsidRPr="008E2A01">
        <w:rPr>
          <w:lang w:val="en-GB"/>
        </w:rPr>
        <w:t>, Tristram Bellerby</w:t>
      </w:r>
      <w:r w:rsidRPr="008E2A01">
        <w:rPr>
          <w:vertAlign w:val="superscript"/>
          <w:lang w:val="en-GB"/>
        </w:rPr>
        <w:t>1</w:t>
      </w:r>
      <w:r w:rsidRPr="008E2A01">
        <w:rPr>
          <w:lang w:val="en-GB"/>
        </w:rPr>
        <w:t>, Adrian Clarke</w:t>
      </w:r>
      <w:r w:rsidRPr="008E2A01">
        <w:rPr>
          <w:vertAlign w:val="superscript"/>
          <w:lang w:val="en-GB"/>
        </w:rPr>
        <w:t>1</w:t>
      </w:r>
      <w:r w:rsidRPr="008E2A01">
        <w:rPr>
          <w:lang w:val="en-GB"/>
        </w:rPr>
        <w:t>, Richard Clark</w:t>
      </w:r>
      <w:r w:rsidRPr="008E2A01">
        <w:rPr>
          <w:vertAlign w:val="superscript"/>
          <w:lang w:val="en-GB"/>
        </w:rPr>
        <w:t>1</w:t>
      </w:r>
      <w:r w:rsidRPr="008E2A01">
        <w:rPr>
          <w:lang w:val="en-GB"/>
        </w:rPr>
        <w:t>, Maria Coppola</w:t>
      </w:r>
      <w:r w:rsidRPr="008E2A01">
        <w:rPr>
          <w:vertAlign w:val="superscript"/>
          <w:lang w:val="en-GB"/>
        </w:rPr>
        <w:t>1</w:t>
      </w:r>
      <w:r w:rsidRPr="008E2A01">
        <w:rPr>
          <w:lang w:val="en-GB"/>
        </w:rPr>
        <w:t>, Linda Cornwell</w:t>
      </w:r>
      <w:r w:rsidRPr="008E2A01">
        <w:rPr>
          <w:vertAlign w:val="superscript"/>
          <w:lang w:val="en-GB"/>
        </w:rPr>
        <w:t>1</w:t>
      </w:r>
      <w:r w:rsidRPr="008E2A01">
        <w:rPr>
          <w:lang w:val="en-GB"/>
        </w:rPr>
        <w:t>, Abby Crackett</w:t>
      </w:r>
      <w:r w:rsidRPr="008E2A01">
        <w:rPr>
          <w:vertAlign w:val="superscript"/>
          <w:lang w:val="en-GB"/>
        </w:rPr>
        <w:t>1</w:t>
      </w:r>
      <w:r w:rsidRPr="008E2A01">
        <w:rPr>
          <w:lang w:val="en-GB"/>
        </w:rPr>
        <w:t>, Joseph Dawson</w:t>
      </w:r>
      <w:r w:rsidRPr="008E2A01">
        <w:rPr>
          <w:vertAlign w:val="superscript"/>
          <w:lang w:val="en-GB"/>
        </w:rPr>
        <w:t>1</w:t>
      </w:r>
      <w:r w:rsidRPr="008E2A01">
        <w:rPr>
          <w:lang w:val="en-GB"/>
        </w:rPr>
        <w:t>, Callum Day</w:t>
      </w:r>
      <w:r w:rsidRPr="008E2A01">
        <w:rPr>
          <w:vertAlign w:val="superscript"/>
          <w:lang w:val="en-GB"/>
        </w:rPr>
        <w:t>1</w:t>
      </w:r>
      <w:r w:rsidRPr="008E2A01">
        <w:rPr>
          <w:lang w:val="en-GB"/>
        </w:rPr>
        <w:t>, Alexander Dove</w:t>
      </w:r>
      <w:r w:rsidRPr="008E2A01">
        <w:rPr>
          <w:vertAlign w:val="superscript"/>
          <w:lang w:val="en-GB"/>
        </w:rPr>
        <w:t>1</w:t>
      </w:r>
      <w:r w:rsidRPr="008E2A01">
        <w:rPr>
          <w:lang w:val="en-GB"/>
        </w:rPr>
        <w:t>, Jillian Durham</w:t>
      </w:r>
      <w:r w:rsidRPr="008E2A01">
        <w:rPr>
          <w:vertAlign w:val="superscript"/>
          <w:lang w:val="en-GB"/>
        </w:rPr>
        <w:t>1</w:t>
      </w:r>
      <w:r w:rsidRPr="008E2A01">
        <w:rPr>
          <w:lang w:val="en-GB"/>
        </w:rPr>
        <w:t>, Robert Fairweather</w:t>
      </w:r>
      <w:r w:rsidRPr="008E2A01">
        <w:rPr>
          <w:vertAlign w:val="superscript"/>
          <w:lang w:val="en-GB"/>
        </w:rPr>
        <w:t>1</w:t>
      </w:r>
      <w:r w:rsidRPr="008E2A01">
        <w:rPr>
          <w:lang w:val="en-GB"/>
        </w:rPr>
        <w:t>, Marcella Ferrero</w:t>
      </w:r>
      <w:r w:rsidRPr="008E2A01">
        <w:rPr>
          <w:vertAlign w:val="superscript"/>
          <w:lang w:val="en-GB"/>
        </w:rPr>
        <w:t>1</w:t>
      </w:r>
      <w:r w:rsidRPr="008E2A01">
        <w:rPr>
          <w:lang w:val="en-GB"/>
        </w:rPr>
        <w:t>, Michael Fenton</w:t>
      </w:r>
      <w:r w:rsidRPr="008E2A01">
        <w:rPr>
          <w:vertAlign w:val="superscript"/>
          <w:lang w:val="en-GB"/>
        </w:rPr>
        <w:t>1</w:t>
      </w:r>
      <w:r w:rsidRPr="008E2A01">
        <w:rPr>
          <w:lang w:val="en-GB"/>
        </w:rPr>
        <w:t>, Howerd Fordham</w:t>
      </w:r>
      <w:r w:rsidRPr="008E2A01">
        <w:rPr>
          <w:vertAlign w:val="superscript"/>
          <w:lang w:val="en-GB"/>
        </w:rPr>
        <w:t>1</w:t>
      </w:r>
      <w:r w:rsidRPr="008E2A01">
        <w:rPr>
          <w:lang w:val="en-GB"/>
        </w:rPr>
        <w:t>, Audrey Fraser</w:t>
      </w:r>
      <w:r w:rsidRPr="008E2A01">
        <w:rPr>
          <w:vertAlign w:val="superscript"/>
          <w:lang w:val="en-GB"/>
        </w:rPr>
        <w:t>1</w:t>
      </w:r>
      <w:r w:rsidRPr="008E2A01">
        <w:rPr>
          <w:lang w:val="en-GB"/>
        </w:rPr>
        <w:t>, Paul Heath</w:t>
      </w:r>
      <w:r w:rsidRPr="008E2A01">
        <w:rPr>
          <w:vertAlign w:val="superscript"/>
          <w:lang w:val="en-GB"/>
        </w:rPr>
        <w:t>1</w:t>
      </w:r>
      <w:r w:rsidRPr="008E2A01">
        <w:rPr>
          <w:lang w:val="en-GB"/>
        </w:rPr>
        <w:t>, Emily Heron</w:t>
      </w:r>
      <w:r w:rsidRPr="008E2A01">
        <w:rPr>
          <w:vertAlign w:val="superscript"/>
          <w:lang w:val="en-GB"/>
        </w:rPr>
        <w:t>1</w:t>
      </w:r>
      <w:r w:rsidRPr="008E2A01">
        <w:rPr>
          <w:lang w:val="en-GB"/>
        </w:rPr>
        <w:t>, Gary Hornett</w:t>
      </w:r>
      <w:r w:rsidRPr="008E2A01">
        <w:rPr>
          <w:vertAlign w:val="superscript"/>
          <w:lang w:val="en-GB"/>
        </w:rPr>
        <w:t>1</w:t>
      </w:r>
      <w:r w:rsidRPr="008E2A01">
        <w:rPr>
          <w:lang w:val="en-GB"/>
        </w:rPr>
        <w:t>, Lena Hughes-Hallett</w:t>
      </w:r>
      <w:r w:rsidRPr="008E2A01">
        <w:rPr>
          <w:vertAlign w:val="superscript"/>
          <w:lang w:val="en-GB"/>
        </w:rPr>
        <w:t>1</w:t>
      </w:r>
      <w:r w:rsidRPr="008E2A01">
        <w:rPr>
          <w:lang w:val="en-GB"/>
        </w:rPr>
        <w:t>, David K Jackson</w:t>
      </w:r>
      <w:r w:rsidRPr="008E2A01">
        <w:rPr>
          <w:vertAlign w:val="superscript"/>
          <w:lang w:val="en-GB"/>
        </w:rPr>
        <w:t>1</w:t>
      </w:r>
      <w:r w:rsidRPr="008E2A01">
        <w:rPr>
          <w:lang w:val="en-GB"/>
        </w:rPr>
        <w:t>, Alexander Jakubowski Smith</w:t>
      </w:r>
      <w:r w:rsidRPr="008E2A01">
        <w:rPr>
          <w:vertAlign w:val="superscript"/>
          <w:lang w:val="en-GB"/>
        </w:rPr>
        <w:t>1</w:t>
      </w:r>
      <w:r w:rsidRPr="008E2A01">
        <w:rPr>
          <w:lang w:val="en-GB"/>
        </w:rPr>
        <w:t>, Adam Laverack</w:t>
      </w:r>
      <w:r w:rsidRPr="008E2A01">
        <w:rPr>
          <w:vertAlign w:val="superscript"/>
          <w:lang w:val="en-GB"/>
        </w:rPr>
        <w:t>1</w:t>
      </w:r>
      <w:r w:rsidRPr="008E2A01">
        <w:rPr>
          <w:lang w:val="en-GB"/>
        </w:rPr>
        <w:t>, Katharine Law</w:t>
      </w:r>
      <w:r w:rsidRPr="008E2A01">
        <w:rPr>
          <w:vertAlign w:val="superscript"/>
          <w:lang w:val="en-GB"/>
        </w:rPr>
        <w:t>1</w:t>
      </w:r>
      <w:r w:rsidRPr="008E2A01">
        <w:rPr>
          <w:lang w:val="en-GB"/>
        </w:rPr>
        <w:t>, Steven R Leonard</w:t>
      </w:r>
      <w:r w:rsidRPr="008E2A01">
        <w:rPr>
          <w:vertAlign w:val="superscript"/>
          <w:lang w:val="en-GB"/>
        </w:rPr>
        <w:t>1</w:t>
      </w:r>
      <w:r w:rsidRPr="008E2A01">
        <w:rPr>
          <w:lang w:val="en-GB"/>
        </w:rPr>
        <w:t>, Kevin Lewis</w:t>
      </w:r>
      <w:r w:rsidRPr="008E2A01">
        <w:rPr>
          <w:vertAlign w:val="superscript"/>
          <w:lang w:val="en-GB"/>
        </w:rPr>
        <w:t>1</w:t>
      </w:r>
      <w:r w:rsidRPr="008E2A01">
        <w:rPr>
          <w:lang w:val="en-GB"/>
        </w:rPr>
        <w:t>, Jennifer Liddle</w:t>
      </w:r>
      <w:r w:rsidRPr="008E2A01">
        <w:rPr>
          <w:vertAlign w:val="superscript"/>
          <w:lang w:val="en-GB"/>
        </w:rPr>
        <w:t>1</w:t>
      </w:r>
      <w:r w:rsidRPr="008E2A01">
        <w:rPr>
          <w:lang w:val="en-GB"/>
        </w:rPr>
        <w:t>, Alice Lindsell</w:t>
      </w:r>
      <w:r w:rsidRPr="008E2A01">
        <w:rPr>
          <w:vertAlign w:val="superscript"/>
          <w:lang w:val="en-GB"/>
        </w:rPr>
        <w:t>1</w:t>
      </w:r>
      <w:r w:rsidRPr="008E2A01">
        <w:rPr>
          <w:lang w:val="en-GB"/>
        </w:rPr>
        <w:t>, Sally Linsdell</w:t>
      </w:r>
      <w:r w:rsidRPr="008E2A01">
        <w:rPr>
          <w:vertAlign w:val="superscript"/>
          <w:lang w:val="en-GB"/>
        </w:rPr>
        <w:t>1</w:t>
      </w:r>
      <w:r w:rsidRPr="008E2A01">
        <w:rPr>
          <w:lang w:val="en-GB"/>
        </w:rPr>
        <w:t>, Jamie Lovell</w:t>
      </w:r>
      <w:r w:rsidRPr="008E2A01">
        <w:rPr>
          <w:vertAlign w:val="superscript"/>
          <w:lang w:val="en-GB"/>
        </w:rPr>
        <w:t>1</w:t>
      </w:r>
      <w:r w:rsidRPr="008E2A01">
        <w:rPr>
          <w:lang w:val="en-GB"/>
        </w:rPr>
        <w:t>, James Mack</w:t>
      </w:r>
      <w:r w:rsidRPr="008E2A01">
        <w:rPr>
          <w:vertAlign w:val="superscript"/>
          <w:lang w:val="en-GB"/>
        </w:rPr>
        <w:t>1,</w:t>
      </w:r>
      <w:r w:rsidRPr="008E2A01">
        <w:rPr>
          <w:lang w:val="en-GB"/>
        </w:rPr>
        <w:t xml:space="preserve"> Henry Mallalieu</w:t>
      </w:r>
      <w:r w:rsidRPr="008E2A01">
        <w:rPr>
          <w:vertAlign w:val="superscript"/>
          <w:lang w:val="en-GB"/>
        </w:rPr>
        <w:t>1</w:t>
      </w:r>
      <w:r w:rsidRPr="008E2A01">
        <w:rPr>
          <w:lang w:val="en-GB"/>
        </w:rPr>
        <w:t>, Irfaan Mamun</w:t>
      </w:r>
      <w:r w:rsidRPr="008E2A01">
        <w:rPr>
          <w:vertAlign w:val="superscript"/>
          <w:lang w:val="en-GB"/>
        </w:rPr>
        <w:t>1</w:t>
      </w:r>
      <w:r w:rsidRPr="008E2A01">
        <w:rPr>
          <w:lang w:val="en-GB"/>
        </w:rPr>
        <w:t>, Neil Marriott</w:t>
      </w:r>
      <w:r w:rsidRPr="008E2A01">
        <w:rPr>
          <w:vertAlign w:val="superscript"/>
          <w:lang w:val="en-GB"/>
        </w:rPr>
        <w:t>1</w:t>
      </w:r>
      <w:r w:rsidRPr="008E2A01">
        <w:rPr>
          <w:lang w:val="en-GB"/>
        </w:rPr>
        <w:t>, Ana Monteiro</w:t>
      </w:r>
      <w:r w:rsidRPr="008E2A01">
        <w:rPr>
          <w:vertAlign w:val="superscript"/>
          <w:lang w:val="en-GB"/>
        </w:rPr>
        <w:t>1</w:t>
      </w:r>
      <w:r w:rsidRPr="008E2A01">
        <w:rPr>
          <w:lang w:val="en-GB"/>
        </w:rPr>
        <w:t>, Leanne Morrow</w:t>
      </w:r>
      <w:r w:rsidRPr="008E2A01">
        <w:rPr>
          <w:vertAlign w:val="superscript"/>
          <w:lang w:val="en-GB"/>
        </w:rPr>
        <w:t>1</w:t>
      </w:r>
      <w:r w:rsidRPr="008E2A01">
        <w:rPr>
          <w:lang w:val="en-GB"/>
        </w:rPr>
        <w:t>, Barbora Pardubska</w:t>
      </w:r>
      <w:r w:rsidRPr="008E2A01">
        <w:rPr>
          <w:vertAlign w:val="superscript"/>
          <w:lang w:val="en-GB"/>
        </w:rPr>
        <w:t>1</w:t>
      </w:r>
      <w:r w:rsidRPr="008E2A01">
        <w:rPr>
          <w:lang w:val="en-GB"/>
        </w:rPr>
        <w:t>, Alexandru Popov</w:t>
      </w:r>
      <w:r w:rsidRPr="008E2A01">
        <w:rPr>
          <w:vertAlign w:val="superscript"/>
          <w:lang w:val="en-GB"/>
        </w:rPr>
        <w:t>1</w:t>
      </w:r>
      <w:r w:rsidRPr="008E2A01">
        <w:rPr>
          <w:lang w:val="en-GB"/>
        </w:rPr>
        <w:t>, Carol E Scott</w:t>
      </w:r>
      <w:r w:rsidRPr="008E2A01">
        <w:rPr>
          <w:vertAlign w:val="superscript"/>
          <w:lang w:val="en-GB"/>
        </w:rPr>
        <w:t>1</w:t>
      </w:r>
      <w:r w:rsidRPr="008E2A01">
        <w:rPr>
          <w:lang w:val="en-GB"/>
        </w:rPr>
        <w:t>, Lisa Sloper</w:t>
      </w:r>
      <w:r w:rsidRPr="008E2A01">
        <w:rPr>
          <w:vertAlign w:val="superscript"/>
          <w:lang w:val="en-GB"/>
        </w:rPr>
        <w:t>1</w:t>
      </w:r>
      <w:r w:rsidRPr="008E2A01">
        <w:rPr>
          <w:lang w:val="en-GB"/>
        </w:rPr>
        <w:t>, Jan Squares</w:t>
      </w:r>
      <w:r w:rsidRPr="008E2A01">
        <w:rPr>
          <w:vertAlign w:val="superscript"/>
          <w:lang w:val="en-GB"/>
        </w:rPr>
        <w:t>1</w:t>
      </w:r>
      <w:r w:rsidRPr="008E2A01">
        <w:rPr>
          <w:lang w:val="en-GB"/>
        </w:rPr>
        <w:t>, Ian Still</w:t>
      </w:r>
      <w:r w:rsidRPr="008E2A01">
        <w:rPr>
          <w:vertAlign w:val="superscript"/>
          <w:lang w:val="en-GB"/>
        </w:rPr>
        <w:t>1</w:t>
      </w:r>
      <w:r w:rsidRPr="008E2A01">
        <w:rPr>
          <w:lang w:val="en-GB"/>
        </w:rPr>
        <w:t>, Oprah Taylor</w:t>
      </w:r>
      <w:r w:rsidRPr="008E2A01">
        <w:rPr>
          <w:vertAlign w:val="superscript"/>
          <w:lang w:val="en-GB"/>
        </w:rPr>
        <w:t>1</w:t>
      </w:r>
      <w:r w:rsidRPr="008E2A01">
        <w:rPr>
          <w:lang w:val="en-GB"/>
        </w:rPr>
        <w:t>, Sam Taylor</w:t>
      </w:r>
      <w:r w:rsidRPr="008E2A01">
        <w:rPr>
          <w:vertAlign w:val="superscript"/>
          <w:lang w:val="en-GB"/>
        </w:rPr>
        <w:t>1</w:t>
      </w:r>
      <w:r w:rsidRPr="008E2A01">
        <w:rPr>
          <w:lang w:val="en-GB"/>
        </w:rPr>
        <w:t>, Jaime M Tovar Corona</w:t>
      </w:r>
      <w:r w:rsidRPr="008E2A01">
        <w:rPr>
          <w:vertAlign w:val="superscript"/>
          <w:lang w:val="en-GB"/>
        </w:rPr>
        <w:t>1</w:t>
      </w:r>
      <w:r w:rsidRPr="008E2A01">
        <w:rPr>
          <w:lang w:val="en-GB"/>
        </w:rPr>
        <w:t>, Elliott Trigg</w:t>
      </w:r>
      <w:r w:rsidRPr="008E2A01">
        <w:rPr>
          <w:vertAlign w:val="superscript"/>
          <w:lang w:val="en-GB"/>
        </w:rPr>
        <w:t>1</w:t>
      </w:r>
      <w:r w:rsidRPr="008E2A01">
        <w:rPr>
          <w:lang w:val="en-GB"/>
        </w:rPr>
        <w:t>, Valerie Vancollie</w:t>
      </w:r>
      <w:r w:rsidRPr="008E2A01">
        <w:rPr>
          <w:vertAlign w:val="superscript"/>
          <w:lang w:val="en-GB"/>
        </w:rPr>
        <w:t>1</w:t>
      </w:r>
      <w:r w:rsidRPr="008E2A01">
        <w:rPr>
          <w:lang w:val="en-GB"/>
        </w:rPr>
        <w:t>, Paul Voak</w:t>
      </w:r>
      <w:r w:rsidRPr="008E2A01">
        <w:rPr>
          <w:vertAlign w:val="superscript"/>
          <w:lang w:val="en-GB"/>
        </w:rPr>
        <w:t>1</w:t>
      </w:r>
      <w:r w:rsidRPr="008E2A01">
        <w:rPr>
          <w:lang w:val="en-GB"/>
        </w:rPr>
        <w:t>, Danni Weldon</w:t>
      </w:r>
      <w:r w:rsidRPr="008E2A01">
        <w:rPr>
          <w:vertAlign w:val="superscript"/>
          <w:lang w:val="en-GB"/>
        </w:rPr>
        <w:t>1</w:t>
      </w:r>
      <w:r w:rsidRPr="008E2A01">
        <w:rPr>
          <w:lang w:val="en-GB"/>
        </w:rPr>
        <w:t>, Alan Wells</w:t>
      </w:r>
      <w:r w:rsidRPr="008E2A01">
        <w:rPr>
          <w:vertAlign w:val="superscript"/>
          <w:lang w:val="en-GB"/>
        </w:rPr>
        <w:t>1</w:t>
      </w:r>
      <w:r w:rsidRPr="008E2A01">
        <w:rPr>
          <w:lang w:val="en-GB"/>
        </w:rPr>
        <w:t>, Eloise Wells</w:t>
      </w:r>
      <w:r w:rsidRPr="008E2A01">
        <w:rPr>
          <w:vertAlign w:val="superscript"/>
          <w:lang w:val="en-GB"/>
        </w:rPr>
        <w:t>1</w:t>
      </w:r>
      <w:r w:rsidRPr="008E2A01">
        <w:rPr>
          <w:lang w:val="en-GB"/>
        </w:rPr>
        <w:t>, Mia Williams</w:t>
      </w:r>
      <w:r w:rsidRPr="008E2A01">
        <w:rPr>
          <w:vertAlign w:val="superscript"/>
          <w:lang w:val="en-GB"/>
        </w:rPr>
        <w:t>1</w:t>
      </w:r>
      <w:r w:rsidRPr="008E2A01">
        <w:rPr>
          <w:lang w:val="en-GB"/>
        </w:rPr>
        <w:t>, Sean Wright</w:t>
      </w:r>
      <w:r w:rsidRPr="008E2A01">
        <w:rPr>
          <w:vertAlign w:val="superscript"/>
          <w:lang w:val="en-GB"/>
        </w:rPr>
        <w:t>1</w:t>
      </w:r>
      <w:r w:rsidRPr="008E2A01">
        <w:rPr>
          <w:lang w:val="en-GB"/>
        </w:rPr>
        <w:t>, Ahmet Sinan Yavuz</w:t>
      </w:r>
      <w:r w:rsidRPr="008E2A01">
        <w:rPr>
          <w:vertAlign w:val="superscript"/>
          <w:lang w:val="en-GB"/>
        </w:rPr>
        <w:t>2</w:t>
      </w:r>
      <w:r w:rsidRPr="008E2A01">
        <w:rPr>
          <w:lang w:val="en-GB"/>
        </w:rPr>
        <w:t>, Jelena Randjelovic</w:t>
      </w:r>
      <w:r w:rsidRPr="008E2A01">
        <w:rPr>
          <w:vertAlign w:val="superscript"/>
          <w:lang w:val="en-GB"/>
        </w:rPr>
        <w:t>2</w:t>
      </w:r>
      <w:r w:rsidRPr="008E2A01">
        <w:rPr>
          <w:lang w:val="en-GB"/>
        </w:rPr>
        <w:t>, Nevena Miletic</w:t>
      </w:r>
      <w:r w:rsidRPr="008E2A01">
        <w:rPr>
          <w:vertAlign w:val="superscript"/>
          <w:lang w:val="en-GB"/>
        </w:rPr>
        <w:t>2</w:t>
      </w:r>
      <w:r w:rsidRPr="008E2A01">
        <w:rPr>
          <w:lang w:val="en-GB"/>
        </w:rPr>
        <w:t>, Lea Lenhardt Ackovic</w:t>
      </w:r>
      <w:r w:rsidRPr="008E2A01">
        <w:rPr>
          <w:vertAlign w:val="superscript"/>
          <w:lang w:val="en-GB"/>
        </w:rPr>
        <w:t>2</w:t>
      </w:r>
      <w:r w:rsidRPr="008E2A01">
        <w:rPr>
          <w:lang w:val="en-GB"/>
        </w:rPr>
        <w:t>, Marijeta Slavkovic-Ilic</w:t>
      </w:r>
      <w:r w:rsidRPr="008E2A01">
        <w:rPr>
          <w:vertAlign w:val="superscript"/>
          <w:lang w:val="en-GB"/>
        </w:rPr>
        <w:t>2</w:t>
      </w:r>
      <w:r w:rsidRPr="008E2A01">
        <w:rPr>
          <w:lang w:val="en-GB"/>
        </w:rPr>
        <w:t>,Mladen Lazarevic</w:t>
      </w:r>
      <w:r w:rsidRPr="008E2A01">
        <w:rPr>
          <w:vertAlign w:val="superscript"/>
          <w:lang w:val="en-GB"/>
        </w:rPr>
        <w:t>2</w:t>
      </w:r>
      <w:r w:rsidRPr="008E2A01">
        <w:rPr>
          <w:lang w:val="en-GB"/>
        </w:rPr>
        <w:t xml:space="preserve"> Diana Rajan</w:t>
      </w:r>
      <w:r w:rsidRPr="008E2A01">
        <w:rPr>
          <w:vertAlign w:val="superscript"/>
          <w:lang w:val="en-GB"/>
        </w:rPr>
        <w:t>1</w:t>
      </w:r>
      <w:r w:rsidRPr="008E2A01">
        <w:rPr>
          <w:lang w:val="en-GB"/>
        </w:rPr>
        <w:t>, Louise Aigrain</w:t>
      </w:r>
      <w:r w:rsidRPr="008E2A01">
        <w:rPr>
          <w:vertAlign w:val="superscript"/>
          <w:lang w:val="en-GB"/>
        </w:rPr>
        <w:t>1</w:t>
      </w:r>
      <w:r w:rsidRPr="008E2A01">
        <w:rPr>
          <w:lang w:val="en-GB"/>
        </w:rPr>
        <w:t>, Nicholas Redshaw</w:t>
      </w:r>
      <w:r w:rsidRPr="008E2A01">
        <w:rPr>
          <w:vertAlign w:val="superscript"/>
          <w:lang w:val="en-GB"/>
        </w:rPr>
        <w:t>1</w:t>
      </w:r>
      <w:r w:rsidRPr="008E2A01">
        <w:rPr>
          <w:lang w:val="en-GB"/>
        </w:rPr>
        <w:t>, Michael Quail</w:t>
      </w:r>
      <w:r w:rsidRPr="008E2A01">
        <w:rPr>
          <w:vertAlign w:val="superscript"/>
          <w:lang w:val="en-GB"/>
        </w:rPr>
        <w:t>1</w:t>
      </w:r>
      <w:r w:rsidRPr="008E2A01">
        <w:rPr>
          <w:lang w:val="en-GB"/>
        </w:rPr>
        <w:t>, Lesley Shirley</w:t>
      </w:r>
      <w:r w:rsidRPr="008E2A01">
        <w:rPr>
          <w:vertAlign w:val="superscript"/>
          <w:lang w:val="en-GB"/>
        </w:rPr>
        <w:t>1</w:t>
      </w:r>
      <w:r w:rsidRPr="008E2A01">
        <w:rPr>
          <w:lang w:val="en-GB"/>
        </w:rPr>
        <w:t>, Scott Thurston</w:t>
      </w:r>
      <w:r w:rsidRPr="008E2A01">
        <w:rPr>
          <w:vertAlign w:val="superscript"/>
          <w:lang w:val="en-GB"/>
        </w:rPr>
        <w:t>1</w:t>
      </w:r>
      <w:r w:rsidRPr="008E2A01">
        <w:rPr>
          <w:lang w:val="en-GB"/>
        </w:rPr>
        <w:t>,Peter Ellis</w:t>
      </w:r>
      <w:r w:rsidRPr="008E2A01">
        <w:rPr>
          <w:vertAlign w:val="superscript"/>
          <w:lang w:val="en-GB"/>
        </w:rPr>
        <w:t>1</w:t>
      </w:r>
      <w:r w:rsidRPr="008E2A01">
        <w:rPr>
          <w:lang w:val="en-GB"/>
        </w:rPr>
        <w:t>,</w:t>
      </w:r>
      <w:r w:rsidRPr="008E2A01">
        <w:rPr>
          <w:vertAlign w:val="superscript"/>
          <w:lang w:val="en-GB"/>
        </w:rPr>
        <w:t xml:space="preserve"> </w:t>
      </w:r>
      <w:r w:rsidRPr="008E2A01">
        <w:rPr>
          <w:lang w:val="en-GB"/>
        </w:rPr>
        <w:t>Laura Grout</w:t>
      </w:r>
      <w:r w:rsidRPr="008E2A01">
        <w:rPr>
          <w:vertAlign w:val="superscript"/>
          <w:lang w:val="en-GB"/>
        </w:rPr>
        <w:t>1</w:t>
      </w:r>
      <w:r w:rsidRPr="008E2A01">
        <w:rPr>
          <w:lang w:val="en-GB"/>
        </w:rPr>
        <w:t>, Natalie Smerdon</w:t>
      </w:r>
      <w:r w:rsidRPr="008E2A01">
        <w:rPr>
          <w:vertAlign w:val="superscript"/>
          <w:lang w:val="en-GB"/>
        </w:rPr>
        <w:t>1</w:t>
      </w:r>
      <w:r w:rsidRPr="008E2A01">
        <w:rPr>
          <w:lang w:val="en-GB"/>
        </w:rPr>
        <w:t>, Emma Gray</w:t>
      </w:r>
      <w:r w:rsidRPr="008E2A01">
        <w:rPr>
          <w:vertAlign w:val="superscript"/>
          <w:lang w:val="en-GB"/>
        </w:rPr>
        <w:t>1</w:t>
      </w:r>
      <w:r w:rsidRPr="008E2A01">
        <w:rPr>
          <w:lang w:val="en-GB"/>
        </w:rPr>
        <w:t>, Richard Rance</w:t>
      </w:r>
      <w:r w:rsidRPr="008E2A01">
        <w:rPr>
          <w:vertAlign w:val="superscript"/>
          <w:lang w:val="en-GB"/>
        </w:rPr>
        <w:t>1</w:t>
      </w:r>
      <w:r w:rsidRPr="008E2A01">
        <w:rPr>
          <w:lang w:val="en-GB"/>
        </w:rPr>
        <w:t>, Cordelia Langford</w:t>
      </w:r>
      <w:r w:rsidRPr="008E2A01">
        <w:rPr>
          <w:vertAlign w:val="superscript"/>
          <w:lang w:val="en-GB"/>
        </w:rPr>
        <w:t>1</w:t>
      </w:r>
      <w:r w:rsidRPr="008E2A01">
        <w:rPr>
          <w:lang w:val="en-GB"/>
        </w:rPr>
        <w:t>, Ian Johnston</w:t>
      </w:r>
      <w:r w:rsidRPr="008E2A01">
        <w:rPr>
          <w:vertAlign w:val="superscript"/>
          <w:lang w:val="en-GB"/>
        </w:rPr>
        <w:t>1</w:t>
      </w:r>
    </w:p>
    <w:p w14:paraId="3139D191" w14:textId="77777777" w:rsidR="008E2A01" w:rsidRPr="008E2A01" w:rsidRDefault="008E2A01" w:rsidP="008E2A01">
      <w:pPr>
        <w:rPr>
          <w:lang w:val="en-GB"/>
        </w:rPr>
      </w:pPr>
      <w:r w:rsidRPr="008E2A01">
        <w:rPr>
          <w:lang w:val="en-GB"/>
        </w:rPr>
        <w:t>We would like to acknowledge the contributions of the wider support teams at Sanger.</w:t>
      </w:r>
    </w:p>
    <w:p w14:paraId="12296EDC" w14:textId="77777777" w:rsidR="008E2A01" w:rsidRPr="008E2A01" w:rsidRDefault="008E2A01" w:rsidP="008E2A01">
      <w:pPr>
        <w:rPr>
          <w:lang w:val="en-GB"/>
        </w:rPr>
      </w:pPr>
      <w:r w:rsidRPr="008E2A01">
        <w:rPr>
          <w:lang w:val="en-GB"/>
        </w:rPr>
        <w:t xml:space="preserve">We would like to acknowledge the contributions of the bioinformatics, engineering, product, scientific engagement and support teams at </w:t>
      </w:r>
      <w:proofErr w:type="spellStart"/>
      <w:r w:rsidRPr="008E2A01">
        <w:rPr>
          <w:lang w:val="en-GB"/>
        </w:rPr>
        <w:t>Velsera</w:t>
      </w:r>
      <w:proofErr w:type="spellEnd"/>
      <w:r w:rsidRPr="008E2A01">
        <w:rPr>
          <w:lang w:val="en-GB"/>
        </w:rPr>
        <w:t>, formerly Seven Bridges.</w:t>
      </w:r>
    </w:p>
    <w:p w14:paraId="5A8EB6D3" w14:textId="77777777" w:rsidR="008E2A01" w:rsidRPr="008E2A01" w:rsidRDefault="008E2A01" w:rsidP="008E2A01">
      <w:pPr>
        <w:rPr>
          <w:lang w:val="en-GB"/>
        </w:rPr>
      </w:pPr>
      <w:r w:rsidRPr="008E2A01">
        <w:rPr>
          <w:lang w:val="en-GB"/>
        </w:rPr>
        <w:t>Study conceptualization, project coordination and consortium leadership:  CL and IJ</w:t>
      </w:r>
    </w:p>
    <w:p w14:paraId="3008B2BE" w14:textId="77777777" w:rsidR="008E2A01" w:rsidRPr="008E2A01" w:rsidRDefault="008E2A01" w:rsidP="008E2A01">
      <w:pPr>
        <w:rPr>
          <w:lang w:val="en-GB"/>
        </w:rPr>
      </w:pPr>
      <w:r w:rsidRPr="008E2A01">
        <w:rPr>
          <w:lang w:val="en-GB"/>
        </w:rPr>
        <w:lastRenderedPageBreak/>
        <w:t>DNA sequencing and sample preparation:  SA, SAG, RB, DB, TB, AC, RC, MC, LC, AC, JD, CD, AD, JD, RF, MF, MF, HF, AF, PH, GH, LHH, AJS, AL, KL, AL, SL, JL, HM, JM, IM, NM, AM, LM, BP, AP, LS, JS, IS, OT, ST, ET, VV, PV, DW, AW, EW, MW, SW, LG, NS, EG, RR, CL and IJ</w:t>
      </w:r>
    </w:p>
    <w:p w14:paraId="58BDE0B0" w14:textId="77777777" w:rsidR="008E2A01" w:rsidRPr="008E2A01" w:rsidRDefault="008E2A01" w:rsidP="008E2A01">
      <w:pPr>
        <w:rPr>
          <w:lang w:val="en-GB"/>
        </w:rPr>
      </w:pPr>
      <w:r w:rsidRPr="008E2A01">
        <w:rPr>
          <w:lang w:val="en-GB"/>
        </w:rPr>
        <w:t>Data processing: DKR, CES, JMTC, JD, KL, SRL, JL, ASY, JR, NM, LLA, MS-I and ML</w:t>
      </w:r>
    </w:p>
    <w:p w14:paraId="0761AC96" w14:textId="77777777" w:rsidR="008E2A01" w:rsidRPr="008E2A01" w:rsidRDefault="008E2A01" w:rsidP="008E2A01">
      <w:pPr>
        <w:rPr>
          <w:lang w:val="en-GB"/>
        </w:rPr>
      </w:pPr>
      <w:r w:rsidRPr="008E2A01">
        <w:rPr>
          <w:lang w:val="en-GB"/>
        </w:rPr>
        <w:t>Methods writing: IJ, DR, DKR, CES, ASY, NM and JR</w:t>
      </w:r>
    </w:p>
    <w:p w14:paraId="4926B881" w14:textId="77777777" w:rsidR="008E2A01" w:rsidRPr="008E2A01" w:rsidRDefault="008E2A01" w:rsidP="008E2A01">
      <w:pPr>
        <w:rPr>
          <w:lang w:val="en-GB"/>
        </w:rPr>
      </w:pPr>
      <w:r w:rsidRPr="008E2A01">
        <w:rPr>
          <w:lang w:val="en-GB"/>
        </w:rPr>
        <w:t>Affiliations:</w:t>
      </w:r>
    </w:p>
    <w:p w14:paraId="6D8107AD" w14:textId="77777777" w:rsidR="008E2A01" w:rsidRPr="008E2A01" w:rsidRDefault="008E2A01" w:rsidP="008E2A01">
      <w:pPr>
        <w:numPr>
          <w:ilvl w:val="0"/>
          <w:numId w:val="6"/>
        </w:numPr>
        <w:rPr>
          <w:lang w:val="en-GB"/>
        </w:rPr>
      </w:pPr>
      <w:proofErr w:type="spellStart"/>
      <w:r w:rsidRPr="008E2A01">
        <w:rPr>
          <w:lang w:val="en-GB"/>
        </w:rPr>
        <w:t>Wellcome</w:t>
      </w:r>
      <w:proofErr w:type="spellEnd"/>
      <w:r w:rsidRPr="008E2A01">
        <w:rPr>
          <w:lang w:val="en-GB"/>
        </w:rPr>
        <w:t xml:space="preserve"> Sanger </w:t>
      </w:r>
      <w:proofErr w:type="spellStart"/>
      <w:r w:rsidRPr="008E2A01">
        <w:rPr>
          <w:lang w:val="en-GB"/>
        </w:rPr>
        <w:t>Institue</w:t>
      </w:r>
      <w:proofErr w:type="spellEnd"/>
      <w:r w:rsidRPr="008E2A01">
        <w:rPr>
          <w:lang w:val="en-GB"/>
        </w:rPr>
        <w:t xml:space="preserve">, </w:t>
      </w:r>
      <w:proofErr w:type="spellStart"/>
      <w:r w:rsidRPr="008E2A01">
        <w:rPr>
          <w:lang w:val="en-GB"/>
        </w:rPr>
        <w:t>Wellcome</w:t>
      </w:r>
      <w:proofErr w:type="spellEnd"/>
      <w:r w:rsidRPr="008E2A01">
        <w:rPr>
          <w:lang w:val="en-GB"/>
        </w:rPr>
        <w:t xml:space="preserve"> Genome Campus, </w:t>
      </w:r>
      <w:proofErr w:type="spellStart"/>
      <w:r w:rsidRPr="008E2A01">
        <w:rPr>
          <w:lang w:val="en-GB"/>
        </w:rPr>
        <w:t>Hinxton</w:t>
      </w:r>
      <w:proofErr w:type="spellEnd"/>
      <w:r w:rsidRPr="008E2A01">
        <w:rPr>
          <w:lang w:val="en-GB"/>
        </w:rPr>
        <w:t>, Cambridge, CB10 1SD, UK</w:t>
      </w:r>
    </w:p>
    <w:p w14:paraId="0A105763" w14:textId="77777777" w:rsidR="008E2A01" w:rsidRPr="008E2A01" w:rsidRDefault="008E2A01" w:rsidP="008E2A01">
      <w:pPr>
        <w:numPr>
          <w:ilvl w:val="0"/>
          <w:numId w:val="6"/>
        </w:numPr>
        <w:rPr>
          <w:lang w:val="en-GB"/>
        </w:rPr>
      </w:pPr>
      <w:proofErr w:type="spellStart"/>
      <w:r w:rsidRPr="008E2A01">
        <w:rPr>
          <w:lang w:val="en-GB"/>
        </w:rPr>
        <w:t>Velsera</w:t>
      </w:r>
      <w:proofErr w:type="spellEnd"/>
      <w:r w:rsidRPr="008E2A01">
        <w:rPr>
          <w:lang w:val="en-GB"/>
        </w:rPr>
        <w:t>, Charlestown, MA, US</w:t>
      </w:r>
    </w:p>
    <w:p w14:paraId="65118933" w14:textId="77777777" w:rsidR="008E2A01" w:rsidRPr="008E2A01" w:rsidRDefault="008E2A01" w:rsidP="008E2A01">
      <w:pPr>
        <w:rPr>
          <w:lang w:val="en-GB"/>
        </w:rPr>
      </w:pPr>
    </w:p>
    <w:p w14:paraId="6CC95127" w14:textId="77777777" w:rsidR="008E2A01" w:rsidRPr="008E2A01" w:rsidRDefault="008E2A01" w:rsidP="008E2A01">
      <w:pPr>
        <w:pStyle w:val="2"/>
        <w:rPr>
          <w:lang w:val="en-GB"/>
        </w:rPr>
      </w:pPr>
      <w:r w:rsidRPr="008E2A01">
        <w:rPr>
          <w:lang w:val="en-GB"/>
        </w:rPr>
        <w:t>UK Biobank</w:t>
      </w:r>
    </w:p>
    <w:p w14:paraId="023B2707" w14:textId="77777777" w:rsidR="008E2A01" w:rsidRPr="008E2A01" w:rsidRDefault="008E2A01" w:rsidP="008E2A01">
      <w:pPr>
        <w:rPr>
          <w:lang w:val="en-GB"/>
        </w:rPr>
      </w:pPr>
    </w:p>
    <w:p w14:paraId="3254F3B6" w14:textId="77777777" w:rsidR="008E2A01" w:rsidRPr="008E2A01" w:rsidRDefault="008E2A01" w:rsidP="008E2A01">
      <w:pPr>
        <w:rPr>
          <w:lang w:val="en-GB"/>
        </w:rPr>
      </w:pPr>
      <w:r w:rsidRPr="008E2A01">
        <w:rPr>
          <w:lang w:val="en-GB"/>
        </w:rPr>
        <w:t>Rory Collins, Mark Effingham, Naomi Allen, Jonathan Sellors, Ben Lacey, Simon Sheard, Mahesh Pancholi, Caroline Clark, Lucy Burkitt-Gray, Samantha Welsh, Daniel Fry, Rachel Watson, Lauren Carson, Alan Young</w:t>
      </w:r>
    </w:p>
    <w:p w14:paraId="0016617E" w14:textId="77777777" w:rsidR="008E2A01" w:rsidRPr="008E2A01" w:rsidRDefault="008E2A01" w:rsidP="008E2A01">
      <w:pPr>
        <w:rPr>
          <w:lang w:val="en-GB"/>
        </w:rPr>
      </w:pPr>
      <w:r w:rsidRPr="008E2A01">
        <w:rPr>
          <w:lang w:val="en-GB"/>
        </w:rPr>
        <w:t xml:space="preserve"> </w:t>
      </w:r>
    </w:p>
    <w:p w14:paraId="75A6D71E" w14:textId="77777777" w:rsidR="008E2A01" w:rsidRPr="008E2A01" w:rsidRDefault="008E2A01" w:rsidP="008E2A01">
      <w:pPr>
        <w:rPr>
          <w:lang w:val="en-GB"/>
        </w:rPr>
      </w:pPr>
      <w:r w:rsidRPr="008E2A01">
        <w:rPr>
          <w:lang w:val="en-GB"/>
        </w:rPr>
        <w:t>Study conceptualization, project coordination and consortium leadership: RC, ME, NA, JS, SS, CC, DF, LC, LBG</w:t>
      </w:r>
    </w:p>
    <w:p w14:paraId="1C978A85" w14:textId="77777777" w:rsidR="008E2A01" w:rsidRPr="008E2A01" w:rsidRDefault="008E2A01" w:rsidP="008E2A01">
      <w:pPr>
        <w:rPr>
          <w:lang w:val="en-GB"/>
        </w:rPr>
      </w:pPr>
      <w:r w:rsidRPr="008E2A01">
        <w:rPr>
          <w:lang w:val="en-GB"/>
        </w:rPr>
        <w:t>Sample preparation: SW, DF, RW</w:t>
      </w:r>
    </w:p>
    <w:p w14:paraId="7CA9D1BA" w14:textId="77777777" w:rsidR="008E2A01" w:rsidRPr="008E2A01" w:rsidRDefault="008E2A01" w:rsidP="008E2A01">
      <w:pPr>
        <w:rPr>
          <w:lang w:val="en-GB"/>
        </w:rPr>
      </w:pPr>
      <w:r w:rsidRPr="008E2A01">
        <w:rPr>
          <w:lang w:val="en-GB"/>
        </w:rPr>
        <w:t>Data processing: CC, LBG, AY, MP</w:t>
      </w:r>
    </w:p>
    <w:p w14:paraId="19DFBC5E" w14:textId="77777777" w:rsidR="008E2A01" w:rsidRPr="008E2A01" w:rsidRDefault="008E2A01" w:rsidP="008E2A01">
      <w:pPr>
        <w:rPr>
          <w:lang w:val="en-GB"/>
        </w:rPr>
      </w:pPr>
      <w:r w:rsidRPr="008E2A01">
        <w:rPr>
          <w:lang w:val="en-GB"/>
        </w:rPr>
        <w:t>Manuscript writing: BL</w:t>
      </w:r>
    </w:p>
    <w:p w14:paraId="7A125068" w14:textId="1A3D9C73" w:rsidR="003E1D96" w:rsidRDefault="003E1D96" w:rsidP="2A6F25D4">
      <w:pPr>
        <w:rPr>
          <w:lang w:val="en-GB"/>
        </w:rPr>
      </w:pPr>
    </w:p>
    <w:p w14:paraId="3CF60AD2" w14:textId="3B5B129A" w:rsidR="003E1D96" w:rsidRDefault="007A2BCB" w:rsidP="007B7C09">
      <w:pPr>
        <w:pStyle w:val="2"/>
      </w:pPr>
      <w:r>
        <w:t>Illumina</w:t>
      </w:r>
    </w:p>
    <w:p w14:paraId="4700F06A" w14:textId="77777777" w:rsidR="007A2BCB" w:rsidRDefault="007A2BCB" w:rsidP="003E1D96"/>
    <w:p w14:paraId="18CED3A8" w14:textId="6BAC2A95" w:rsidR="005E0627" w:rsidRPr="005E0627" w:rsidRDefault="005E0627" w:rsidP="7CFCEA35">
      <w:r w:rsidRPr="2B5CC93D">
        <w:t>Rami Mehio</w:t>
      </w:r>
      <w:r w:rsidR="6AE2BFF7" w:rsidRPr="2B5CC93D">
        <w:rPr>
          <w:vertAlign w:val="superscript"/>
        </w:rPr>
        <w:t>1</w:t>
      </w:r>
      <w:r w:rsidRPr="2B5CC93D">
        <w:t xml:space="preserve">, </w:t>
      </w:r>
      <w:proofErr w:type="spellStart"/>
      <w:r w:rsidR="3F787708" w:rsidRPr="2B5CC93D">
        <w:t>Zhuoyi</w:t>
      </w:r>
      <w:proofErr w:type="spellEnd"/>
      <w:r w:rsidR="3F787708" w:rsidRPr="2B5CC93D">
        <w:t xml:space="preserve"> Huang</w:t>
      </w:r>
      <w:r w:rsidR="06A5872C" w:rsidRPr="2B5CC93D">
        <w:rPr>
          <w:vertAlign w:val="superscript"/>
        </w:rPr>
        <w:t>2</w:t>
      </w:r>
      <w:r w:rsidR="3F787708" w:rsidRPr="2B5CC93D">
        <w:t>, Ole Schulz-Trieglaff</w:t>
      </w:r>
      <w:r w:rsidR="0824DDA4" w:rsidRPr="2B5CC93D">
        <w:rPr>
          <w:vertAlign w:val="superscript"/>
        </w:rPr>
        <w:t>3</w:t>
      </w:r>
    </w:p>
    <w:p w14:paraId="19F56D42" w14:textId="166C1072" w:rsidR="005E0627" w:rsidRPr="005E0627" w:rsidRDefault="005E0627" w:rsidP="7CFCEA35"/>
    <w:p w14:paraId="301513F4" w14:textId="7E7A75EB" w:rsidR="005E0627" w:rsidRPr="005E0627" w:rsidRDefault="3F787708" w:rsidP="7CFCEA35">
      <w:r w:rsidRPr="7CFCEA35">
        <w:t>Affiliations:</w:t>
      </w:r>
    </w:p>
    <w:p w14:paraId="3D378819" w14:textId="19C1B823" w:rsidR="005E0627" w:rsidRPr="005E0627" w:rsidRDefault="2F62A194" w:rsidP="7CFCEA35">
      <w:pPr>
        <w:pStyle w:val="a5"/>
        <w:numPr>
          <w:ilvl w:val="0"/>
          <w:numId w:val="1"/>
        </w:numPr>
      </w:pPr>
      <w:r w:rsidRPr="70EDD16F">
        <w:t>S</w:t>
      </w:r>
      <w:r w:rsidR="005E0627" w:rsidRPr="70EDD16F">
        <w:t xml:space="preserve">oftware Informatics, Illumina Inc, </w:t>
      </w:r>
      <w:r w:rsidR="499ABD1A">
        <w:t>5200 Illumina Way, San Diego, CA 92122, USA.</w:t>
      </w:r>
    </w:p>
    <w:p w14:paraId="50C9E2DF" w14:textId="560AC59D" w:rsidR="0F1F6D36" w:rsidRDefault="0F1F6D36" w:rsidP="7CFCEA35">
      <w:pPr>
        <w:pStyle w:val="a5"/>
        <w:numPr>
          <w:ilvl w:val="0"/>
          <w:numId w:val="1"/>
        </w:numPr>
      </w:pPr>
      <w:r w:rsidRPr="70EDD16F">
        <w:t>Population Genetics, Illumina Inc, </w:t>
      </w:r>
      <w:r>
        <w:t>5200 Illumina Way, San Diego, CA 92122, USA.</w:t>
      </w:r>
    </w:p>
    <w:p w14:paraId="6ECAA90E" w14:textId="471C1EAD" w:rsidR="0F1F6D36" w:rsidRDefault="0F1F6D36" w:rsidP="7CFCEA35">
      <w:pPr>
        <w:pStyle w:val="a5"/>
        <w:numPr>
          <w:ilvl w:val="0"/>
          <w:numId w:val="1"/>
        </w:numPr>
      </w:pPr>
      <w:r w:rsidRPr="7CFCEA35">
        <w:t>Population Genetics, Illumina Inc, 19 Granta Park, Cambridge, CB21 6DF, United Kingdom</w:t>
      </w:r>
    </w:p>
    <w:p w14:paraId="574488BD" w14:textId="22A5602C" w:rsidR="7CFCEA35" w:rsidRDefault="7CFCEA35" w:rsidP="7CFCEA35">
      <w:pPr>
        <w:pStyle w:val="a5"/>
      </w:pPr>
    </w:p>
    <w:p w14:paraId="36B1C54F" w14:textId="2AD77375" w:rsidR="7CFCEA35" w:rsidRDefault="7CFCEA35" w:rsidP="7CFCEA35"/>
    <w:p w14:paraId="66A78FD9" w14:textId="77777777" w:rsidR="00366D9B" w:rsidRPr="003E1D96" w:rsidRDefault="00366D9B" w:rsidP="00366D9B">
      <w:r w:rsidRPr="00083999">
        <w:t>Design and implementation of statistical analyses and data interpretation: ZH, RM, OST Data processing: ZH, RM, OST Figure preparation: ZH Manuscript writing: ZH. All the authors reviewed the manuscript.</w:t>
      </w:r>
    </w:p>
    <w:p w14:paraId="34F4D974" w14:textId="44912093" w:rsidR="7CFCEA35" w:rsidRDefault="7CFCEA35" w:rsidP="7CFCEA35"/>
    <w:p w14:paraId="134517DD" w14:textId="5FB7277C" w:rsidR="003E1D96" w:rsidRPr="003E1D96" w:rsidRDefault="003E1D96" w:rsidP="7CFCEA35"/>
    <w:bookmarkEnd w:id="0"/>
    <w:p w14:paraId="64302936" w14:textId="77777777" w:rsidR="008E2A01" w:rsidRDefault="008E2A01">
      <w:pPr>
        <w:rPr>
          <w:rFonts w:asciiTheme="majorHAnsi" w:eastAsiaTheme="majorEastAsia" w:hAnsiTheme="majorHAnsi" w:cstheme="majorBidi"/>
          <w:color w:val="2F5496" w:themeColor="accent1" w:themeShade="BF"/>
          <w:sz w:val="32"/>
          <w:szCs w:val="32"/>
        </w:rPr>
      </w:pPr>
      <w:r>
        <w:br w:type="page"/>
      </w:r>
    </w:p>
    <w:p w14:paraId="00000002" w14:textId="29FCD97C" w:rsidR="00005BC5" w:rsidRDefault="00F77B76">
      <w:pPr>
        <w:pStyle w:val="1"/>
      </w:pPr>
      <w:r>
        <w:lastRenderedPageBreak/>
        <w:t>Methods</w:t>
      </w:r>
    </w:p>
    <w:p w14:paraId="00000003" w14:textId="12535BD3" w:rsidR="00005BC5" w:rsidRDefault="00221752" w:rsidP="00DB54F2">
      <w:pPr>
        <w:pStyle w:val="2"/>
      </w:pPr>
      <w:r>
        <w:t>Ethics statement</w:t>
      </w:r>
    </w:p>
    <w:p w14:paraId="00000004" w14:textId="305DB7CB" w:rsidR="00005BC5" w:rsidRDefault="00F77B76" w:rsidP="2B5CC93D">
      <w:r w:rsidRPr="2B5CC93D">
        <w:t xml:space="preserve">The UKB phenotype and genotype data were collected following an informed consent obtained from all participants. The </w:t>
      </w:r>
      <w:proofErr w:type="gramStart"/>
      <w:r w:rsidRPr="2B5CC93D">
        <w:t>North West</w:t>
      </w:r>
      <w:proofErr w:type="gramEnd"/>
      <w:r w:rsidRPr="2B5CC93D">
        <w:t xml:space="preserve"> Research Ethics Committee reviewed and approved UKB’s scientific protocol and operational procedures (REC Reference Number: 06/MRE08/65). Data for this study </w:t>
      </w:r>
      <w:r w:rsidR="20FA1D69" w:rsidRPr="2B5CC93D">
        <w:t xml:space="preserve">was </w:t>
      </w:r>
      <w:r w:rsidRPr="2B5CC93D">
        <w:t xml:space="preserve">obtained and research conducted under the UKB applications license numbers 24898 and 68574.  </w:t>
      </w:r>
    </w:p>
    <w:p w14:paraId="43194238" w14:textId="77777777" w:rsidR="00DB54F2" w:rsidRDefault="00DB54F2">
      <w:pPr>
        <w:pStyle w:val="3"/>
      </w:pPr>
    </w:p>
    <w:p w14:paraId="00000005" w14:textId="3E724100" w:rsidR="00005BC5" w:rsidRDefault="00F77B76" w:rsidP="00DB54F2">
      <w:pPr>
        <w:pStyle w:val="2"/>
      </w:pPr>
      <w:r>
        <w:t>Sequenc</w:t>
      </w:r>
      <w:r w:rsidR="0C3ED27A">
        <w:t>ing</w:t>
      </w:r>
      <w:r>
        <w:t xml:space="preserve"> data set</w:t>
      </w:r>
    </w:p>
    <w:p w14:paraId="19697BB0" w14:textId="0A6CDE57" w:rsidR="002F4565" w:rsidRDefault="00A36BBE" w:rsidP="2B5CC93D">
      <w:r w:rsidRPr="2B5CC93D">
        <w:t xml:space="preserve">Sequencing was made possible by a public-private partnership between UK Biobank, UK Research and Innovation, </w:t>
      </w:r>
      <w:proofErr w:type="spellStart"/>
      <w:r w:rsidRPr="2B5CC93D">
        <w:t>Wellcome</w:t>
      </w:r>
      <w:proofErr w:type="spellEnd"/>
      <w:r w:rsidRPr="2B5CC93D">
        <w:t xml:space="preserve"> and four industry partners (Amgen, AstraZeneca, GSK and Johnson &amp; Johnson). </w:t>
      </w:r>
      <w:r w:rsidR="002F4565" w:rsidRPr="2B5CC93D">
        <w:t xml:space="preserve">From the total UK Biobank cohort of 503,310 participants, 807 had withdrawn consent prior to the start of this study and 10,949 had no suitable sample for sequencing. </w:t>
      </w:r>
      <w:r w:rsidR="6ECBACD1" w:rsidRPr="2B5CC93D">
        <w:t xml:space="preserve"> Sequencing was performed in two </w:t>
      </w:r>
      <w:r w:rsidR="01953571" w:rsidRPr="2B5CC93D">
        <w:t>centers (</w:t>
      </w:r>
      <w:proofErr w:type="spellStart"/>
      <w:r w:rsidR="01953571" w:rsidRPr="2B5CC93D">
        <w:t>deCODE</w:t>
      </w:r>
      <w:proofErr w:type="spellEnd"/>
      <w:r w:rsidR="01953571" w:rsidRPr="2B5CC93D">
        <w:t xml:space="preserve"> facility in Reykjavik, Iceland and the </w:t>
      </w:r>
      <w:proofErr w:type="spellStart"/>
      <w:r w:rsidR="01953571" w:rsidRPr="2B5CC93D">
        <w:t>Wellcome</w:t>
      </w:r>
      <w:proofErr w:type="spellEnd"/>
      <w:r w:rsidR="01953571" w:rsidRPr="2B5CC93D">
        <w:t xml:space="preserve"> Sanger Institute (Sanger) in Cambridge, UK)</w:t>
      </w:r>
      <w:r w:rsidR="6865166D" w:rsidRPr="2B5CC93D">
        <w:t xml:space="preserve">. </w:t>
      </w:r>
      <w:r w:rsidR="004C2F4B" w:rsidRPr="2B5CC93D">
        <w:t xml:space="preserve">50,010 samples were sequenced as part of the Vanguard phase of this project. Samples from an additional 441,544 individuals were prepared for sequencing.  </w:t>
      </w:r>
      <w:r w:rsidR="002F4565" w:rsidRPr="2B5CC93D">
        <w:t xml:space="preserve">In total 492,729 samples from 491,554 individuals were sequenced as part of either this study or its Vanguard phase.  The sequence data included 1,175 replicates, where 185 were included as accidental replicates and 990 as technical replicates. </w:t>
      </w:r>
      <w:r w:rsidR="004C2F4B" w:rsidRPr="2B5CC93D">
        <w:t xml:space="preserve">The sequencing of 914 participants failed due to either insufficient or </w:t>
      </w:r>
      <w:r w:rsidR="002F4565" w:rsidRPr="2B5CC93D">
        <w:t>poor-quality</w:t>
      </w:r>
      <w:r w:rsidR="004C2F4B" w:rsidRPr="2B5CC93D">
        <w:t xml:space="preserve"> DNA</w:t>
      </w:r>
      <w:r w:rsidR="002F4565" w:rsidRPr="2B5CC93D">
        <w:t>, for a total of 490,640 successfully sequenced individuals. An additional 91 individuals withdrew consent from the time of start of sequencing until commencement of joint callin</w:t>
      </w:r>
      <w:r w:rsidR="00947413" w:rsidRPr="2B5CC93D">
        <w:t xml:space="preserve">g.  The remaining 490,549 successfully sequenced </w:t>
      </w:r>
      <w:r w:rsidR="003260E1" w:rsidRPr="2B5CC93D">
        <w:t xml:space="preserve">primary </w:t>
      </w:r>
      <w:r w:rsidR="00947413" w:rsidRPr="2B5CC93D">
        <w:t>samples</w:t>
      </w:r>
      <w:r w:rsidR="003260E1" w:rsidRPr="2B5CC93D">
        <w:t xml:space="preserve"> </w:t>
      </w:r>
      <w:r w:rsidR="00947413" w:rsidRPr="2B5CC93D">
        <w:t>20 of the accidental replicates and the 990 technical replicates were used for joint calling with GraphTyper</w:t>
      </w:r>
      <w:sdt>
        <w:sdtPr>
          <w:rPr>
            <w:color w:val="000000" w:themeColor="text1"/>
            <w:vertAlign w:val="superscript"/>
          </w:rPr>
          <w:tag w:val="MENDELEY_CITATION_v3_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"/>
          <w:id w:val="-858810116"/>
          <w:placeholder>
            <w:docPart w:val="DefaultPlaceholder_-1854013440"/>
          </w:placeholder>
        </w:sdtPr>
        <w:sdtContent>
          <w:r w:rsidR="00F12A2F" w:rsidRPr="2B5CC93D">
            <w:rPr>
              <w:color w:val="000000" w:themeColor="text1"/>
              <w:vertAlign w:val="superscript"/>
            </w:rPr>
            <w:t>1</w:t>
          </w:r>
        </w:sdtContent>
      </w:sdt>
      <w:r w:rsidR="003260E1" w:rsidRPr="2B5CC93D">
        <w:t>, for a total of 491,559 samples.</w:t>
      </w:r>
    </w:p>
    <w:p w14:paraId="0DBFAF45" w14:textId="2EAD390D" w:rsidR="003260E1" w:rsidRDefault="003260E1" w:rsidP="004C2F4B">
      <w:r w:rsidRPr="2B5CC93D">
        <w:t>Out of the 490,549 primary samples, 49,934</w:t>
      </w:r>
      <w:r w:rsidR="00DB54F2" w:rsidRPr="2B5CC93D">
        <w:t xml:space="preserve"> samples were sequenced as part of the Vanguard phase</w:t>
      </w:r>
      <w:r w:rsidRPr="2B5CC93D">
        <w:t>, 193,093 and 247,522 s</w:t>
      </w:r>
      <w:r w:rsidR="00DB54F2" w:rsidRPr="2B5CC93D">
        <w:t xml:space="preserve">amples were sequenced </w:t>
      </w:r>
      <w:r w:rsidR="3BDD3FB2" w:rsidRPr="2B5CC93D">
        <w:t xml:space="preserve">by </w:t>
      </w:r>
      <w:r w:rsidR="00DB54F2" w:rsidRPr="2B5CC93D">
        <w:t xml:space="preserve">Sanger and </w:t>
      </w:r>
      <w:proofErr w:type="spellStart"/>
      <w:r w:rsidR="00DB54F2" w:rsidRPr="2B5CC93D">
        <w:t>deCODE</w:t>
      </w:r>
      <w:proofErr w:type="spellEnd"/>
      <w:r w:rsidR="00DB54F2" w:rsidRPr="2B5CC93D">
        <w:t>, respectively.</w:t>
      </w:r>
      <w:r w:rsidRPr="2B5CC93D">
        <w:t xml:space="preserve"> </w:t>
      </w:r>
    </w:p>
    <w:p w14:paraId="2B077C12" w14:textId="77777777" w:rsidR="002D1D76" w:rsidRDefault="002D1D76" w:rsidP="004C2F4B"/>
    <w:p w14:paraId="00000007" w14:textId="1FE4CC64" w:rsidR="00005BC5" w:rsidRDefault="00F77B76" w:rsidP="00DB54F2">
      <w:pPr>
        <w:pStyle w:val="2"/>
      </w:pPr>
      <w:bookmarkStart w:id="1" w:name="_heading=h.m66oqf5659nt" w:colFirst="0" w:colLast="0"/>
      <w:bookmarkEnd w:id="1"/>
      <w:r>
        <w:t>Sequence data processing</w:t>
      </w:r>
    </w:p>
    <w:p w14:paraId="00000008" w14:textId="46C43A1A" w:rsidR="00005BC5" w:rsidRDefault="003C5633">
      <w:r w:rsidRPr="2B5CC93D">
        <w:t>T</w:t>
      </w:r>
      <w:r w:rsidR="00F77B76" w:rsidRPr="2B5CC93D">
        <w:t>hree</w:t>
      </w:r>
      <w:r w:rsidRPr="2B5CC93D">
        <w:t xml:space="preserve"> commensurate</w:t>
      </w:r>
      <w:r w:rsidR="00F77B76" w:rsidRPr="2B5CC93D">
        <w:t xml:space="preserve"> bioinformatics pipelines</w:t>
      </w:r>
      <w:r w:rsidRPr="2B5CC93D">
        <w:t xml:space="preserve"> were developed (</w:t>
      </w:r>
      <w:hyperlink w:anchor="_heading=h.44sinio">
        <w:r w:rsidR="46575E24" w:rsidRPr="2B5CC93D">
          <w:t>Supplementary Note 3: Sequence processing pipeline</w:t>
        </w:r>
      </w:hyperlink>
      <w:r w:rsidR="46575E24" w:rsidRPr="2B5CC93D">
        <w:t>).</w:t>
      </w:r>
      <w:r w:rsidRPr="2B5CC93D">
        <w:t xml:space="preserve">  A</w:t>
      </w:r>
      <w:r w:rsidR="00F77B76" w:rsidRPr="2B5CC93D">
        <w:t xml:space="preserve">ll </w:t>
      </w:r>
      <w:r w:rsidRPr="2B5CC93D">
        <w:t xml:space="preserve">pipelines were </w:t>
      </w:r>
      <w:r w:rsidR="00F77B76" w:rsidRPr="2B5CC93D">
        <w:t>designed to comply with the principles of functional equivalence</w:t>
      </w:r>
      <w:sdt>
        <w:sdtPr>
          <w:rPr>
            <w:color w:val="000000" w:themeColor="text1"/>
            <w:vertAlign w:val="superscript"/>
          </w:rPr>
          <w:tag w:val="MENDELEY_CITATION_v3_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"/>
          <w:id w:val="1110249168"/>
          <w:placeholder>
            <w:docPart w:val="DefaultPlaceholder_-1854013440"/>
          </w:placeholder>
        </w:sdtPr>
        <w:sdtContent>
          <w:r w:rsidR="00F12A2F" w:rsidRPr="2B5CC93D">
            <w:rPr>
              <w:color w:val="000000" w:themeColor="text1"/>
              <w:vertAlign w:val="superscript"/>
            </w:rPr>
            <w:t>2</w:t>
          </w:r>
        </w:sdtContent>
      </w:sdt>
      <w:r w:rsidR="00F77B76" w:rsidRPr="2B5CC93D">
        <w:t xml:space="preserve"> and the Broad Institute Best Practices workflows</w:t>
      </w:r>
      <w:sdt>
        <w:sdtPr>
          <w:rPr>
            <w:color w:val="000000" w:themeColor="text1"/>
            <w:vertAlign w:val="superscript"/>
          </w:rPr>
          <w:tag w:val="MENDELEY_CITATION_v3_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"/>
          <w:id w:val="-1145428782"/>
          <w:placeholder>
            <w:docPart w:val="DefaultPlaceholder_-1854013440"/>
          </w:placeholder>
        </w:sdtPr>
        <w:sdtContent>
          <w:r w:rsidR="00F12A2F" w:rsidRPr="2B5CC93D">
            <w:rPr>
              <w:color w:val="000000" w:themeColor="text1"/>
              <w:vertAlign w:val="superscript"/>
            </w:rPr>
            <w:t>3</w:t>
          </w:r>
        </w:sdtContent>
      </w:sdt>
      <w:r w:rsidR="00F77B76" w:rsidRPr="2B5CC93D">
        <w:t>, which were used on different sets of samples.</w:t>
      </w:r>
    </w:p>
    <w:p w14:paraId="0000000A" w14:textId="6E8359CC" w:rsidR="00005BC5" w:rsidRDefault="00F77B76">
      <w:r w:rsidRPr="2B5CC93D">
        <w:t>The key components of the per sample data product provided by these pipelines were a bwa mem</w:t>
      </w:r>
      <w:sdt>
        <w:sdtPr>
          <w:rPr>
            <w:color w:val="000000" w:themeColor="text1"/>
            <w:vertAlign w:val="superscript"/>
          </w:rPr>
          <w:tag w:val="MENDELEY_CITATION_v3_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"/>
          <w:id w:val="-185827032"/>
          <w:placeholder>
            <w:docPart w:val="DefaultPlaceholder_-1854013440"/>
          </w:placeholder>
        </w:sdtPr>
        <w:sdtContent>
          <w:r w:rsidR="00F12A2F" w:rsidRPr="2B5CC93D">
            <w:rPr>
              <w:color w:val="000000" w:themeColor="text1"/>
              <w:vertAlign w:val="superscript"/>
            </w:rPr>
            <w:t>4</w:t>
          </w:r>
        </w:sdtContent>
      </w:sdt>
      <w:r w:rsidR="003C5633" w:rsidRPr="2B5CC93D">
        <w:t>,</w:t>
      </w:r>
      <w:r w:rsidRPr="2B5CC93D">
        <w:t xml:space="preserve"> GRCh38</w:t>
      </w:r>
      <w:sdt>
        <w:sdtPr>
          <w:rPr>
            <w:color w:val="000000" w:themeColor="text1"/>
            <w:vertAlign w:val="superscript"/>
          </w:rPr>
          <w:tag w:val="MENDELEY_CITATION_v3_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"/>
          <w:id w:val="-1087146350"/>
          <w:placeholder>
            <w:docPart w:val="844677E95B49433B9441A0E30BA6FCF1"/>
          </w:placeholder>
        </w:sdtPr>
        <w:sdtContent>
          <w:r w:rsidR="00F12A2F" w:rsidRPr="2B5CC93D">
            <w:rPr>
              <w:color w:val="000000" w:themeColor="text1"/>
              <w:vertAlign w:val="superscript"/>
            </w:rPr>
            <w:t>5</w:t>
          </w:r>
        </w:sdtContent>
      </w:sdt>
      <w:r w:rsidR="003C5633" w:rsidRPr="2B5CC93D">
        <w:t xml:space="preserve"> </w:t>
      </w:r>
      <w:r w:rsidRPr="2B5CC93D">
        <w:t xml:space="preserve">(with alt contigs plus additional decoy contigs and HLA genes) reference, aligned cram file (containing original instrument </w:t>
      </w:r>
      <w:proofErr w:type="spellStart"/>
      <w:r w:rsidRPr="2B5CC93D">
        <w:t>basecall</w:t>
      </w:r>
      <w:proofErr w:type="spellEnd"/>
      <w:r w:rsidRPr="2B5CC93D">
        <w:t xml:space="preserve"> quality values), a </w:t>
      </w:r>
      <w:proofErr w:type="spellStart"/>
      <w:r w:rsidRPr="2B5CC93D">
        <w:t>crai</w:t>
      </w:r>
      <w:proofErr w:type="spellEnd"/>
      <w:r w:rsidRPr="2B5CC93D">
        <w:t xml:space="preserve"> index file, a GATK </w:t>
      </w:r>
      <w:r w:rsidR="0B7F7B38" w:rsidRPr="2B5CC93D">
        <w:t>g</w:t>
      </w:r>
      <w:r w:rsidR="25510537" w:rsidRPr="2B5CC93D">
        <w:t>VCF</w:t>
      </w:r>
      <w:r w:rsidRPr="2B5CC93D">
        <w:t xml:space="preserve"> file and GATK BQSR quality recalibration table.</w:t>
      </w:r>
      <w:bookmarkStart w:id="2" w:name="_heading=h.30j0zll"/>
      <w:bookmarkEnd w:id="2"/>
    </w:p>
    <w:p w14:paraId="77004D51" w14:textId="77777777" w:rsidR="00A37C0E" w:rsidRDefault="00A37C0E"/>
    <w:p w14:paraId="0000000B" w14:textId="77777777" w:rsidR="00005BC5" w:rsidRDefault="00F77B76" w:rsidP="2B5CC93D">
      <w:pPr>
        <w:pStyle w:val="2"/>
        <w:rPr>
          <w:rFonts w:eastAsia="Calibri"/>
        </w:rPr>
      </w:pPr>
      <w:r w:rsidRPr="2B5CC93D">
        <w:rPr>
          <w:rFonts w:eastAsia="Calibri"/>
        </w:rPr>
        <w:t xml:space="preserve">SNP and indel calling with </w:t>
      </w:r>
      <w:proofErr w:type="spellStart"/>
      <w:r w:rsidRPr="2B5CC93D">
        <w:rPr>
          <w:rFonts w:eastAsia="Calibri"/>
        </w:rPr>
        <w:t>GraphTyper</w:t>
      </w:r>
      <w:proofErr w:type="spellEnd"/>
    </w:p>
    <w:p w14:paraId="0000000C" w14:textId="0BAE5486" w:rsidR="00005BC5" w:rsidRDefault="00F77B76">
      <w:r w:rsidRPr="2B5CC93D">
        <w:t xml:space="preserve">In addition to the 491,559 sequenced samples from the UKB, 7 samples from the Genome </w:t>
      </w:r>
      <w:proofErr w:type="gramStart"/>
      <w:r w:rsidRPr="2B5CC93D">
        <w:t>In</w:t>
      </w:r>
      <w:proofErr w:type="gramEnd"/>
      <w:r w:rsidRPr="2B5CC93D">
        <w:t xml:space="preserve"> </w:t>
      </w:r>
      <w:proofErr w:type="gramStart"/>
      <w:r w:rsidRPr="2B5CC93D">
        <w:t>A</w:t>
      </w:r>
      <w:proofErr w:type="gramEnd"/>
      <w:r w:rsidRPr="2B5CC93D">
        <w:t xml:space="preserve"> Bottle consortium</w:t>
      </w:r>
      <w:sdt>
        <w:sdtPr>
          <w:rPr>
            <w:color w:val="000000" w:themeColor="text1"/>
            <w:vertAlign w:val="superscript"/>
          </w:rPr>
          <w:tag w:val="MENDELEY_CITATION_v3_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"/>
          <w:id w:val="754871646"/>
          <w:placeholder>
            <w:docPart w:val="DefaultPlaceholder_-1854013440"/>
          </w:placeholder>
        </w:sdtPr>
        <w:sdtContent>
          <w:r w:rsidR="00F12A2F" w:rsidRPr="2B5CC93D">
            <w:rPr>
              <w:color w:val="000000" w:themeColor="text1"/>
              <w:vertAlign w:val="superscript"/>
            </w:rPr>
            <w:t>6</w:t>
          </w:r>
        </w:sdtContent>
      </w:sdt>
      <w:r w:rsidRPr="2B5CC93D">
        <w:t xml:space="preserve"> were included as quality controls.</w:t>
      </w:r>
      <w:r w:rsidR="7FD59113" w:rsidRPr="2B5CC93D">
        <w:t xml:space="preserve"> Metrics of call set accuracy are shown in Table</w:t>
      </w:r>
      <w:r w:rsidR="550FCA6C" w:rsidRPr="2B5CC93D">
        <w:t>s</w:t>
      </w:r>
      <w:r w:rsidR="7FD59113" w:rsidRPr="2B5CC93D">
        <w:t xml:space="preserve"> </w:t>
      </w:r>
      <w:r w:rsidR="00302E8B" w:rsidRPr="2B5CC93D">
        <w:t>S</w:t>
      </w:r>
      <w:r w:rsidR="003312D5">
        <w:t>20</w:t>
      </w:r>
      <w:r w:rsidR="00302E8B" w:rsidRPr="2B5CC93D">
        <w:t xml:space="preserve"> </w:t>
      </w:r>
      <w:r w:rsidR="6285FD9C" w:rsidRPr="2B5CC93D">
        <w:t xml:space="preserve">and </w:t>
      </w:r>
      <w:r w:rsidR="00302E8B" w:rsidRPr="2B5CC93D">
        <w:t>S</w:t>
      </w:r>
      <w:r w:rsidR="2F080AA1" w:rsidRPr="2B5CC93D">
        <w:t>2</w:t>
      </w:r>
      <w:r w:rsidR="003312D5">
        <w:t>1</w:t>
      </w:r>
      <w:r w:rsidR="7FD59113" w:rsidRPr="2B5CC93D">
        <w:t>.</w:t>
      </w:r>
    </w:p>
    <w:p w14:paraId="0000000D" w14:textId="024BD0B7" w:rsidR="00005BC5" w:rsidRDefault="00F77B76">
      <w:r w:rsidRPr="2B5CC93D">
        <w:t>Prior to running GraphTyper</w:t>
      </w:r>
      <w:sdt>
        <w:sdtPr>
          <w:rPr>
            <w:color w:val="000000" w:themeColor="text1"/>
            <w:vertAlign w:val="superscript"/>
          </w:rPr>
          <w:tag w:val="MENDELEY_CITATION_v3_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"/>
          <w:id w:val="142701796"/>
          <w:placeholder>
            <w:docPart w:val="DefaultPlaceholder_-1854013440"/>
          </w:placeholder>
        </w:sdtPr>
        <w:sdtContent>
          <w:r w:rsidR="00F12A2F" w:rsidRPr="2B5CC93D">
            <w:rPr>
              <w:color w:val="000000" w:themeColor="text1"/>
              <w:vertAlign w:val="superscript"/>
            </w:rPr>
            <w:t>1</w:t>
          </w:r>
        </w:sdtContent>
      </w:sdt>
      <w:r w:rsidRPr="2B5CC93D">
        <w:t xml:space="preserve"> we preprocessed all input CRAI indices by extracting a large single file containing all CRAI index entries with </w:t>
      </w:r>
      <w:proofErr w:type="spellStart"/>
      <w:r w:rsidRPr="2B5CC93D">
        <w:t>sample</w:t>
      </w:r>
      <w:r w:rsidR="00E640D6" w:rsidRPr="2B5CC93D">
        <w:t>_</w:t>
      </w:r>
      <w:r w:rsidRPr="2B5CC93D">
        <w:t>id</w:t>
      </w:r>
      <w:proofErr w:type="spellEnd"/>
      <w:r w:rsidRPr="2B5CC93D">
        <w:t xml:space="preserve"> for a 20kb window (with 1 kb padding at each side of the region) for all samples. For each region, we then created a </w:t>
      </w:r>
      <w:r w:rsidRPr="2B5CC93D">
        <w:lastRenderedPageBreak/>
        <w:t>chopped CRAI for each sample by processing the large file for the corresponding region, substantially reducing the amount of CRAI index entries read.</w:t>
      </w:r>
    </w:p>
    <w:p w14:paraId="0000000E" w14:textId="3223EE91" w:rsidR="00005BC5" w:rsidRDefault="00F77B76">
      <w:r>
        <w:t>Further, we created a sequence cache of the reference FASTA file using the `seq_cache_populate.pl` script distributed with samtools</w:t>
      </w:r>
      <w:sdt>
        <w:sdtPr>
          <w:rPr>
            <w:color w:val="000000" w:themeColor="text1"/>
            <w:vertAlign w:val="superscript"/>
          </w:rPr>
          <w:tag w:val="MENDELEY_CITATION_v3_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"/>
          <w:id w:val="1804964487"/>
          <w:placeholder>
            <w:docPart w:val="DefaultPlaceholder_-1854013440"/>
          </w:placeholder>
        </w:sdtPr>
        <w:sdtContent>
          <w:r w:rsidR="00AE4CA7" w:rsidRPr="0952260A">
            <w:rPr>
              <w:color w:val="000000" w:themeColor="text1"/>
              <w:vertAlign w:val="superscript"/>
            </w:rPr>
            <w:t>7</w:t>
          </w:r>
        </w:sdtContent>
      </w:sdt>
      <w:r>
        <w:t xml:space="preserve"> 1.9. In each region we copied the corresponding sequence cache to the local disk and used it for reading the CRAM files by setting the `REF_CACHE` environment variable.</w:t>
      </w:r>
    </w:p>
    <w:p w14:paraId="0000000F" w14:textId="452EAF35" w:rsidR="00005BC5" w:rsidRDefault="00F77B76">
      <w:r>
        <w:t>We ran GraphTyper</w:t>
      </w:r>
      <w:sdt>
        <w:sdtPr>
          <w:rPr>
            <w:color w:val="000000"/>
            <w:vertAlign w:val="superscript"/>
          </w:rPr>
          <w:tag w:val="MENDELEY_CITATION_v3_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"/>
          <w:id w:val="-2017835181"/>
          <w:placeholder>
            <w:docPart w:val="DefaultPlaceholder_-1854013440"/>
          </w:placeholder>
        </w:sdtPr>
        <w:sdtContent>
          <w:r w:rsidR="00F12A2F" w:rsidRPr="00F12A2F">
            <w:rPr>
              <w:color w:val="000000"/>
              <w:vertAlign w:val="superscript"/>
            </w:rPr>
            <w:t>1</w:t>
          </w:r>
        </w:sdtContent>
      </w:sdt>
      <w:r>
        <w:t xml:space="preserve"> (v2.7.5) using the `genotype` subcommand. The full command we ran was in the format:</w:t>
      </w:r>
    </w:p>
    <w:p w14:paraId="00000010" w14:textId="77777777" w:rsidR="00005BC5" w:rsidRDefault="00F77B76" w:rsidP="2B5CC93D">
      <w:pPr>
        <w:rPr>
          <w:rFonts w:ascii="Courier New" w:eastAsia="Courier New" w:hAnsi="Courier New" w:cs="Courier New"/>
          <w:sz w:val="20"/>
          <w:szCs w:val="20"/>
        </w:rPr>
      </w:pPr>
      <w:proofErr w:type="spellStart"/>
      <w:r w:rsidRPr="2B5CC93D">
        <w:rPr>
          <w:rFonts w:ascii="Courier New" w:eastAsia="Courier New" w:hAnsi="Courier New" w:cs="Courier New"/>
          <w:sz w:val="20"/>
          <w:szCs w:val="20"/>
        </w:rPr>
        <w:t>graphtyper</w:t>
      </w:r>
      <w:proofErr w:type="spellEnd"/>
      <w:r w:rsidRPr="2B5CC93D">
        <w:rPr>
          <w:rFonts w:ascii="Courier New" w:eastAsia="Courier New" w:hAnsi="Courier New" w:cs="Courier New"/>
          <w:sz w:val="20"/>
          <w:szCs w:val="20"/>
        </w:rPr>
        <w:t xml:space="preserve"> genotype ${UKBIO_REFERENCE}</w:t>
      </w:r>
      <w:r>
        <w:br/>
      </w:r>
      <w:r w:rsidRPr="2B5CC93D">
        <w:rPr>
          <w:rFonts w:ascii="Courier New" w:eastAsia="Courier New" w:hAnsi="Courier New" w:cs="Courier New"/>
          <w:sz w:val="20"/>
          <w:szCs w:val="20"/>
        </w:rPr>
        <w:t xml:space="preserve"> --</w:t>
      </w:r>
      <w:proofErr w:type="spellStart"/>
      <w:r w:rsidRPr="2B5CC93D">
        <w:rPr>
          <w:rFonts w:ascii="Courier New" w:eastAsia="Courier New" w:hAnsi="Courier New" w:cs="Courier New"/>
          <w:sz w:val="20"/>
          <w:szCs w:val="20"/>
        </w:rPr>
        <w:t>sams</w:t>
      </w:r>
      <w:proofErr w:type="spellEnd"/>
      <w:r w:rsidRPr="2B5CC93D">
        <w:rPr>
          <w:rFonts w:ascii="Courier New" w:eastAsia="Courier New" w:hAnsi="Courier New" w:cs="Courier New"/>
          <w:sz w:val="20"/>
          <w:szCs w:val="20"/>
        </w:rPr>
        <w:t>=${SAMS}</w:t>
      </w:r>
      <w:r>
        <w:br/>
      </w:r>
      <w:r w:rsidRPr="2B5CC93D">
        <w:rPr>
          <w:rFonts w:ascii="Courier New" w:eastAsia="Courier New" w:hAnsi="Courier New" w:cs="Courier New"/>
          <w:sz w:val="20"/>
          <w:szCs w:val="20"/>
        </w:rPr>
        <w:t xml:space="preserve"> --</w:t>
      </w:r>
      <w:proofErr w:type="spellStart"/>
      <w:r w:rsidRPr="2B5CC93D">
        <w:rPr>
          <w:rFonts w:ascii="Courier New" w:eastAsia="Courier New" w:hAnsi="Courier New" w:cs="Courier New"/>
          <w:sz w:val="20"/>
          <w:szCs w:val="20"/>
        </w:rPr>
        <w:t>sams_index</w:t>
      </w:r>
      <w:proofErr w:type="spellEnd"/>
      <w:r w:rsidRPr="2B5CC93D">
        <w:rPr>
          <w:rFonts w:ascii="Courier New" w:eastAsia="Courier New" w:hAnsi="Courier New" w:cs="Courier New"/>
          <w:sz w:val="20"/>
          <w:szCs w:val="20"/>
        </w:rPr>
        <w:t>=${CRAI_TMP}/crai_filelist.txt</w:t>
      </w:r>
      <w:r>
        <w:br/>
      </w:r>
      <w:r w:rsidRPr="2B5CC93D">
        <w:rPr>
          <w:rFonts w:ascii="Courier New" w:eastAsia="Courier New" w:hAnsi="Courier New" w:cs="Courier New"/>
          <w:sz w:val="20"/>
          <w:szCs w:val="20"/>
        </w:rPr>
        <w:t xml:space="preserve"> --</w:t>
      </w:r>
      <w:proofErr w:type="spellStart"/>
      <w:r w:rsidRPr="2B5CC93D">
        <w:rPr>
          <w:rFonts w:ascii="Courier New" w:eastAsia="Courier New" w:hAnsi="Courier New" w:cs="Courier New"/>
          <w:sz w:val="20"/>
          <w:szCs w:val="20"/>
        </w:rPr>
        <w:t>avg_cov_by_readlen</w:t>
      </w:r>
      <w:proofErr w:type="spellEnd"/>
      <w:r w:rsidRPr="2B5CC93D">
        <w:rPr>
          <w:rFonts w:ascii="Courier New" w:eastAsia="Courier New" w:hAnsi="Courier New" w:cs="Courier New"/>
          <w:sz w:val="20"/>
          <w:szCs w:val="20"/>
        </w:rPr>
        <w:t>=${COVERAGES}</w:t>
      </w:r>
      <w:r>
        <w:br/>
      </w:r>
      <w:r w:rsidRPr="2B5CC93D">
        <w:rPr>
          <w:rFonts w:ascii="Courier New" w:eastAsia="Courier New" w:hAnsi="Courier New" w:cs="Courier New"/>
          <w:sz w:val="20"/>
          <w:szCs w:val="20"/>
        </w:rPr>
        <w:t xml:space="preserve"> --region=${REGION}</w:t>
      </w:r>
      <w:r>
        <w:br/>
      </w:r>
      <w:r w:rsidRPr="2B5CC93D">
        <w:rPr>
          <w:rFonts w:ascii="Courier New" w:eastAsia="Courier New" w:hAnsi="Courier New" w:cs="Courier New"/>
          <w:sz w:val="20"/>
          <w:szCs w:val="20"/>
        </w:rPr>
        <w:t xml:space="preserve"> --threads=${THREADS}</w:t>
      </w:r>
      <w:r>
        <w:br/>
      </w:r>
      <w:r w:rsidRPr="2B5CC93D">
        <w:rPr>
          <w:rFonts w:ascii="Courier New" w:eastAsia="Courier New" w:hAnsi="Courier New" w:cs="Courier New"/>
          <w:sz w:val="20"/>
          <w:szCs w:val="20"/>
        </w:rPr>
        <w:t xml:space="preserve"> --verbose </w:t>
      </w:r>
      <w:r>
        <w:br/>
      </w:r>
      <w:r w:rsidRPr="2B5CC93D">
        <w:rPr>
          <w:rFonts w:ascii="Courier New" w:eastAsia="Courier New" w:hAnsi="Courier New" w:cs="Courier New"/>
          <w:sz w:val="20"/>
          <w:szCs w:val="20"/>
        </w:rPr>
        <w:t xml:space="preserve"> </w:t>
      </w:r>
    </w:p>
    <w:p w14:paraId="00000011" w14:textId="77777777" w:rsidR="00005BC5" w:rsidRDefault="00F77B76">
      <w:bookmarkStart w:id="3" w:name="_heading=h.1fob9te" w:colFirst="0" w:colLast="0"/>
      <w:bookmarkEnd w:id="3"/>
      <w:r>
        <w:t xml:space="preserve">Where </w:t>
      </w:r>
      <w:r>
        <w:rPr>
          <w:rFonts w:ascii="Courier New" w:eastAsia="Courier New" w:hAnsi="Courier New" w:cs="Courier New"/>
          <w:sz w:val="20"/>
          <w:szCs w:val="20"/>
        </w:rPr>
        <w:t>UKBIO_REFERENCE</w:t>
      </w:r>
      <w:r>
        <w:t xml:space="preserve"> is the </w:t>
      </w:r>
      <w:r>
        <w:rPr>
          <w:rFonts w:ascii="Courier New" w:eastAsia="Courier New" w:hAnsi="Courier New" w:cs="Courier New"/>
          <w:sz w:val="20"/>
          <w:szCs w:val="20"/>
        </w:rPr>
        <w:t>GRCh38_full_analysis_set_plus_decoy_hla</w:t>
      </w:r>
      <w:r>
        <w:t xml:space="preserve"> FASTA sequence file, </w:t>
      </w:r>
      <w:r>
        <w:rPr>
          <w:rFonts w:ascii="Courier New" w:eastAsia="Courier New" w:hAnsi="Courier New" w:cs="Courier New"/>
          <w:sz w:val="20"/>
          <w:szCs w:val="20"/>
        </w:rPr>
        <w:t>SAMS</w:t>
      </w:r>
      <w:r>
        <w:t xml:space="preserve"> is a list of all input BAM/CRAM files, </w:t>
      </w:r>
      <w:r>
        <w:rPr>
          <w:rFonts w:ascii="Courier New" w:eastAsia="Courier New" w:hAnsi="Courier New" w:cs="Courier New"/>
          <w:sz w:val="20"/>
          <w:szCs w:val="20"/>
        </w:rPr>
        <w:t>CRAI_TMP</w:t>
      </w:r>
      <w:r>
        <w:t xml:space="preserve"> is a path to the chopped CRAI files on the local disk, </w:t>
      </w:r>
      <w:r>
        <w:rPr>
          <w:rFonts w:ascii="Courier New" w:eastAsia="Courier New" w:hAnsi="Courier New" w:cs="Courier New"/>
          <w:sz w:val="20"/>
          <w:szCs w:val="20"/>
        </w:rPr>
        <w:t>COVERAGES</w:t>
      </w:r>
      <w:r>
        <w:t xml:space="preserve"> is the coverage divided by the read length for each input file, </w:t>
      </w:r>
      <w:r>
        <w:rPr>
          <w:rFonts w:ascii="Courier New" w:eastAsia="Courier New" w:hAnsi="Courier New" w:cs="Courier New"/>
          <w:sz w:val="20"/>
          <w:szCs w:val="20"/>
        </w:rPr>
        <w:t>REGION</w:t>
      </w:r>
      <w:r>
        <w:t xml:space="preserve"> is the genotyping region and </w:t>
      </w:r>
      <w:r>
        <w:rPr>
          <w:rFonts w:ascii="Courier New" w:eastAsia="Courier New" w:hAnsi="Courier New" w:cs="Courier New"/>
          <w:sz w:val="20"/>
          <w:szCs w:val="20"/>
        </w:rPr>
        <w:t>THREADS</w:t>
      </w:r>
      <w:r>
        <w:t xml:space="preserve"> is the number of threads to use. </w:t>
      </w:r>
    </w:p>
    <w:p w14:paraId="00000012" w14:textId="77777777" w:rsidR="00005BC5" w:rsidRDefault="00005BC5">
      <w:pPr>
        <w:widowControl w:val="0"/>
        <w:ind w:left="640" w:hanging="640"/>
      </w:pPr>
    </w:p>
    <w:p w14:paraId="00000013" w14:textId="77777777" w:rsidR="00005BC5" w:rsidRDefault="00F77B76">
      <w:pPr>
        <w:keepNext/>
        <w:keepLines/>
        <w:spacing w:before="40"/>
        <w:rPr>
          <w:color w:val="1F3863"/>
        </w:rPr>
      </w:pPr>
      <w:r>
        <w:rPr>
          <w:color w:val="1F3863"/>
        </w:rPr>
        <w:t>Running time</w:t>
      </w:r>
    </w:p>
    <w:p w14:paraId="00000014" w14:textId="77777777" w:rsidR="00005BC5" w:rsidRDefault="00005BC5">
      <w:pPr>
        <w:widowControl w:val="0"/>
        <w:ind w:left="640" w:hanging="640"/>
      </w:pPr>
    </w:p>
    <w:p w14:paraId="72F2052D" w14:textId="0FEF6C26" w:rsidR="00EF5941" w:rsidRDefault="00EF5941">
      <w:pPr>
        <w:widowControl w:val="0"/>
      </w:pPr>
      <w:bookmarkStart w:id="4" w:name="_heading=h.3znysh7"/>
      <w:bookmarkEnd w:id="4"/>
      <w:r w:rsidRPr="2B5CC93D">
        <w:t xml:space="preserve">All jobs were run using 12 cores with 66GB of reserved RAM. Approximately 2% of jobs had to be rerun using either 48 cores or 132GB of reserved RAM. A few jobs required up to 48 cores and 350GB of RAM. Total reserved CPU time on cluster, including reruns, was 37.4M CPU hours and total effective compute time was 31.0M CPU hours. The difference in these numbers is explained by the fact that not all cores reserved for the program could be </w:t>
      </w:r>
      <w:proofErr w:type="gramStart"/>
      <w:r w:rsidRPr="2B5CC93D">
        <w:t>utilized simultaneously at all times</w:t>
      </w:r>
      <w:proofErr w:type="gramEnd"/>
      <w:r w:rsidRPr="2B5CC93D">
        <w:t>.</w:t>
      </w:r>
    </w:p>
    <w:p w14:paraId="00000016" w14:textId="77777777" w:rsidR="00005BC5" w:rsidRDefault="00005BC5">
      <w:pPr>
        <w:widowControl w:val="0"/>
      </w:pPr>
    </w:p>
    <w:p w14:paraId="00000017" w14:textId="0B7C5DD0" w:rsidR="00005BC5" w:rsidRDefault="00F77B76" w:rsidP="2B5CC93D">
      <w:pPr>
        <w:pStyle w:val="2"/>
      </w:pPr>
      <w:r w:rsidRPr="2B5CC93D">
        <w:t xml:space="preserve">SV calling with </w:t>
      </w:r>
      <w:r w:rsidR="71A19344" w:rsidRPr="2B5CC93D">
        <w:t>Dragen SV caller</w:t>
      </w:r>
      <w:r w:rsidRPr="2B5CC93D">
        <w:t xml:space="preserve"> and </w:t>
      </w:r>
      <w:proofErr w:type="spellStart"/>
      <w:r w:rsidRPr="2B5CC93D">
        <w:t>GraphTyper</w:t>
      </w:r>
      <w:proofErr w:type="spellEnd"/>
    </w:p>
    <w:p w14:paraId="00000018" w14:textId="77777777" w:rsidR="00005BC5" w:rsidRDefault="00005BC5"/>
    <w:p w14:paraId="00000019" w14:textId="4D78E2DB" w:rsidR="00005BC5" w:rsidRDefault="00F77B76" w:rsidP="2B5CC93D">
      <w:pPr>
        <w:rPr>
          <w:vertAlign w:val="superscript"/>
        </w:rPr>
      </w:pPr>
      <w:r w:rsidRPr="2B5CC93D">
        <w:t xml:space="preserve">We ran a structural variant (SV) genotyping pipeline </w:t>
      </w:r>
      <w:proofErr w:type="gramStart"/>
      <w:r w:rsidRPr="2B5CC93D">
        <w:t>similar to</w:t>
      </w:r>
      <w:proofErr w:type="gramEnd"/>
      <w:r w:rsidRPr="2B5CC93D">
        <w:t xml:space="preserve"> the one we had previously applied to 49,962 Icelanders</w:t>
      </w:r>
      <w:sdt>
        <w:sdtPr>
          <w:rPr>
            <w:color w:val="000000" w:themeColor="text1"/>
            <w:vertAlign w:val="superscript"/>
          </w:rPr>
          <w:tag w:val="MENDELEY_CITATION_v3_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"/>
          <w:id w:val="-830217422"/>
          <w:placeholder>
            <w:docPart w:val="DefaultPlaceholder_-1854013440"/>
          </w:placeholder>
        </w:sdtPr>
        <w:sdtContent>
          <w:r w:rsidR="00AE4CA7" w:rsidRPr="2B5CC93D">
            <w:rPr>
              <w:color w:val="000000" w:themeColor="text1"/>
              <w:vertAlign w:val="superscript"/>
            </w:rPr>
            <w:t>8</w:t>
          </w:r>
        </w:sdtContent>
      </w:sdt>
      <w:r w:rsidR="51D0C8C1" w:rsidRPr="2B5CC93D">
        <w:t xml:space="preserve"> </w:t>
      </w:r>
      <w:r w:rsidR="6B306236" w:rsidRPr="2B5CC93D">
        <w:t>and in for the first release of the WGS dataset</w:t>
      </w:r>
      <w:sdt>
        <w:sdtPr>
          <w:rPr>
            <w:color w:val="000000" w:themeColor="text1"/>
            <w:vertAlign w:val="superscript"/>
          </w:rPr>
          <w:tag w:val="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"/>
          <w:id w:val="1495296682"/>
          <w:placeholder>
            <w:docPart w:val="DefaultPlaceholder_-1854013440"/>
          </w:placeholder>
        </w:sdtPr>
        <w:sdtContent>
          <w:r w:rsidR="00AE4CA7" w:rsidRPr="2B5CC93D">
            <w:rPr>
              <w:color w:val="000000" w:themeColor="text1"/>
              <w:vertAlign w:val="superscript"/>
            </w:rPr>
            <w:t>9</w:t>
          </w:r>
        </w:sdtContent>
      </w:sdt>
      <w:r w:rsidR="6B306236" w:rsidRPr="2B5CC93D">
        <w:t>, with the mod</w:t>
      </w:r>
      <w:r w:rsidR="417441E8" w:rsidRPr="2B5CC93D">
        <w:t>i</w:t>
      </w:r>
      <w:r w:rsidR="6B306236" w:rsidRPr="2B5CC93D">
        <w:t>fication that the DRAGEN SV caller was run instead of Manta.</w:t>
      </w:r>
      <w:r w:rsidRPr="2B5CC93D">
        <w:t xml:space="preserve"> In summary, we ran </w:t>
      </w:r>
      <w:r w:rsidR="1D2E58B9" w:rsidRPr="2B5CC93D">
        <w:t>the SV caller within</w:t>
      </w:r>
      <w:r w:rsidR="51D0C8C1" w:rsidRPr="2B5CC93D">
        <w:t xml:space="preserve"> </w:t>
      </w:r>
      <w:r w:rsidRPr="2B5CC93D">
        <w:t>DRAGEN v</w:t>
      </w:r>
      <w:r w:rsidR="002829F6" w:rsidRPr="2B5CC93D">
        <w:t>3.</w:t>
      </w:r>
      <w:r w:rsidR="46D9A466" w:rsidRPr="2B5CC93D">
        <w:t>7.</w:t>
      </w:r>
      <w:r w:rsidR="002829F6" w:rsidRPr="2B5CC93D">
        <w:t>8</w:t>
      </w:r>
      <w:r w:rsidRPr="2B5CC93D">
        <w:t xml:space="preserve"> to discover SVs on all 490,241 individuals in the genotyping set. We used svimmer</w:t>
      </w:r>
      <w:sdt>
        <w:sdtPr>
          <w:rPr>
            <w:color w:val="000000" w:themeColor="text1"/>
            <w:vertAlign w:val="superscript"/>
          </w:rPr>
          <w:tag w:val="MENDELEY_CITATION_v3_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"/>
          <w:id w:val="1284998606"/>
          <w:placeholder>
            <w:docPart w:val="DefaultPlaceholder_-1854013440"/>
          </w:placeholder>
        </w:sdtPr>
        <w:sdtContent>
          <w:r w:rsidR="00AE4CA7" w:rsidRPr="2B5CC93D">
            <w:rPr>
              <w:color w:val="000000" w:themeColor="text1"/>
              <w:vertAlign w:val="superscript"/>
            </w:rPr>
            <w:t>8</w:t>
          </w:r>
        </w:sdtContent>
      </w:sdt>
      <w:r w:rsidRPr="2B5CC93D">
        <w:t xml:space="preserve"> to merge these different SV datasets and we called the resulting SVs using GraphTyper</w:t>
      </w:r>
      <w:sdt>
        <w:sdtPr>
          <w:rPr>
            <w:color w:val="000000" w:themeColor="text1"/>
            <w:vertAlign w:val="superscript"/>
          </w:rPr>
          <w:tag w:val="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"/>
          <w:id w:val="-1336381005"/>
          <w:placeholder>
            <w:docPart w:val="DefaultPlaceholder_-1854013440"/>
          </w:placeholder>
        </w:sdtPr>
        <w:sdtContent>
          <w:r w:rsidR="00AE4CA7" w:rsidRPr="2B5CC93D">
            <w:rPr>
              <w:color w:val="000000" w:themeColor="text1"/>
              <w:vertAlign w:val="superscript"/>
            </w:rPr>
            <w:t>1,8</w:t>
          </w:r>
        </w:sdtContent>
      </w:sdt>
      <w:r w:rsidRPr="2B5CC93D">
        <w:t xml:space="preserve"> version 2.7.5. </w:t>
      </w:r>
    </w:p>
    <w:p w14:paraId="648592AB" w14:textId="4FEA2673" w:rsidR="003F0B22" w:rsidRDefault="00F77B76">
      <w:r w:rsidRPr="2B5CC93D">
        <w:t>A total of 2,758,898 variants were called</w:t>
      </w:r>
      <w:r w:rsidR="003F0B22" w:rsidRPr="2B5CC93D">
        <w:t xml:space="preserve"> of which variants were </w:t>
      </w:r>
      <w:r w:rsidR="003F0B22" w:rsidRPr="2B5CC93D">
        <w:rPr>
          <w:rFonts w:asciiTheme="minorHAnsi" w:eastAsiaTheme="minorEastAsia" w:hAnsiTheme="minorHAnsi" w:cstheme="minorBidi"/>
          <w:lang w:eastAsia="en-US"/>
        </w:rPr>
        <w:t>1,</w:t>
      </w:r>
      <w:r w:rsidR="0577593A" w:rsidRPr="2B5CC93D">
        <w:rPr>
          <w:rFonts w:asciiTheme="minorHAnsi" w:eastAsiaTheme="minorEastAsia" w:hAnsiTheme="minorHAnsi" w:cstheme="minorBidi"/>
          <w:lang w:eastAsia="en-US"/>
        </w:rPr>
        <w:t>92</w:t>
      </w:r>
      <w:r w:rsidR="6826F7DE" w:rsidRPr="2B5CC93D">
        <w:rPr>
          <w:rFonts w:asciiTheme="minorHAnsi" w:eastAsiaTheme="minorEastAsia" w:hAnsiTheme="minorHAnsi" w:cstheme="minorBidi"/>
          <w:lang w:eastAsia="en-US"/>
        </w:rPr>
        <w:t>6</w:t>
      </w:r>
      <w:r w:rsidR="003F0B22" w:rsidRPr="2B5CC93D">
        <w:rPr>
          <w:rFonts w:asciiTheme="minorHAnsi" w:eastAsiaTheme="minorEastAsia" w:hAnsiTheme="minorHAnsi" w:cstheme="minorBidi"/>
          <w:lang w:eastAsia="en-US"/>
        </w:rPr>
        <w:t xml:space="preserve">,132 </w:t>
      </w:r>
      <w:r w:rsidR="003F0B22" w:rsidRPr="2B5CC93D">
        <w:t>anno</w:t>
      </w:r>
      <w:r w:rsidR="00E640D6" w:rsidRPr="2B5CC93D">
        <w:t>ta</w:t>
      </w:r>
      <w:r w:rsidR="003F0B22" w:rsidRPr="2B5CC93D">
        <w:t xml:space="preserve">ted as </w:t>
      </w:r>
      <w:r w:rsidR="00E640D6" w:rsidRPr="2B5CC93D">
        <w:t>PASS</w:t>
      </w:r>
      <w:r w:rsidR="003F0B22" w:rsidRPr="2B5CC93D">
        <w:t xml:space="preserve">. For each variant 4 different models for genotyping were run, a variant was considered reliable if one of them annotated the variants as PASS. When multiple models </w:t>
      </w:r>
      <w:proofErr w:type="spellStart"/>
      <w:r w:rsidR="003F0B22" w:rsidRPr="2B5CC93D">
        <w:t>PASSed</w:t>
      </w:r>
      <w:proofErr w:type="spellEnd"/>
      <w:r w:rsidR="003F0B22" w:rsidRPr="2B5CC93D">
        <w:t xml:space="preserve">, we selected the model with the lowest duplicate error rate among them. </w:t>
      </w:r>
      <w:r w:rsidRPr="2B5CC93D">
        <w:t>Variant counts are presented for variants anno</w:t>
      </w:r>
      <w:r w:rsidR="00E640D6" w:rsidRPr="2B5CC93D">
        <w:t>ta</w:t>
      </w:r>
      <w:r w:rsidRPr="2B5CC93D">
        <w:t xml:space="preserve">ted by </w:t>
      </w:r>
      <w:proofErr w:type="spellStart"/>
      <w:r w:rsidRPr="2B5CC93D">
        <w:t>GraphTyper</w:t>
      </w:r>
      <w:proofErr w:type="spellEnd"/>
      <w:r w:rsidRPr="2B5CC93D">
        <w:t xml:space="preserve"> as </w:t>
      </w:r>
      <w:r w:rsidR="00E640D6" w:rsidRPr="2B5CC93D">
        <w:t>PASS</w:t>
      </w:r>
      <w:r w:rsidRPr="2B5CC93D">
        <w:t>, unless otherwise noted.</w:t>
      </w:r>
    </w:p>
    <w:p w14:paraId="0044C5EE" w14:textId="77777777" w:rsidR="003F0B22" w:rsidRDefault="003F0B22"/>
    <w:p w14:paraId="16C7B374" w14:textId="37A898A8" w:rsidR="00563261" w:rsidRPr="00545FE6" w:rsidRDefault="00563261" w:rsidP="00563261">
      <w:pPr>
        <w:pStyle w:val="2"/>
        <w:spacing w:after="240" w:line="276" w:lineRule="auto"/>
      </w:pPr>
      <w:bookmarkStart w:id="5" w:name="_Toc148713130"/>
      <w:r>
        <w:t xml:space="preserve">Sequence data processing </w:t>
      </w:r>
      <w:r w:rsidR="00D870CD">
        <w:t>and</w:t>
      </w:r>
      <w:r w:rsidR="00C81271">
        <w:t xml:space="preserve"> single sample</w:t>
      </w:r>
      <w:r w:rsidR="00D870CD">
        <w:t xml:space="preserve"> variant calling </w:t>
      </w:r>
      <w:r>
        <w:t>with DRAGEN</w:t>
      </w:r>
      <w:bookmarkEnd w:id="5"/>
    </w:p>
    <w:p w14:paraId="303E4119" w14:textId="4A5ABE93" w:rsidR="00BF3C36" w:rsidRDefault="00563261" w:rsidP="00BF3C36">
      <w:pPr>
        <w:spacing w:after="240" w:line="276" w:lineRule="auto"/>
        <w:jc w:val="both"/>
        <w:rPr>
          <w:rFonts w:cstheme="minorBidi"/>
        </w:rPr>
      </w:pPr>
      <w:r w:rsidRPr="00F87B18">
        <w:t>UK Biobank whole genome sequencing data were processed at AstraZeneca as previously described</w:t>
      </w:r>
      <w:sdt>
        <w:sdtPr>
          <w:rPr>
            <w:color w:val="000000"/>
            <w:vertAlign w:val="superscript"/>
          </w:rPr>
          <w:tag w:val="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"/>
          <w:id w:val="1256240806"/>
          <w:placeholder>
            <w:docPart w:val="DefaultPlaceholder_-1854013440"/>
          </w:placeholder>
        </w:sdtPr>
        <w:sdtContent>
          <w:r w:rsidR="00AE4CA7" w:rsidRPr="00AE4CA7">
            <w:rPr>
              <w:color w:val="000000"/>
              <w:vertAlign w:val="superscript"/>
            </w:rPr>
            <w:t>10</w:t>
          </w:r>
        </w:sdtContent>
      </w:sdt>
      <w:r w:rsidRPr="00F87B18">
        <w:t xml:space="preserve">. </w:t>
      </w:r>
      <w:r w:rsidR="00BF3C36" w:rsidRPr="171D40CB">
        <w:rPr>
          <w:rFonts w:cstheme="minorBidi"/>
        </w:rPr>
        <w:t xml:space="preserve">Illumina DRAGEN Bio-IT Platform Germline Pipeline v3.7.8 was </w:t>
      </w:r>
      <w:r w:rsidR="00BF3C36">
        <w:rPr>
          <w:rFonts w:cstheme="minorBidi"/>
        </w:rPr>
        <w:t>run within</w:t>
      </w:r>
      <w:r w:rsidR="00BF3C36" w:rsidRPr="171D40CB">
        <w:rPr>
          <w:rFonts w:cstheme="minorBidi"/>
        </w:rPr>
        <w:t xml:space="preserve"> </w:t>
      </w:r>
      <w:r w:rsidR="00BF3C36" w:rsidRPr="171D40CB">
        <w:rPr>
          <w:rFonts w:cstheme="minorBidi"/>
        </w:rPr>
        <w:lastRenderedPageBreak/>
        <w:t>Amazon Web Services cloud platform</w:t>
      </w:r>
      <w:r w:rsidR="00BF3C36">
        <w:rPr>
          <w:rFonts w:cstheme="minorBidi"/>
        </w:rPr>
        <w:t xml:space="preserve">. The sequence </w:t>
      </w:r>
      <w:r w:rsidR="00BF3C36" w:rsidRPr="171D40CB">
        <w:rPr>
          <w:rFonts w:cstheme="minorBidi"/>
        </w:rPr>
        <w:t xml:space="preserve">reads </w:t>
      </w:r>
      <w:r w:rsidR="00BF3C36">
        <w:rPr>
          <w:rFonts w:cstheme="minorBidi"/>
        </w:rPr>
        <w:t xml:space="preserve">were aligned </w:t>
      </w:r>
      <w:r w:rsidR="00BF3C36" w:rsidRPr="171D40CB">
        <w:rPr>
          <w:rFonts w:cstheme="minorBidi"/>
        </w:rPr>
        <w:t xml:space="preserve">to the GRCh38 </w:t>
      </w:r>
      <w:r w:rsidR="00BF3C36">
        <w:rPr>
          <w:rFonts w:cstheme="minorBidi"/>
        </w:rPr>
        <w:t xml:space="preserve">graph </w:t>
      </w:r>
      <w:r w:rsidR="00BF3C36" w:rsidRPr="171D40CB">
        <w:rPr>
          <w:rFonts w:cstheme="minorBidi"/>
        </w:rPr>
        <w:t>genome reference</w:t>
      </w:r>
      <w:r w:rsidR="00BF3C36">
        <w:rPr>
          <w:rFonts w:cstheme="minorBidi"/>
        </w:rPr>
        <w:t xml:space="preserve"> and </w:t>
      </w:r>
      <w:r w:rsidR="00BF3C36" w:rsidRPr="171D40CB">
        <w:rPr>
          <w:rFonts w:cstheme="minorBidi"/>
        </w:rPr>
        <w:t>SNV</w:t>
      </w:r>
      <w:r w:rsidR="00BF3C36">
        <w:rPr>
          <w:rFonts w:cstheme="minorBidi"/>
        </w:rPr>
        <w:t xml:space="preserve">s </w:t>
      </w:r>
      <w:r w:rsidR="00BF3C36" w:rsidRPr="171D40CB">
        <w:rPr>
          <w:rFonts w:cstheme="minorBidi"/>
        </w:rPr>
        <w:t xml:space="preserve">and small indels </w:t>
      </w:r>
      <w:r w:rsidR="00BF3C36">
        <w:rPr>
          <w:rFonts w:cstheme="minorBidi"/>
        </w:rPr>
        <w:t>were called at a sample level</w:t>
      </w:r>
      <w:r w:rsidR="00BF3C36" w:rsidRPr="171D40CB">
        <w:rPr>
          <w:rFonts w:cstheme="minorBidi"/>
        </w:rPr>
        <w:t xml:space="preserve">. </w:t>
      </w:r>
    </w:p>
    <w:p w14:paraId="5F543A0A" w14:textId="77777777" w:rsidR="00BF3C36" w:rsidRDefault="00BF3C36" w:rsidP="00BF3C36">
      <w:r>
        <w:t>The full command we ran was in the format:</w:t>
      </w:r>
    </w:p>
    <w:p w14:paraId="3D43894B"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/opt/</w:t>
      </w:r>
      <w:proofErr w:type="spellStart"/>
      <w:r w:rsidRPr="2B5CC93D">
        <w:rPr>
          <w:rFonts w:ascii="Courier New" w:hAnsi="Courier New" w:cs="Courier New"/>
          <w:sz w:val="18"/>
          <w:szCs w:val="18"/>
        </w:rPr>
        <w:t>edico</w:t>
      </w:r>
      <w:proofErr w:type="spellEnd"/>
      <w:r w:rsidRPr="2B5CC93D">
        <w:rPr>
          <w:rFonts w:ascii="Courier New" w:hAnsi="Courier New" w:cs="Courier New"/>
          <w:sz w:val="18"/>
          <w:szCs w:val="18"/>
        </w:rPr>
        <w:t>/bin/</w:t>
      </w:r>
      <w:proofErr w:type="spellStart"/>
      <w:r w:rsidRPr="2B5CC93D">
        <w:rPr>
          <w:rFonts w:ascii="Courier New" w:hAnsi="Courier New" w:cs="Courier New"/>
          <w:sz w:val="18"/>
          <w:szCs w:val="18"/>
        </w:rPr>
        <w:t>dragen</w:t>
      </w:r>
      <w:proofErr w:type="spellEnd"/>
      <w:r w:rsidRPr="2B5CC93D">
        <w:rPr>
          <w:rFonts w:ascii="Courier New" w:hAnsi="Courier New" w:cs="Courier New"/>
          <w:sz w:val="18"/>
          <w:szCs w:val="18"/>
        </w:rPr>
        <w:t xml:space="preserve"> \</w:t>
      </w:r>
    </w:p>
    <w:p w14:paraId="62F6DF28"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--bam-input ${SAMPLE_ID</w:t>
      </w:r>
      <w:proofErr w:type="gramStart"/>
      <w:r w:rsidRPr="2B5CC93D">
        <w:rPr>
          <w:rFonts w:ascii="Courier New" w:hAnsi="Courier New" w:cs="Courier New"/>
          <w:sz w:val="18"/>
          <w:szCs w:val="18"/>
        </w:rPr>
        <w:t>}.bam</w:t>
      </w:r>
      <w:proofErr w:type="gramEnd"/>
      <w:r w:rsidRPr="2B5CC93D">
        <w:rPr>
          <w:rFonts w:ascii="Courier New" w:hAnsi="Courier New" w:cs="Courier New"/>
          <w:sz w:val="18"/>
          <w:szCs w:val="18"/>
        </w:rPr>
        <w:t xml:space="preserve"> \</w:t>
      </w:r>
    </w:p>
    <w:p w14:paraId="33DBE45D"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w:t>
      </w:r>
      <w:proofErr w:type="spellStart"/>
      <w:r w:rsidRPr="2B5CC93D">
        <w:rPr>
          <w:rFonts w:ascii="Courier New" w:hAnsi="Courier New" w:cs="Courier New"/>
          <w:sz w:val="18"/>
          <w:szCs w:val="18"/>
        </w:rPr>
        <w:t>cnv</w:t>
      </w:r>
      <w:proofErr w:type="spellEnd"/>
      <w:r w:rsidRPr="2B5CC93D">
        <w:rPr>
          <w:rFonts w:ascii="Courier New" w:hAnsi="Courier New" w:cs="Courier New"/>
          <w:sz w:val="18"/>
          <w:szCs w:val="18"/>
        </w:rPr>
        <w:t>-enable-self-normalization true \</w:t>
      </w:r>
    </w:p>
    <w:p w14:paraId="15D48DAB"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--enable-</w:t>
      </w:r>
      <w:proofErr w:type="spellStart"/>
      <w:r w:rsidRPr="2B5CC93D">
        <w:rPr>
          <w:rFonts w:ascii="Courier New" w:hAnsi="Courier New" w:cs="Courier New"/>
          <w:sz w:val="18"/>
          <w:szCs w:val="18"/>
        </w:rPr>
        <w:t>cnv</w:t>
      </w:r>
      <w:proofErr w:type="spellEnd"/>
      <w:r w:rsidRPr="2B5CC93D">
        <w:rPr>
          <w:rFonts w:ascii="Courier New" w:hAnsi="Courier New" w:cs="Courier New"/>
          <w:sz w:val="18"/>
          <w:szCs w:val="18"/>
        </w:rPr>
        <w:t xml:space="preserve"> true \</w:t>
      </w:r>
    </w:p>
    <w:p w14:paraId="164B9059"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--enable-cyp2d6 true \</w:t>
      </w:r>
    </w:p>
    <w:p w14:paraId="6BED54C9"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--enable-duplicate-marking true \</w:t>
      </w:r>
    </w:p>
    <w:p w14:paraId="0ADA948A"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--enable-map-align true \</w:t>
      </w:r>
    </w:p>
    <w:p w14:paraId="7E812CCC"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--enable-map-align-output true \</w:t>
      </w:r>
    </w:p>
    <w:p w14:paraId="3CA096EE"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--enable-sort true \</w:t>
      </w:r>
    </w:p>
    <w:p w14:paraId="77CAF602"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--enable-</w:t>
      </w:r>
      <w:proofErr w:type="spellStart"/>
      <w:r w:rsidRPr="2B5CC93D">
        <w:rPr>
          <w:rFonts w:ascii="Courier New" w:hAnsi="Courier New" w:cs="Courier New"/>
          <w:sz w:val="18"/>
          <w:szCs w:val="18"/>
        </w:rPr>
        <w:t>sv</w:t>
      </w:r>
      <w:proofErr w:type="spellEnd"/>
      <w:r w:rsidRPr="2B5CC93D">
        <w:rPr>
          <w:rFonts w:ascii="Courier New" w:hAnsi="Courier New" w:cs="Courier New"/>
          <w:sz w:val="18"/>
          <w:szCs w:val="18"/>
        </w:rPr>
        <w:t xml:space="preserve"> true \</w:t>
      </w:r>
    </w:p>
    <w:p w14:paraId="404CAADB"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--enable-variant-caller true \</w:t>
      </w:r>
    </w:p>
    <w:p w14:paraId="58435E69"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--intermediate-results-</w:t>
      </w:r>
      <w:proofErr w:type="spellStart"/>
      <w:r w:rsidRPr="2B5CC93D">
        <w:rPr>
          <w:rFonts w:ascii="Courier New" w:hAnsi="Courier New" w:cs="Courier New"/>
          <w:sz w:val="18"/>
          <w:szCs w:val="18"/>
        </w:rPr>
        <w:t>dir</w:t>
      </w:r>
      <w:proofErr w:type="spellEnd"/>
      <w:r w:rsidRPr="2B5CC93D">
        <w:rPr>
          <w:rFonts w:ascii="Courier New" w:hAnsi="Courier New" w:cs="Courier New"/>
          <w:sz w:val="18"/>
          <w:szCs w:val="18"/>
        </w:rPr>
        <w:t xml:space="preserve"> /scratch/${OUT_DIR} \</w:t>
      </w:r>
    </w:p>
    <w:p w14:paraId="2B89CD98"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--output-directory /${OUT_DIR} \</w:t>
      </w:r>
    </w:p>
    <w:p w14:paraId="60A105D3"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--output-file-prefix ${SAMPLE_ID} \</w:t>
      </w:r>
    </w:p>
    <w:p w14:paraId="1C69660B"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--output-format CRAM \</w:t>
      </w:r>
    </w:p>
    <w:p w14:paraId="127C672D"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--qc-coverage-count-soft-clipped-bases true \</w:t>
      </w:r>
    </w:p>
    <w:p w14:paraId="498EDF25"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--qc-coverage-ignore-overlaps true \</w:t>
      </w:r>
    </w:p>
    <w:p w14:paraId="09137852"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--qc-coverage-region-1 wgs_coverage_regions.hg38_minus_N.interval_list.bed \</w:t>
      </w:r>
    </w:p>
    <w:p w14:paraId="4AFB8827"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--qc-coverage-region-2 acmg59_allofus_19dec2019.GRC38.wGenes.NEW.bed \</w:t>
      </w:r>
    </w:p>
    <w:p w14:paraId="2EA31A02"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--qc-coverage-region-3 CGR_adjusted_CCDS_r22_merged.bed \</w:t>
      </w:r>
    </w:p>
    <w:p w14:paraId="42299066"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 xml:space="preserve">--qc-coverage-reports-1 </w:t>
      </w:r>
      <w:proofErr w:type="spellStart"/>
      <w:r w:rsidRPr="2B5CC93D">
        <w:rPr>
          <w:rFonts w:ascii="Courier New" w:hAnsi="Courier New" w:cs="Courier New"/>
          <w:sz w:val="18"/>
          <w:szCs w:val="18"/>
        </w:rPr>
        <w:t>cov_report</w:t>
      </w:r>
      <w:proofErr w:type="spellEnd"/>
      <w:r w:rsidRPr="2B5CC93D">
        <w:rPr>
          <w:rFonts w:ascii="Courier New" w:hAnsi="Courier New" w:cs="Courier New"/>
          <w:sz w:val="18"/>
          <w:szCs w:val="18"/>
        </w:rPr>
        <w:t xml:space="preserve"> \</w:t>
      </w:r>
    </w:p>
    <w:p w14:paraId="4F957272"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 xml:space="preserve">--qc-coverage-reports-2 </w:t>
      </w:r>
      <w:proofErr w:type="spellStart"/>
      <w:r w:rsidRPr="2B5CC93D">
        <w:rPr>
          <w:rFonts w:ascii="Courier New" w:hAnsi="Courier New" w:cs="Courier New"/>
          <w:sz w:val="18"/>
          <w:szCs w:val="18"/>
        </w:rPr>
        <w:t>cov_report</w:t>
      </w:r>
      <w:proofErr w:type="spellEnd"/>
      <w:r w:rsidRPr="2B5CC93D">
        <w:rPr>
          <w:rFonts w:ascii="Courier New" w:hAnsi="Courier New" w:cs="Courier New"/>
          <w:sz w:val="18"/>
          <w:szCs w:val="18"/>
        </w:rPr>
        <w:t xml:space="preserve"> \</w:t>
      </w:r>
    </w:p>
    <w:p w14:paraId="33544DA4"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 xml:space="preserve">--qc-coverage-reports-3 </w:t>
      </w:r>
      <w:proofErr w:type="spellStart"/>
      <w:r w:rsidRPr="2B5CC93D">
        <w:rPr>
          <w:rFonts w:ascii="Courier New" w:hAnsi="Courier New" w:cs="Courier New"/>
          <w:sz w:val="18"/>
          <w:szCs w:val="18"/>
        </w:rPr>
        <w:t>full_res</w:t>
      </w:r>
      <w:proofErr w:type="spellEnd"/>
      <w:r w:rsidRPr="2B5CC93D">
        <w:rPr>
          <w:rFonts w:ascii="Courier New" w:hAnsi="Courier New" w:cs="Courier New"/>
          <w:sz w:val="18"/>
          <w:szCs w:val="18"/>
        </w:rPr>
        <w:t xml:space="preserve"> \</w:t>
      </w:r>
    </w:p>
    <w:p w14:paraId="44335855"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--qc-cross-</w:t>
      </w:r>
      <w:proofErr w:type="spellStart"/>
      <w:r w:rsidRPr="2B5CC93D">
        <w:rPr>
          <w:rFonts w:ascii="Courier New" w:hAnsi="Courier New" w:cs="Courier New"/>
          <w:sz w:val="18"/>
          <w:szCs w:val="18"/>
        </w:rPr>
        <w:t>cont</w:t>
      </w:r>
      <w:proofErr w:type="spellEnd"/>
      <w:r w:rsidRPr="2B5CC93D">
        <w:rPr>
          <w:rFonts w:ascii="Courier New" w:hAnsi="Courier New" w:cs="Courier New"/>
          <w:sz w:val="18"/>
          <w:szCs w:val="18"/>
        </w:rPr>
        <w:t>-</w:t>
      </w:r>
      <w:proofErr w:type="spellStart"/>
      <w:r w:rsidRPr="2B5CC93D">
        <w:rPr>
          <w:rFonts w:ascii="Courier New" w:hAnsi="Courier New" w:cs="Courier New"/>
          <w:sz w:val="18"/>
          <w:szCs w:val="18"/>
        </w:rPr>
        <w:t>vcf</w:t>
      </w:r>
      <w:proofErr w:type="spellEnd"/>
      <w:r w:rsidRPr="2B5CC93D">
        <w:rPr>
          <w:rFonts w:ascii="Courier New" w:hAnsi="Courier New" w:cs="Courier New"/>
          <w:sz w:val="18"/>
          <w:szCs w:val="18"/>
        </w:rPr>
        <w:t xml:space="preserve"> /opt/edico/config/sample_cross_contamination_resource_hg38.vcf.gz \</w:t>
      </w:r>
    </w:p>
    <w:p w14:paraId="00D080DC"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 xml:space="preserve">--read-trimmers </w:t>
      </w:r>
      <w:proofErr w:type="spellStart"/>
      <w:r w:rsidRPr="2B5CC93D">
        <w:rPr>
          <w:rFonts w:ascii="Courier New" w:hAnsi="Courier New" w:cs="Courier New"/>
          <w:sz w:val="18"/>
          <w:szCs w:val="18"/>
        </w:rPr>
        <w:t>polyg</w:t>
      </w:r>
      <w:proofErr w:type="spellEnd"/>
      <w:r w:rsidRPr="2B5CC93D">
        <w:rPr>
          <w:rFonts w:ascii="Courier New" w:hAnsi="Courier New" w:cs="Courier New"/>
          <w:sz w:val="18"/>
          <w:szCs w:val="18"/>
        </w:rPr>
        <w:t xml:space="preserve"> \</w:t>
      </w:r>
    </w:p>
    <w:p w14:paraId="59EC3271"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--ref-</w:t>
      </w:r>
      <w:proofErr w:type="spellStart"/>
      <w:r w:rsidRPr="2B5CC93D">
        <w:rPr>
          <w:rFonts w:ascii="Courier New" w:hAnsi="Courier New" w:cs="Courier New"/>
          <w:sz w:val="18"/>
          <w:szCs w:val="18"/>
        </w:rPr>
        <w:t>dir</w:t>
      </w:r>
      <w:proofErr w:type="spellEnd"/>
      <w:r w:rsidRPr="2B5CC93D">
        <w:rPr>
          <w:rFonts w:ascii="Courier New" w:hAnsi="Courier New" w:cs="Courier New"/>
          <w:sz w:val="18"/>
          <w:szCs w:val="18"/>
        </w:rPr>
        <w:t xml:space="preserve"> /reference/hg38_alt_aware \</w:t>
      </w:r>
    </w:p>
    <w:p w14:paraId="5557ED92"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--repeat-genotype-enable true \</w:t>
      </w:r>
    </w:p>
    <w:p w14:paraId="2941DB26"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 xml:space="preserve">--repeat-genotype-specs </w:t>
      </w:r>
      <w:proofErr w:type="spellStart"/>
      <w:r w:rsidRPr="2B5CC93D">
        <w:rPr>
          <w:rFonts w:ascii="Courier New" w:hAnsi="Courier New" w:cs="Courier New"/>
          <w:sz w:val="18"/>
          <w:szCs w:val="18"/>
        </w:rPr>
        <w:t>variant_</w:t>
      </w:r>
      <w:proofErr w:type="gramStart"/>
      <w:r w:rsidRPr="2B5CC93D">
        <w:rPr>
          <w:rFonts w:ascii="Courier New" w:hAnsi="Courier New" w:cs="Courier New"/>
          <w:sz w:val="18"/>
          <w:szCs w:val="18"/>
        </w:rPr>
        <w:t>catalog.json</w:t>
      </w:r>
      <w:proofErr w:type="spellEnd"/>
      <w:proofErr w:type="gramEnd"/>
      <w:r w:rsidRPr="2B5CC93D">
        <w:rPr>
          <w:rFonts w:ascii="Courier New" w:hAnsi="Courier New" w:cs="Courier New"/>
          <w:sz w:val="18"/>
          <w:szCs w:val="18"/>
        </w:rPr>
        <w:t xml:space="preserve"> \</w:t>
      </w:r>
    </w:p>
    <w:p w14:paraId="5E8103DD" w14:textId="77777777" w:rsidR="00BF3C36" w:rsidRPr="001503AF" w:rsidRDefault="00BF3C36" w:rsidP="00BF3C36">
      <w:pPr>
        <w:rPr>
          <w:rFonts w:ascii="Courier New" w:hAnsi="Courier New" w:cs="Courier New"/>
          <w:sz w:val="18"/>
          <w:szCs w:val="18"/>
        </w:rPr>
      </w:pPr>
      <w:r w:rsidRPr="001503AF">
        <w:rPr>
          <w:rFonts w:ascii="Courier New" w:hAnsi="Courier New" w:cs="Courier New"/>
          <w:sz w:val="18"/>
          <w:szCs w:val="18"/>
        </w:rPr>
        <w:t>--soft-read-trimmers none \</w:t>
      </w:r>
    </w:p>
    <w:p w14:paraId="167E24EE"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w:t>
      </w:r>
      <w:proofErr w:type="spellStart"/>
      <w:r w:rsidRPr="2B5CC93D">
        <w:rPr>
          <w:rFonts w:ascii="Courier New" w:hAnsi="Courier New" w:cs="Courier New"/>
          <w:sz w:val="18"/>
          <w:szCs w:val="18"/>
        </w:rPr>
        <w:t>vc</w:t>
      </w:r>
      <w:proofErr w:type="spellEnd"/>
      <w:r w:rsidRPr="2B5CC93D">
        <w:rPr>
          <w:rFonts w:ascii="Courier New" w:hAnsi="Courier New" w:cs="Courier New"/>
          <w:sz w:val="18"/>
          <w:szCs w:val="18"/>
        </w:rPr>
        <w:t>-emit-ref-confidence GVCF \</w:t>
      </w:r>
    </w:p>
    <w:p w14:paraId="005B8AAB"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w:t>
      </w:r>
      <w:proofErr w:type="spellStart"/>
      <w:r w:rsidRPr="2B5CC93D">
        <w:rPr>
          <w:rFonts w:ascii="Courier New" w:hAnsi="Courier New" w:cs="Courier New"/>
          <w:sz w:val="18"/>
          <w:szCs w:val="18"/>
        </w:rPr>
        <w:t>vc</w:t>
      </w:r>
      <w:proofErr w:type="spellEnd"/>
      <w:r w:rsidRPr="2B5CC93D">
        <w:rPr>
          <w:rFonts w:ascii="Courier New" w:hAnsi="Courier New" w:cs="Courier New"/>
          <w:sz w:val="18"/>
          <w:szCs w:val="18"/>
        </w:rPr>
        <w:t>-enable-joint-detection true \</w:t>
      </w:r>
    </w:p>
    <w:p w14:paraId="52E36B2E"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w:t>
      </w:r>
      <w:proofErr w:type="spellStart"/>
      <w:r w:rsidRPr="2B5CC93D">
        <w:rPr>
          <w:rFonts w:ascii="Courier New" w:hAnsi="Courier New" w:cs="Courier New"/>
          <w:sz w:val="18"/>
          <w:szCs w:val="18"/>
        </w:rPr>
        <w:t>vc</w:t>
      </w:r>
      <w:proofErr w:type="spellEnd"/>
      <w:r w:rsidRPr="2B5CC93D">
        <w:rPr>
          <w:rFonts w:ascii="Courier New" w:hAnsi="Courier New" w:cs="Courier New"/>
          <w:sz w:val="18"/>
          <w:szCs w:val="18"/>
        </w:rPr>
        <w:t>-enable-</w:t>
      </w:r>
      <w:proofErr w:type="spellStart"/>
      <w:r w:rsidRPr="2B5CC93D">
        <w:rPr>
          <w:rFonts w:ascii="Courier New" w:hAnsi="Courier New" w:cs="Courier New"/>
          <w:sz w:val="18"/>
          <w:szCs w:val="18"/>
        </w:rPr>
        <w:t>vcf</w:t>
      </w:r>
      <w:proofErr w:type="spellEnd"/>
      <w:r w:rsidRPr="2B5CC93D">
        <w:rPr>
          <w:rFonts w:ascii="Courier New" w:hAnsi="Courier New" w:cs="Courier New"/>
          <w:sz w:val="18"/>
          <w:szCs w:val="18"/>
        </w:rPr>
        <w:t>-output true \</w:t>
      </w:r>
    </w:p>
    <w:p w14:paraId="7993B23A"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w:t>
      </w:r>
      <w:proofErr w:type="spellStart"/>
      <w:r w:rsidRPr="2B5CC93D">
        <w:rPr>
          <w:rFonts w:ascii="Courier New" w:hAnsi="Courier New" w:cs="Courier New"/>
          <w:sz w:val="18"/>
          <w:szCs w:val="18"/>
        </w:rPr>
        <w:t>vc</w:t>
      </w:r>
      <w:proofErr w:type="spellEnd"/>
      <w:r w:rsidRPr="2B5CC93D">
        <w:rPr>
          <w:rFonts w:ascii="Courier New" w:hAnsi="Courier New" w:cs="Courier New"/>
          <w:sz w:val="18"/>
          <w:szCs w:val="18"/>
        </w:rPr>
        <w:t>-</w:t>
      </w:r>
      <w:proofErr w:type="spellStart"/>
      <w:r w:rsidRPr="2B5CC93D">
        <w:rPr>
          <w:rFonts w:ascii="Courier New" w:hAnsi="Courier New" w:cs="Courier New"/>
          <w:sz w:val="18"/>
          <w:szCs w:val="18"/>
        </w:rPr>
        <w:t>frd</w:t>
      </w:r>
      <w:proofErr w:type="spellEnd"/>
      <w:r w:rsidRPr="2B5CC93D">
        <w:rPr>
          <w:rFonts w:ascii="Courier New" w:hAnsi="Courier New" w:cs="Courier New"/>
          <w:sz w:val="18"/>
          <w:szCs w:val="18"/>
        </w:rPr>
        <w:t>-max-effective-depth 40 \</w:t>
      </w:r>
    </w:p>
    <w:p w14:paraId="32296697" w14:textId="77777777" w:rsidR="00BF3C36" w:rsidRPr="001503AF" w:rsidRDefault="00BF3C36" w:rsidP="2B5CC93D">
      <w:pPr>
        <w:rPr>
          <w:rFonts w:ascii="Courier New" w:hAnsi="Courier New" w:cs="Courier New"/>
          <w:sz w:val="18"/>
          <w:szCs w:val="18"/>
        </w:rPr>
      </w:pPr>
      <w:r w:rsidRPr="2B5CC93D">
        <w:rPr>
          <w:rFonts w:ascii="Courier New" w:hAnsi="Courier New" w:cs="Courier New"/>
          <w:sz w:val="18"/>
          <w:szCs w:val="18"/>
        </w:rPr>
        <w:t>--</w:t>
      </w:r>
      <w:proofErr w:type="spellStart"/>
      <w:r w:rsidRPr="2B5CC93D">
        <w:rPr>
          <w:rFonts w:ascii="Courier New" w:hAnsi="Courier New" w:cs="Courier New"/>
          <w:sz w:val="18"/>
          <w:szCs w:val="18"/>
        </w:rPr>
        <w:t>vc</w:t>
      </w:r>
      <w:proofErr w:type="spellEnd"/>
      <w:r w:rsidRPr="2B5CC93D">
        <w:rPr>
          <w:rFonts w:ascii="Courier New" w:hAnsi="Courier New" w:cs="Courier New"/>
          <w:sz w:val="18"/>
          <w:szCs w:val="18"/>
        </w:rPr>
        <w:t xml:space="preserve">-hard-filter </w:t>
      </w:r>
      <w:proofErr w:type="spellStart"/>
      <w:proofErr w:type="gramStart"/>
      <w:r w:rsidRPr="2B5CC93D">
        <w:rPr>
          <w:rFonts w:ascii="Courier New" w:hAnsi="Courier New" w:cs="Courier New"/>
          <w:sz w:val="18"/>
          <w:szCs w:val="18"/>
        </w:rPr>
        <w:t>DRAGENHardQUAL:all</w:t>
      </w:r>
      <w:proofErr w:type="gramEnd"/>
      <w:r w:rsidRPr="2B5CC93D">
        <w:rPr>
          <w:rFonts w:ascii="Courier New" w:hAnsi="Courier New" w:cs="Courier New"/>
          <w:sz w:val="18"/>
          <w:szCs w:val="18"/>
        </w:rPr>
        <w:t>:QUAL</w:t>
      </w:r>
      <w:proofErr w:type="spellEnd"/>
      <w:r w:rsidRPr="2B5CC93D">
        <w:rPr>
          <w:rFonts w:ascii="Courier New" w:hAnsi="Courier New" w:cs="Courier New"/>
          <w:sz w:val="18"/>
          <w:szCs w:val="18"/>
        </w:rPr>
        <w:t>&lt;</w:t>
      </w:r>
      <w:proofErr w:type="gramStart"/>
      <w:r w:rsidRPr="2B5CC93D">
        <w:rPr>
          <w:rFonts w:ascii="Courier New" w:hAnsi="Courier New" w:cs="Courier New"/>
          <w:sz w:val="18"/>
          <w:szCs w:val="18"/>
        </w:rPr>
        <w:t>5.0;LowDepth</w:t>
      </w:r>
      <w:proofErr w:type="gramEnd"/>
      <w:r w:rsidRPr="2B5CC93D">
        <w:rPr>
          <w:rFonts w:ascii="Courier New" w:hAnsi="Courier New" w:cs="Courier New"/>
          <w:sz w:val="18"/>
          <w:szCs w:val="18"/>
        </w:rPr>
        <w:t>:</w:t>
      </w:r>
      <w:proofErr w:type="gramStart"/>
      <w:r w:rsidRPr="2B5CC93D">
        <w:rPr>
          <w:rFonts w:ascii="Courier New" w:hAnsi="Courier New" w:cs="Courier New"/>
          <w:sz w:val="18"/>
          <w:szCs w:val="18"/>
        </w:rPr>
        <w:t>all:DP</w:t>
      </w:r>
      <w:proofErr w:type="gramEnd"/>
      <w:r w:rsidRPr="2B5CC93D">
        <w:rPr>
          <w:rFonts w:ascii="Courier New" w:hAnsi="Courier New" w:cs="Courier New"/>
          <w:sz w:val="18"/>
          <w:szCs w:val="18"/>
        </w:rPr>
        <w:t>&lt;=1</w:t>
      </w:r>
    </w:p>
    <w:p w14:paraId="79516AB8" w14:textId="77777777" w:rsidR="00BF3C36" w:rsidRDefault="00BF3C36" w:rsidP="00BF3C36"/>
    <w:p w14:paraId="43781A11" w14:textId="77777777" w:rsidR="00BF3C36" w:rsidRDefault="00BF3C36" w:rsidP="00BF3C36">
      <w:pPr>
        <w:spacing w:after="240" w:line="276" w:lineRule="auto"/>
        <w:jc w:val="both"/>
        <w:rPr>
          <w:rFonts w:cstheme="minorBidi"/>
        </w:rPr>
      </w:pPr>
      <w:r>
        <w:rPr>
          <w:rFonts w:cstheme="minorBidi"/>
        </w:rPr>
        <w:t>where all the relevant BED files and reference files are available for download from the Illumina webpages (</w:t>
      </w:r>
      <w:hyperlink r:id="rId9" w:history="1">
        <w:r w:rsidRPr="00BF6FD2">
          <w:rPr>
            <w:rStyle w:val="ad"/>
            <w:rFonts w:cstheme="minorBidi"/>
          </w:rPr>
          <w:t>https://developer.illumina.com/dragen/dragen-popgen</w:t>
        </w:r>
      </w:hyperlink>
      <w:r>
        <w:rPr>
          <w:rFonts w:cstheme="minorBidi"/>
        </w:rPr>
        <w:t xml:space="preserve">) </w:t>
      </w:r>
    </w:p>
    <w:p w14:paraId="1A60D65B" w14:textId="44B5A737" w:rsidR="00BF3C36" w:rsidRPr="00152784" w:rsidRDefault="0071341B" w:rsidP="2B5CC93D">
      <w:pPr>
        <w:keepNext/>
        <w:keepLines/>
        <w:spacing w:before="40"/>
        <w:rPr>
          <w:rFonts w:cstheme="minorBidi"/>
        </w:rPr>
      </w:pPr>
      <w:r w:rsidRPr="2B5CC93D">
        <w:t>Regarding r</w:t>
      </w:r>
      <w:r w:rsidR="00BF3C36" w:rsidRPr="2B5CC93D">
        <w:t>unning time</w:t>
      </w:r>
      <w:r w:rsidRPr="2B5CC93D">
        <w:t xml:space="preserve">, </w:t>
      </w:r>
      <w:r w:rsidR="00BF3C36" w:rsidRPr="2B5CC93D">
        <w:rPr>
          <w:rFonts w:cstheme="minorBidi"/>
        </w:rPr>
        <w:t xml:space="preserve">DRAGEN was run on AWS f1.4xlarge instances (16 cores with 244GB RAM each) equipped with an FPGA accelerator. A few jobs required to be run on f1.8xlarge instances due to memory requirements. The workload took 17.0M CPU hours to compute and another 2M CPU hours to support network transfers between </w:t>
      </w:r>
      <w:r w:rsidR="00B0011E" w:rsidRPr="2B5CC93D">
        <w:t xml:space="preserve">UKB research analysis platform (RAP) </w:t>
      </w:r>
      <w:r w:rsidR="00BF3C36" w:rsidRPr="2B5CC93D">
        <w:rPr>
          <w:rFonts w:cstheme="minorBidi"/>
        </w:rPr>
        <w:t>and the AWS compute environment. The total volume of data returned to UK Biobank was 12.3 PB.</w:t>
      </w:r>
    </w:p>
    <w:p w14:paraId="479D575D" w14:textId="100C0F5E" w:rsidR="00BF3C36" w:rsidRDefault="00BF3C36" w:rsidP="00F87B18"/>
    <w:p w14:paraId="4DF9EA5A" w14:textId="186F7B1A" w:rsidR="00563261" w:rsidRDefault="00563261" w:rsidP="00F87B18">
      <w:r w:rsidRPr="2B5CC93D">
        <w:t>UK Biobank whole exome sequencing data were processed at AstraZeneca as previously described</w:t>
      </w:r>
      <w:sdt>
        <w:sdtPr>
          <w:rPr>
            <w:color w:val="000000" w:themeColor="text1"/>
            <w:vertAlign w:val="superscript"/>
          </w:rPr>
          <w:tag w:val="MENDELEY_CITATION_v3_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"/>
          <w:id w:val="1685791933"/>
          <w:placeholder>
            <w:docPart w:val="DefaultPlaceholder_-1854013440"/>
          </w:placeholder>
        </w:sdtPr>
        <w:sdtContent>
          <w:r w:rsidR="00AE4CA7" w:rsidRPr="2B5CC93D">
            <w:rPr>
              <w:color w:val="000000" w:themeColor="text1"/>
              <w:vertAlign w:val="superscript"/>
            </w:rPr>
            <w:t>11</w:t>
          </w:r>
        </w:sdtContent>
      </w:sdt>
      <w:r w:rsidRPr="2B5CC93D">
        <w:t xml:space="preserve">. Briefly, genomic DNA underwent paired-end 75-bp whole-exome sequencing at Regeneron Pharmaceuticals </w:t>
      </w:r>
      <w:r w:rsidR="00DA6432" w:rsidRPr="2B5CC93D">
        <w:t xml:space="preserve">to an average coverage of </w:t>
      </w:r>
      <w:r w:rsidR="000E24B0" w:rsidRPr="2B5CC93D">
        <w:t>58</w:t>
      </w:r>
      <w:r w:rsidR="00AC0798" w:rsidRPr="2B5CC93D">
        <w:t xml:space="preserve">x </w:t>
      </w:r>
      <w:r w:rsidRPr="2B5CC93D">
        <w:t xml:space="preserve">using the IDT </w:t>
      </w:r>
      <w:proofErr w:type="spellStart"/>
      <w:r w:rsidRPr="2B5CC93D">
        <w:t>xGen</w:t>
      </w:r>
      <w:proofErr w:type="spellEnd"/>
      <w:r w:rsidRPr="2B5CC93D">
        <w:t xml:space="preserve"> v1 capture kit and the NovaSeq6000 platform. Illumina DRAGEN Bio-IT Platform Germline Pipeline v3.0.7 was used to align the reads to the GRCh38 genome reference and to call small indels and SNVs (single sample calling).</w:t>
      </w:r>
    </w:p>
    <w:p w14:paraId="624440BA" w14:textId="77777777" w:rsidR="00736E03" w:rsidRPr="00F87B18" w:rsidRDefault="00736E03" w:rsidP="00F87B18"/>
    <w:p w14:paraId="15550E2B" w14:textId="683D5EBE" w:rsidR="00563261" w:rsidRDefault="00563261" w:rsidP="00F87B18">
      <w:r>
        <w:lastRenderedPageBreak/>
        <w:t>For both genomes and exomes, small variants were annotated using SnpEff</w:t>
      </w:r>
      <w:sdt>
        <w:sdtPr>
          <w:rPr>
            <w:color w:val="000000"/>
            <w:vertAlign w:val="superscript"/>
          </w:rPr>
          <w:tag w:val="MENDELEY_CITATION_v3_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"/>
          <w:id w:val="2137292803"/>
          <w:placeholder>
            <w:docPart w:val="DefaultPlaceholder_-1854013440"/>
          </w:placeholder>
        </w:sdtPr>
        <w:sdtContent>
          <w:r w:rsidR="00AE4CA7" w:rsidRPr="00AE4CA7">
            <w:rPr>
              <w:color w:val="000000"/>
              <w:vertAlign w:val="superscript"/>
            </w:rPr>
            <w:t>12</w:t>
          </w:r>
        </w:sdtContent>
      </w:sdt>
      <w:r>
        <w:t xml:space="preserve"> v4.3, Ensembl</w:t>
      </w:r>
      <w:sdt>
        <w:sdtPr>
          <w:rPr>
            <w:color w:val="000000"/>
            <w:vertAlign w:val="superscript"/>
          </w:rPr>
          <w:tag w:val="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"/>
          <w:id w:val="-950936721"/>
          <w:placeholder>
            <w:docPart w:val="DefaultPlaceholder_-1854013440"/>
          </w:placeholder>
        </w:sdtPr>
        <w:sdtContent>
          <w:r w:rsidR="00AE4CA7" w:rsidRPr="00AE4CA7">
            <w:rPr>
              <w:color w:val="000000"/>
              <w:vertAlign w:val="superscript"/>
            </w:rPr>
            <w:t>13</w:t>
          </w:r>
        </w:sdtContent>
      </w:sdt>
      <w:r>
        <w:t xml:space="preserve"> Build 38.92, REVEL</w:t>
      </w:r>
      <w:sdt>
        <w:sdtPr>
          <w:rPr>
            <w:color w:val="000000"/>
            <w:vertAlign w:val="superscript"/>
          </w:rPr>
          <w:tag w:val="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"/>
          <w:id w:val="-908454634"/>
          <w:placeholder>
            <w:docPart w:val="DefaultPlaceholder_-1854013440"/>
          </w:placeholder>
        </w:sdtPr>
        <w:sdtContent>
          <w:r w:rsidR="00AE4CA7" w:rsidRPr="00AE4CA7">
            <w:rPr>
              <w:color w:val="000000"/>
              <w:vertAlign w:val="superscript"/>
            </w:rPr>
            <w:t>14</w:t>
          </w:r>
        </w:sdtContent>
      </w:sdt>
      <w:r>
        <w:t>, MTR</w:t>
      </w:r>
      <w:sdt>
        <w:sdtPr>
          <w:rPr>
            <w:color w:val="000000"/>
            <w:vertAlign w:val="superscript"/>
          </w:rPr>
          <w:tag w:val="MENDELEY_CITATION_v3_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"/>
          <w:id w:val="-68578660"/>
          <w:placeholder>
            <w:docPart w:val="DefaultPlaceholder_-1854013440"/>
          </w:placeholder>
        </w:sdtPr>
        <w:sdtContent>
          <w:r w:rsidR="00AE4CA7" w:rsidRPr="00AE4CA7">
            <w:rPr>
              <w:color w:val="000000"/>
              <w:vertAlign w:val="superscript"/>
            </w:rPr>
            <w:t>15</w:t>
          </w:r>
        </w:sdtContent>
      </w:sdt>
      <w:r>
        <w:t>, and CADD</w:t>
      </w:r>
      <w:sdt>
        <w:sdtPr>
          <w:rPr>
            <w:color w:val="000000"/>
            <w:vertAlign w:val="superscript"/>
          </w:rPr>
          <w:tag w:val="MENDELEY_CITATION_v3_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"/>
          <w:id w:val="-135959607"/>
          <w:placeholder>
            <w:docPart w:val="DefaultPlaceholder_-1854013440"/>
          </w:placeholder>
        </w:sdtPr>
        <w:sdtContent>
          <w:r w:rsidR="00AE4CA7" w:rsidRPr="00AE4CA7">
            <w:rPr>
              <w:color w:val="000000"/>
              <w:vertAlign w:val="superscript"/>
            </w:rPr>
            <w:t>16</w:t>
          </w:r>
        </w:sdtContent>
      </w:sdt>
      <w:r>
        <w:t xml:space="preserve"> v1.4. </w:t>
      </w:r>
    </w:p>
    <w:p w14:paraId="00AAC2F8" w14:textId="77777777" w:rsidR="005C503C" w:rsidRDefault="005C503C" w:rsidP="00F87B18"/>
    <w:p w14:paraId="27842BF9" w14:textId="6C5600EE" w:rsidR="0071718C" w:rsidRDefault="0071718C" w:rsidP="0071718C">
      <w:r w:rsidRPr="2B5CC93D">
        <w:t xml:space="preserve">To define high-quality variants, </w:t>
      </w:r>
      <w:r w:rsidR="4731DCA0" w:rsidRPr="2B5CC93D">
        <w:t>we</w:t>
      </w:r>
      <w:r w:rsidRPr="2B5CC93D">
        <w:t xml:space="preserve"> applied </w:t>
      </w:r>
      <w:proofErr w:type="gramStart"/>
      <w:r w:rsidRPr="2B5CC93D">
        <w:t>a number of</w:t>
      </w:r>
      <w:proofErr w:type="gramEnd"/>
      <w:r w:rsidRPr="2B5CC93D">
        <w:t xml:space="preserve"> stringent variant-level quality control (QC) steps as described previously</w:t>
      </w:r>
      <w:sdt>
        <w:sdtPr>
          <w:rPr>
            <w:color w:val="000000" w:themeColor="text1"/>
            <w:vertAlign w:val="superscript"/>
          </w:rPr>
          <w:tag w:val="MENDELEY_CITATION_v3_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"/>
          <w:id w:val="1230190796"/>
          <w:placeholder>
            <w:docPart w:val="991CC38CF47343A88008F6322F562774"/>
          </w:placeholder>
        </w:sdtPr>
        <w:sdtContent>
          <w:r w:rsidR="00AE4CA7" w:rsidRPr="2B5CC93D">
            <w:rPr>
              <w:color w:val="000000" w:themeColor="text1"/>
              <w:vertAlign w:val="superscript"/>
            </w:rPr>
            <w:t>17</w:t>
          </w:r>
        </w:sdtContent>
      </w:sdt>
      <w:r w:rsidR="4731DCA0" w:rsidRPr="2B5CC93D">
        <w:t xml:space="preserve"> .</w:t>
      </w:r>
      <w:r w:rsidRPr="2B5CC93D">
        <w:t xml:space="preserve"> In brief, the variant-level QC criteria included coverage depth (minimum coverage 10X), genotype and mapping quality scores, DRAGEN variant status, read position rank sum score (RPRS), mapping quality rank sum score (MQRS), alternate allele read proportion for heterozygous calls, proportion of samples failing any of these QC criteria, and </w:t>
      </w:r>
      <w:proofErr w:type="spellStart"/>
      <w:r w:rsidRPr="2B5CC93D">
        <w:t>gnomAD</w:t>
      </w:r>
      <w:proofErr w:type="spellEnd"/>
      <w:r w:rsidRPr="2B5CC93D">
        <w:t>-related filters.</w:t>
      </w:r>
    </w:p>
    <w:p w14:paraId="6D7E9871" w14:textId="00165E55" w:rsidR="00563261" w:rsidRDefault="00563261"/>
    <w:p w14:paraId="3A94C136" w14:textId="7F61D545" w:rsidR="00653861" w:rsidRDefault="005226A6" w:rsidP="00223DB5">
      <w:pPr>
        <w:pStyle w:val="2"/>
      </w:pPr>
      <w:r w:rsidRPr="005226A6">
        <w:t xml:space="preserve">DRAGEN aggregated dataset </w:t>
      </w:r>
      <w:r>
        <w:t>processing and QC</w:t>
      </w:r>
    </w:p>
    <w:p w14:paraId="71288194" w14:textId="77777777" w:rsidR="00223DB5" w:rsidRDefault="00223DB5" w:rsidP="001A421D"/>
    <w:p w14:paraId="1BE5506B" w14:textId="6AAC30EE" w:rsidR="002D4839" w:rsidRPr="00B77C76" w:rsidRDefault="242BFD8A" w:rsidP="6108C780">
      <w:r w:rsidRPr="2B5CC93D">
        <w:rPr>
          <w:sz w:val="22"/>
          <w:szCs w:val="22"/>
        </w:rPr>
        <w:t>The 500K WGS DRAGEN aggregated dataset release 1 (November 2023)</w:t>
      </w:r>
      <w:r w:rsidRPr="2B5CC93D">
        <w:t xml:space="preserve"> was created as follows. First, DRAG</w:t>
      </w:r>
      <w:r w:rsidRPr="2B5CC93D">
        <w:rPr>
          <w:color w:val="000000" w:themeColor="text1"/>
        </w:rPr>
        <w:t xml:space="preserve">EN Machine Learning Recalibration (MLR) was run on each single sample called with DRAGEN v3.7.8, to recalibrate variant quality and genotype quality with features collected from DRAGEN v3.7.8 alignment and variant calling. </w:t>
      </w:r>
      <w:r w:rsidRPr="2B5CC93D">
        <w:t xml:space="preserve">We use ML recalibrated QUAL=3.0 as the quality </w:t>
      </w:r>
      <w:del w:id="6" w:author="Fan, Yucai" w:date="2026-03-17T14:43:00Z" w16du:dateUtc="2026-03-17T06:43:00Z">
        <w:r w:rsidRPr="2B5CC93D" w:rsidDel="006E4765">
          <w:delText>cutoff, and</w:delText>
        </w:r>
      </w:del>
      <w:ins w:id="7" w:author="Fan, Yucai" w:date="2026-03-17T14:43:00Z" w16du:dateUtc="2026-03-17T06:43:00Z">
        <w:r w:rsidR="006E4765" w:rsidRPr="2B5CC93D">
          <w:t>cutoff and</w:t>
        </w:r>
      </w:ins>
      <w:r w:rsidRPr="2B5CC93D">
        <w:t xml:space="preserve"> assess the sample level accuracy of DRAGEN variant calling using GIAB samples. This dataset covers the autosomes (chromosome 1-22), sex chromosomes (</w:t>
      </w:r>
      <w:proofErr w:type="spellStart"/>
      <w:r w:rsidRPr="2B5CC93D">
        <w:t>chrX</w:t>
      </w:r>
      <w:proofErr w:type="spellEnd"/>
      <w:r w:rsidRPr="2B5CC93D">
        <w:t xml:space="preserve">, </w:t>
      </w:r>
      <w:proofErr w:type="spellStart"/>
      <w:r w:rsidRPr="2B5CC93D">
        <w:t>chrY</w:t>
      </w:r>
      <w:proofErr w:type="spellEnd"/>
      <w:r w:rsidRPr="2B5CC93D">
        <w:t>), mitochondria (</w:t>
      </w:r>
      <w:proofErr w:type="spellStart"/>
      <w:r w:rsidRPr="2B5CC93D">
        <w:t>chrM</w:t>
      </w:r>
      <w:proofErr w:type="spellEnd"/>
      <w:r w:rsidRPr="2B5CC93D">
        <w:t xml:space="preserve">) and 3341 ALT contigs of hg38. </w:t>
      </w:r>
    </w:p>
    <w:p w14:paraId="570DDEB3" w14:textId="26C58E9B" w:rsidR="002D4839" w:rsidRPr="00B77C76" w:rsidRDefault="002D4839" w:rsidP="00B77C76"/>
    <w:p w14:paraId="29225741" w14:textId="2BA1E1CB" w:rsidR="002D4839" w:rsidRPr="00B77C76" w:rsidRDefault="68C78929" w:rsidP="6108C780">
      <w:r w:rsidRPr="2B5CC93D">
        <w:t xml:space="preserve">When running the same pipeline as used in the aggregated dataset on single samples, before performing aggregation or further filtering, we achieve SNP sensitivity 99.77%, SNP precision 99.91%, indel sensitivity 99.70%, and indel precision 99.83% within high-confidence regions defined by NIST v4.2.1. DRAGEN Iterative gVCF </w:t>
      </w:r>
      <w:proofErr w:type="spellStart"/>
      <w:r w:rsidRPr="2B5CC93D">
        <w:t>Genotyper</w:t>
      </w:r>
      <w:proofErr w:type="spellEnd"/>
      <w:r w:rsidRPr="2B5CC93D">
        <w:t xml:space="preserve"> was used to aggregate samples per batch of 1000 and perform genotyping across 490,541 individuals, with the same quality cutoff. We next evaluated the genotyping and found 1,010,107,317/1,109,854,569 (91%) variant sites have genotyping rate above 90%</w:t>
      </w:r>
      <w:r w:rsidR="1063D38F" w:rsidRPr="2B5CC93D">
        <w:t>.</w:t>
      </w:r>
    </w:p>
    <w:p w14:paraId="1AB3F8DC" w14:textId="3BB99B68" w:rsidR="002D4839" w:rsidRPr="00B77C76" w:rsidRDefault="002D4839" w:rsidP="6108C780"/>
    <w:p w14:paraId="1EE2178D" w14:textId="3FD1D37D" w:rsidR="001F6414" w:rsidRPr="00B77C76" w:rsidRDefault="001A421D" w:rsidP="00B77C76">
      <w:r w:rsidRPr="2B5CC93D">
        <w:t>In total, we launch</w:t>
      </w:r>
      <w:r w:rsidR="004319AF" w:rsidRPr="2B5CC93D">
        <w:t>ed</w:t>
      </w:r>
      <w:r w:rsidRPr="2B5CC93D">
        <w:t xml:space="preserve"> 874,000 analyses on Illumina Analytics (ICA) Platform using non-FPGA software instance (16 vCPU 128GB ram for MLR pipeline and 36 vCPU 72 GB for IGG pipeline). The total amount of compute for 500K WGS </w:t>
      </w:r>
      <w:r w:rsidR="006F431D" w:rsidRPr="2B5CC93D">
        <w:t>aggregated dataset</w:t>
      </w:r>
      <w:r w:rsidR="005722A8" w:rsidRPr="2B5CC93D">
        <w:t xml:space="preserve"> release 1</w:t>
      </w:r>
      <w:r w:rsidR="006F431D" w:rsidRPr="2B5CC93D">
        <w:t xml:space="preserve"> </w:t>
      </w:r>
      <w:r w:rsidRPr="2B5CC93D">
        <w:t>is 7.3 million CPU hours, effectively done on ICA in only 72 days.</w:t>
      </w:r>
    </w:p>
    <w:p w14:paraId="29102C79" w14:textId="77777777" w:rsidR="00C81271" w:rsidRPr="00B77C76" w:rsidRDefault="00C81271" w:rsidP="00B77C76"/>
    <w:p w14:paraId="35F04313" w14:textId="361868BA" w:rsidR="0032135D" w:rsidRPr="00682502" w:rsidRDefault="7A5A64FB" w:rsidP="5CEEE52A">
      <w:r>
        <w:t xml:space="preserve">Release 1 was further processed </w:t>
      </w:r>
      <w:r w:rsidR="57F79604">
        <w:t>with t</w:t>
      </w:r>
      <w:r w:rsidR="1C18607A">
        <w:t xml:space="preserve">he aim of reducing the data footprint and applying QC filters to improve genotyping rate and genotype consistency. </w:t>
      </w:r>
      <w:r w:rsidR="49EE4396">
        <w:t>This created the 500K WGS DRAGEN aggregated dataset release 2 (</w:t>
      </w:r>
      <w:r w:rsidR="75BEAE4A">
        <w:t>May</w:t>
      </w:r>
      <w:r w:rsidR="49EE4396">
        <w:t xml:space="preserve"> 202</w:t>
      </w:r>
      <w:r w:rsidR="75BEAE4A">
        <w:t xml:space="preserve">4). </w:t>
      </w:r>
      <w:r w:rsidR="5751FE24">
        <w:t xml:space="preserve">First, multi-allelic variants are split into bi-allelic variants. For each of these, the DRAGEN ML cohort level filtering is applied. Based on sample level quality metrics, a site quality score (MLSQ) per variant allele is calculated and set as the value of QUAL, and the variant alleles with QUAL &gt;= 0.1 are set with FILTER=PASS. The output biallelic </w:t>
      </w:r>
      <w:proofErr w:type="spellStart"/>
      <w:r w:rsidR="5751FE24">
        <w:t>msVCF</w:t>
      </w:r>
      <w:proofErr w:type="spellEnd"/>
      <w:r w:rsidR="5751FE24">
        <w:t xml:space="preserve"> is partitioned with the same sharding schema as the input multiallelic </w:t>
      </w:r>
      <w:proofErr w:type="spellStart"/>
      <w:r w:rsidR="5751FE24">
        <w:t>msVCF</w:t>
      </w:r>
      <w:proofErr w:type="spellEnd"/>
      <w:r w:rsidR="5751FE24">
        <w:t xml:space="preserve">. </w:t>
      </w:r>
      <w:r w:rsidR="32621EA4">
        <w:t>These were then</w:t>
      </w:r>
      <w:r w:rsidR="5751FE24">
        <w:t xml:space="preserve"> converted to shard PGEN and BGEN files</w:t>
      </w:r>
      <w:r w:rsidR="0FBDF1D8">
        <w:t xml:space="preserve">, then </w:t>
      </w:r>
      <w:r w:rsidR="5751FE24">
        <w:t>concatenated into chromosomal level (and ALT contigs) PGEN files</w:t>
      </w:r>
      <w:r w:rsidR="1465DDA0">
        <w:t xml:space="preserve"> and </w:t>
      </w:r>
      <w:r w:rsidR="5751FE24">
        <w:t xml:space="preserve">BGEN files using </w:t>
      </w:r>
      <w:proofErr w:type="spellStart"/>
      <w:r w:rsidR="1465DDA0">
        <w:t>using</w:t>
      </w:r>
      <w:proofErr w:type="spellEnd"/>
      <w:r w:rsidR="1465DDA0">
        <w:t xml:space="preserve"> Plink2 (version 2024 March 18)</w:t>
      </w:r>
      <w:r w:rsidR="5751FE24">
        <w:t xml:space="preserve">. </w:t>
      </w:r>
      <w:r w:rsidR="1465DDA0">
        <w:t>Release 2 contains</w:t>
      </w:r>
      <w:r w:rsidR="5751FE24">
        <w:t xml:space="preserve"> all the variants in </w:t>
      </w:r>
      <w:r w:rsidR="1465DDA0">
        <w:t>release 1</w:t>
      </w:r>
      <w:r w:rsidR="5751FE24">
        <w:t>, in biallelic format. User</w:t>
      </w:r>
      <w:r w:rsidR="4F0BBC0D">
        <w:t>s</w:t>
      </w:r>
      <w:r w:rsidR="5751FE24">
        <w:t xml:space="preserve"> can use either the full call set or the </w:t>
      </w:r>
      <w:r w:rsidR="07CD9158">
        <w:t xml:space="preserve">high quality (FILTER=PASS) </w:t>
      </w:r>
      <w:r w:rsidR="5751FE24">
        <w:t xml:space="preserve">subset. </w:t>
      </w:r>
      <w:r w:rsidR="549870F7">
        <w:t>Quality assessment is done in both low confidence regions (union of sample level low confidence regions of 7 GIAB samples; 18% of genome</w:t>
      </w:r>
      <w:r w:rsidR="79BDCD6B">
        <w:t>) and</w:t>
      </w:r>
      <w:r w:rsidR="549870F7">
        <w:t xml:space="preserve"> remaining high confidence regions. </w:t>
      </w:r>
      <w:r w:rsidR="26CB6BD8">
        <w:t xml:space="preserve">After cohort level ML filtering, estimated from PASS variants in GIAB samples </w:t>
      </w:r>
      <w:r w:rsidR="26CB6BD8">
        <w:lastRenderedPageBreak/>
        <w:t>extracted from joint call set, the SNP sensitivity 98.95%, SNP precision 99.97%, indel sensitivity 97.43%, and indel precision 99.85% within high-confidence regions defined by NIST v4.2.1 (Table S</w:t>
      </w:r>
      <w:r w:rsidR="1D5A9C20">
        <w:t>4</w:t>
      </w:r>
      <w:r w:rsidR="26CB6BD8">
        <w:t xml:space="preserve">). </w:t>
      </w:r>
      <w:r w:rsidR="549870F7">
        <w:t xml:space="preserve">Genotype missingness is defined as, among all variants with genotyping rate above 90%, the fraction with genotyping rate lower than 99% (i.e. 1%-10% of samples with missing genotype). </w:t>
      </w:r>
      <w:r w:rsidR="3949C8BA" w:rsidRPr="0C7A6EA7">
        <w:rPr>
          <w:color w:val="000000" w:themeColor="text1"/>
        </w:rPr>
        <w:t>Across the cohort, genotype missingness of PASS variants is 0.005% in high confidence regions, and 0.010% in low confidence regions (Table S</w:t>
      </w:r>
      <w:r w:rsidR="392065AC" w:rsidRPr="0C7A6EA7">
        <w:rPr>
          <w:color w:val="000000" w:themeColor="text1"/>
        </w:rPr>
        <w:t>6</w:t>
      </w:r>
      <w:r w:rsidR="3949C8BA" w:rsidRPr="0C7A6EA7">
        <w:rPr>
          <w:color w:val="000000" w:themeColor="text1"/>
        </w:rPr>
        <w:t>).</w:t>
      </w:r>
      <w:r w:rsidR="3949C8BA">
        <w:t xml:space="preserve"> </w:t>
      </w:r>
      <w:r w:rsidR="18FA1786">
        <w:t xml:space="preserve">Compared to release 1 with total </w:t>
      </w:r>
      <w:proofErr w:type="spellStart"/>
      <w:r w:rsidR="18FA1786">
        <w:t>msVCF</w:t>
      </w:r>
      <w:proofErr w:type="spellEnd"/>
      <w:r w:rsidR="18FA1786">
        <w:t xml:space="preserve"> file size 1.2PB, the data footprint in release 2 is significantly reduced, at 21.3TB for the concatenated files. </w:t>
      </w:r>
    </w:p>
    <w:p w14:paraId="206D8C15" w14:textId="3A478FA0" w:rsidR="00322F6C" w:rsidRPr="00B77C76" w:rsidRDefault="00322F6C" w:rsidP="00B77C76"/>
    <w:p w14:paraId="1846DF0B" w14:textId="1DE87E3D" w:rsidR="00D51D26" w:rsidRPr="00682502" w:rsidRDefault="00677B77" w:rsidP="00B77C76">
      <w:bookmarkStart w:id="8" w:name="_Hlk171065138"/>
      <w:r w:rsidRPr="2B5CC93D">
        <w:t>For</w:t>
      </w:r>
      <w:r w:rsidR="00D51D26" w:rsidRPr="2B5CC93D">
        <w:t xml:space="preserve"> </w:t>
      </w:r>
      <w:r w:rsidRPr="2B5CC93D">
        <w:t>r</w:t>
      </w:r>
      <w:r w:rsidR="00D51D26" w:rsidRPr="2B5CC93D">
        <w:t>elease</w:t>
      </w:r>
      <w:r w:rsidRPr="2B5CC93D">
        <w:t xml:space="preserve"> </w:t>
      </w:r>
      <w:r w:rsidR="00D51D26" w:rsidRPr="2B5CC93D">
        <w:t xml:space="preserve">2, we launched 160,000 analyses on Illumina Analytics (ICA) Platform using non-FPGA software instance (36 vCPU 72 GB). The total amount of compute </w:t>
      </w:r>
      <w:r w:rsidRPr="2B5CC93D">
        <w:t xml:space="preserve">for 500K WGS aggregated dataset release 2 </w:t>
      </w:r>
      <w:r w:rsidR="00D51D26" w:rsidRPr="2B5CC93D">
        <w:t>is 1.3 million CPU hours, effectively done on ICA in only 14 days.</w:t>
      </w:r>
      <w:bookmarkEnd w:id="8"/>
    </w:p>
    <w:p w14:paraId="5AA3C617" w14:textId="77777777" w:rsidR="00322F6C" w:rsidRPr="00B77C76" w:rsidRDefault="00322F6C" w:rsidP="00B77C76"/>
    <w:p w14:paraId="25AC5710" w14:textId="7723D0DE" w:rsidR="00A37C0E" w:rsidRDefault="00A37C0E" w:rsidP="2B5CC93D">
      <w:pPr>
        <w:pStyle w:val="2"/>
      </w:pPr>
      <w:r w:rsidRPr="2B5CC93D">
        <w:t xml:space="preserve">Comparison </w:t>
      </w:r>
      <w:r w:rsidR="7A268112" w:rsidRPr="2B5CC93D">
        <w:t>of SVs</w:t>
      </w:r>
      <w:r w:rsidR="5D028838" w:rsidRPr="2B5CC93D">
        <w:t xml:space="preserve"> </w:t>
      </w:r>
      <w:r w:rsidRPr="2B5CC93D">
        <w:t xml:space="preserve">to </w:t>
      </w:r>
      <w:proofErr w:type="spellStart"/>
      <w:r w:rsidR="6512D0CC" w:rsidRPr="2B5CC93D">
        <w:t>Clin</w:t>
      </w:r>
      <w:r w:rsidR="6F781992" w:rsidRPr="2B5CC93D">
        <w:t>V</w:t>
      </w:r>
      <w:r w:rsidR="6512D0CC" w:rsidRPr="2B5CC93D">
        <w:t>ar</w:t>
      </w:r>
      <w:proofErr w:type="spellEnd"/>
    </w:p>
    <w:p w14:paraId="0000001B" w14:textId="13F30172" w:rsidR="00005BC5" w:rsidRDefault="00005BC5">
      <w:pPr>
        <w:widowControl w:val="0"/>
      </w:pPr>
    </w:p>
    <w:p w14:paraId="1BFDE348" w14:textId="3BC9DBC8" w:rsidR="4DC84EB3" w:rsidRDefault="4DC84EB3" w:rsidP="1625A6EF">
      <w:pPr>
        <w:widowControl w:val="0"/>
      </w:pPr>
      <w:r w:rsidRPr="2B5CC93D">
        <w:t xml:space="preserve">A </w:t>
      </w:r>
      <w:proofErr w:type="spellStart"/>
      <w:r w:rsidRPr="2B5CC93D">
        <w:t>vcf</w:t>
      </w:r>
      <w:proofErr w:type="spellEnd"/>
      <w:r w:rsidRPr="2B5CC93D">
        <w:t xml:space="preserve"> file </w:t>
      </w:r>
      <w:r w:rsidR="1D1847C8" w:rsidRPr="2B5CC93D">
        <w:t>containing</w:t>
      </w:r>
      <w:r w:rsidRPr="2B5CC93D">
        <w:t xml:space="preserve"> </w:t>
      </w:r>
      <w:proofErr w:type="spellStart"/>
      <w:r w:rsidR="6F781992" w:rsidRPr="2B5CC93D">
        <w:t>C</w:t>
      </w:r>
      <w:r w:rsidR="601A64D1" w:rsidRPr="2B5CC93D">
        <w:t>lin</w:t>
      </w:r>
      <w:r w:rsidR="6F781992" w:rsidRPr="2B5CC93D">
        <w:t>V</w:t>
      </w:r>
      <w:r w:rsidR="601A64D1" w:rsidRPr="2B5CC93D">
        <w:t>ar</w:t>
      </w:r>
      <w:proofErr w:type="spellEnd"/>
      <w:r w:rsidR="2326DA3F" w:rsidRPr="2B5CC93D">
        <w:t xml:space="preserve"> version 20231007 was downloaded.  All variants with a</w:t>
      </w:r>
      <w:r w:rsidR="4D34639F" w:rsidRPr="2B5CC93D">
        <w:t>n allele in the ref or alt field that had length at least 50bp were considered SVs</w:t>
      </w:r>
      <w:r w:rsidR="7F491118" w:rsidRPr="2B5CC93D">
        <w:t>, resulting in 4,062 SVs</w:t>
      </w:r>
      <w:r w:rsidR="4D34639F" w:rsidRPr="2B5CC93D">
        <w:t xml:space="preserve">. </w:t>
      </w:r>
      <w:r w:rsidR="1B066632" w:rsidRPr="2B5CC93D">
        <w:t xml:space="preserve"> A start position for the SV is given in the </w:t>
      </w:r>
      <w:proofErr w:type="spellStart"/>
      <w:r w:rsidR="4417892D" w:rsidRPr="2B5CC93D">
        <w:t>vcf</w:t>
      </w:r>
      <w:proofErr w:type="spellEnd"/>
      <w:r w:rsidR="1B066632" w:rsidRPr="2B5CC93D">
        <w:t xml:space="preserve"> </w:t>
      </w:r>
      <w:r w:rsidR="62776435" w:rsidRPr="2B5CC93D">
        <w:t>file</w:t>
      </w:r>
      <w:r w:rsidR="4F2D1F7F" w:rsidRPr="2B5CC93D">
        <w:t xml:space="preserve"> and an end position was computed from the length of the alt allele.  A variant in the SV dataset presented here was considered to match an SV in </w:t>
      </w:r>
      <w:proofErr w:type="spellStart"/>
      <w:r w:rsidR="6F781992" w:rsidRPr="2B5CC93D">
        <w:t>C</w:t>
      </w:r>
      <w:r w:rsidR="3238368F" w:rsidRPr="2B5CC93D">
        <w:t>lin</w:t>
      </w:r>
      <w:r w:rsidR="6F781992" w:rsidRPr="2B5CC93D">
        <w:t>V</w:t>
      </w:r>
      <w:r w:rsidR="3238368F" w:rsidRPr="2B5CC93D">
        <w:t>ar</w:t>
      </w:r>
      <w:proofErr w:type="spellEnd"/>
      <w:r w:rsidR="4F2D1F7F" w:rsidRPr="2B5CC93D">
        <w:t xml:space="preserve"> if start and end positions were both wi</w:t>
      </w:r>
      <w:r w:rsidR="255917D5" w:rsidRPr="2B5CC93D">
        <w:t>thin 10bp of each other.</w:t>
      </w:r>
    </w:p>
    <w:p w14:paraId="00000029" w14:textId="77777777" w:rsidR="00005BC5" w:rsidRDefault="00005BC5"/>
    <w:p w14:paraId="38749D13" w14:textId="77777777" w:rsidR="005063AB" w:rsidRDefault="005063AB" w:rsidP="005063AB">
      <w:pPr>
        <w:pStyle w:val="2"/>
      </w:pPr>
      <w:r>
        <w:t>Cohort definitions</w:t>
      </w:r>
    </w:p>
    <w:p w14:paraId="6C5E3573" w14:textId="130AE9C0" w:rsidR="005063AB" w:rsidRDefault="51EC5852" w:rsidP="49919CF1">
      <w:r w:rsidRPr="2B5CC93D">
        <w:t>Individuals were assigned to one of 9 ancestry groups using a random forest classifier trained in the gnomAD</w:t>
      </w:r>
      <w:sdt>
        <w:sdtPr>
          <w:rPr>
            <w:color w:val="000000" w:themeColor="text1"/>
            <w:vertAlign w:val="superscript"/>
          </w:rPr>
          <w:tag w:val="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"/>
          <w:id w:val="608711039"/>
          <w:placeholder>
            <w:docPart w:val="DefaultPlaceholder_-1854013440"/>
          </w:placeholder>
        </w:sdtPr>
        <w:sdtContent>
          <w:r w:rsidR="00AE4CA7" w:rsidRPr="2B5CC93D">
            <w:rPr>
              <w:color w:val="000000" w:themeColor="text1"/>
              <w:vertAlign w:val="superscript"/>
            </w:rPr>
            <w:t>18</w:t>
          </w:r>
        </w:sdtContent>
      </w:sdt>
      <w:r w:rsidRPr="2B5CC93D">
        <w:t xml:space="preserve"> v3.1 dataset. Variant loadings for 76,399 ancestry-informative variants from </w:t>
      </w:r>
      <w:proofErr w:type="spellStart"/>
      <w:r w:rsidRPr="2B5CC93D">
        <w:t>gnomAD</w:t>
      </w:r>
      <w:proofErr w:type="spellEnd"/>
      <w:r w:rsidRPr="2B5CC93D">
        <w:t xml:space="preserve"> were used to project the first 16 principal components onto all UKB WGS samples. A random forest classifier trained on nine known ancestry groups within </w:t>
      </w:r>
      <w:proofErr w:type="spellStart"/>
      <w:r w:rsidRPr="2B5CC93D">
        <w:t>gnomAD</w:t>
      </w:r>
      <w:proofErr w:type="spellEnd"/>
      <w:r w:rsidRPr="2B5CC93D">
        <w:t xml:space="preserve"> (based on HGDP and 1000 Genomes samples) was then used to calculate ancestry probabilities in the UKB WGS samples. We assigned ancestry labels based on a minimum probability of 0.9, and remaining individuals were assigned as “other”. Population cohorts with over 1,000 individuals were used for genome-wide association analysis.</w:t>
      </w:r>
    </w:p>
    <w:p w14:paraId="5136FF8A" w14:textId="032816E1" w:rsidR="005063AB" w:rsidRDefault="005063AB" w:rsidP="49919CF1"/>
    <w:p w14:paraId="238F61C8" w14:textId="12397AED" w:rsidR="005063AB" w:rsidRDefault="3A5B96EC" w:rsidP="00F87B18">
      <w:pPr>
        <w:pStyle w:val="2"/>
      </w:pPr>
      <w:r>
        <w:t>Phenotype data</w:t>
      </w:r>
    </w:p>
    <w:p w14:paraId="4EB4D6DC" w14:textId="5886E41E" w:rsidR="005063AB" w:rsidRDefault="3A5B96EC" w:rsidP="005063AB">
      <w:r w:rsidRPr="2B5CC93D">
        <w:t xml:space="preserve">Phenotype data was ascertained from the UK Biobank Data Showcase. For disease traits we used the first occurrence data (UK Biobank Showcase Category 1712) and </w:t>
      </w:r>
      <w:proofErr w:type="spellStart"/>
      <w:r w:rsidRPr="2B5CC93D">
        <w:t>analysed</w:t>
      </w:r>
      <w:proofErr w:type="spellEnd"/>
      <w:r w:rsidRPr="2B5CC93D">
        <w:t xml:space="preserve"> </w:t>
      </w:r>
      <w:r w:rsidR="67157C5E" w:rsidRPr="2B5CC93D">
        <w:t xml:space="preserve">764 </w:t>
      </w:r>
      <w:r w:rsidRPr="2B5CC93D">
        <w:t xml:space="preserve">ICD-10 codes. For quantitative traits we </w:t>
      </w:r>
      <w:proofErr w:type="spellStart"/>
      <w:r w:rsidRPr="2B5CC93D">
        <w:t>analysed</w:t>
      </w:r>
      <w:proofErr w:type="spellEnd"/>
      <w:r w:rsidRPr="2B5CC93D">
        <w:t xml:space="preserve"> </w:t>
      </w:r>
      <w:r w:rsidR="4CCE855B" w:rsidRPr="2B5CC93D">
        <w:t>64</w:t>
      </w:r>
      <w:r w:rsidR="3CA44335" w:rsidRPr="2B5CC93D">
        <w:t xml:space="preserve"> </w:t>
      </w:r>
      <w:r w:rsidRPr="2B5CC93D">
        <w:t xml:space="preserve">molecular phenotypes including all </w:t>
      </w:r>
      <w:r w:rsidR="0BA2EA35" w:rsidRPr="2B5CC93D">
        <w:t xml:space="preserve">blood and urine </w:t>
      </w:r>
      <w:r w:rsidRPr="2B5CC93D">
        <w:t xml:space="preserve">biochemistry and cell count data (UK Biobank Showcase Category 17518 and 100081) and </w:t>
      </w:r>
      <w:r w:rsidR="73CD3FAE" w:rsidRPr="2B5CC93D">
        <w:t xml:space="preserve">7 </w:t>
      </w:r>
      <w:r w:rsidRPr="2B5CC93D">
        <w:t>anthropomorphic traits from the baseline assessment data (UK Biobank Showcase Category 100010). All quantitative traits were rank-based inverse-normal transformed prior to analysis.</w:t>
      </w:r>
    </w:p>
    <w:p w14:paraId="14BFF84C" w14:textId="4C095416" w:rsidR="005063AB" w:rsidRDefault="005063AB" w:rsidP="49919CF1"/>
    <w:p w14:paraId="1E5D1146" w14:textId="2AB36B26" w:rsidR="005063AB" w:rsidRDefault="20009BF5" w:rsidP="00F87B18">
      <w:pPr>
        <w:pStyle w:val="2"/>
      </w:pPr>
      <w:r>
        <w:t>Single variant association analysis</w:t>
      </w:r>
    </w:p>
    <w:p w14:paraId="05A1FE98" w14:textId="25755C44" w:rsidR="005679A9" w:rsidRDefault="005679A9" w:rsidP="005679A9">
      <w:pPr>
        <w:pStyle w:val="3"/>
      </w:pPr>
      <w:r>
        <w:t>Genotype filtering</w:t>
      </w:r>
    </w:p>
    <w:p w14:paraId="44CCCE9A" w14:textId="22615D98" w:rsidR="005679A9" w:rsidRDefault="005679A9" w:rsidP="005679A9">
      <w:r w:rsidRPr="2B5CC93D">
        <w:t xml:space="preserve">Genetic datasets were prepared consistently for each population cohort. The joint VCF files from </w:t>
      </w:r>
      <w:proofErr w:type="spellStart"/>
      <w:r w:rsidRPr="2B5CC93D">
        <w:t>GraphTyper</w:t>
      </w:r>
      <w:proofErr w:type="spellEnd"/>
      <w:r w:rsidRPr="2B5CC93D">
        <w:t xml:space="preserve"> were converted to biallelic BGEN14 1.2 format files. Variants were excluded based on </w:t>
      </w:r>
      <w:proofErr w:type="spellStart"/>
      <w:r w:rsidRPr="2B5CC93D">
        <w:t>GraphTyper</w:t>
      </w:r>
      <w:proofErr w:type="spellEnd"/>
      <w:r w:rsidRPr="2B5CC93D">
        <w:t xml:space="preserve"> metrics (</w:t>
      </w:r>
      <w:proofErr w:type="spellStart"/>
      <w:r w:rsidRPr="2B5CC93D">
        <w:t>AAScore</w:t>
      </w:r>
      <w:proofErr w:type="spellEnd"/>
      <w:r w:rsidRPr="2B5CC93D">
        <w:t xml:space="preserve"> &lt; 0.15, Pass ratio &lt; 0.05, </w:t>
      </w:r>
      <w:proofErr w:type="spellStart"/>
      <w:r w:rsidRPr="2B5CC93D">
        <w:t>ABhet</w:t>
      </w:r>
      <w:proofErr w:type="spellEnd"/>
      <w:r w:rsidRPr="2B5CC93D">
        <w:t xml:space="preserve"> &lt; 0.175, </w:t>
      </w:r>
      <w:proofErr w:type="spellStart"/>
      <w:r w:rsidRPr="2B5CC93D">
        <w:lastRenderedPageBreak/>
        <w:t>ABhom</w:t>
      </w:r>
      <w:proofErr w:type="spellEnd"/>
      <w:r w:rsidRPr="2B5CC93D">
        <w:t xml:space="preserve"> &lt; 0.9, QD &gt; 6 and QUAL &lt; 10) as well as per-population cohort metrics (minor allele count &lt; 25, Hardy-Weinberg equilibrium test P &lt; 1e-100, missingness rate &gt; 0.1).</w:t>
      </w:r>
    </w:p>
    <w:p w14:paraId="0C504F3D" w14:textId="7FFC816B" w:rsidR="005679A9" w:rsidRDefault="005679A9" w:rsidP="005679A9"/>
    <w:p w14:paraId="14FDD0CC" w14:textId="2199A649" w:rsidR="005679A9" w:rsidRDefault="005679A9" w:rsidP="005679A9">
      <w:pPr>
        <w:pStyle w:val="3"/>
      </w:pPr>
      <w:r>
        <w:t>Association analysis</w:t>
      </w:r>
    </w:p>
    <w:p w14:paraId="27743CC0" w14:textId="412157B8" w:rsidR="005063AB" w:rsidRDefault="20009BF5" w:rsidP="49919CF1">
      <w:r w:rsidRPr="2B5CC93D">
        <w:t>Association analysis for SNPs and small indels in all autosomal and chromosome X were performed using REGENIE</w:t>
      </w:r>
      <w:sdt>
        <w:sdtPr>
          <w:rPr>
            <w:color w:val="000000" w:themeColor="text1"/>
            <w:vertAlign w:val="superscript"/>
          </w:rPr>
          <w:tag w:val="MENDELEY_CITATION_v3_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"/>
          <w:id w:val="-2010359691"/>
          <w:placeholder>
            <w:docPart w:val="DefaultPlaceholder_-1854013440"/>
          </w:placeholder>
        </w:sdtPr>
        <w:sdtContent>
          <w:r w:rsidR="00AE4CA7" w:rsidRPr="2B5CC93D">
            <w:rPr>
              <w:color w:val="000000" w:themeColor="text1"/>
              <w:vertAlign w:val="superscript"/>
            </w:rPr>
            <w:t>19</w:t>
          </w:r>
        </w:sdtContent>
      </w:sdt>
      <w:r w:rsidRPr="2B5CC93D">
        <w:t>. For Step 1 of REGENIE, we selected a set of common LD-pruned variants for each population cohort using PLINK (options: --</w:t>
      </w:r>
      <w:proofErr w:type="spellStart"/>
      <w:r w:rsidRPr="2B5CC93D">
        <w:t>maf</w:t>
      </w:r>
      <w:proofErr w:type="spellEnd"/>
      <w:r w:rsidRPr="2B5CC93D">
        <w:t xml:space="preserve"> 0.01 --</w:t>
      </w:r>
      <w:proofErr w:type="spellStart"/>
      <w:r w:rsidRPr="2B5CC93D">
        <w:t>indep</w:t>
      </w:r>
      <w:proofErr w:type="spellEnd"/>
      <w:r w:rsidRPr="2B5CC93D">
        <w:t xml:space="preserve">-pairwise 1000kb 0.1). The total number of variants for Step 1 ranged from 266,859 for the ASJ cohort to 709,479 for the AFR (African) cohort. The resulting predictors were including as covariates in the association analysis of Step 2 of REGENIE, in addition to genotype-derived sex, age at baseline, sequencing </w:t>
      </w:r>
      <w:proofErr w:type="spellStart"/>
      <w:r w:rsidRPr="2B5CC93D">
        <w:t>centre</w:t>
      </w:r>
      <w:proofErr w:type="spellEnd"/>
      <w:r w:rsidRPr="2B5CC93D">
        <w:t>, and the first 20 genotype ancestry principal components.</w:t>
      </w:r>
    </w:p>
    <w:p w14:paraId="333D71D6" w14:textId="5B69544D" w:rsidR="005063AB" w:rsidRDefault="6788D8D3" w:rsidP="49919CF1">
      <w:r>
        <w:t>We applied a distance-based approach to define a list of associated loci ("top hits") for each phenotype: For each chromosome, if there are variants with P &lt; 5</w:t>
      </w:r>
      <w:r w:rsidR="00255ACE">
        <w:t>x</w:t>
      </w:r>
      <w:r w:rsidR="005679A9">
        <w:t>10</w:t>
      </w:r>
      <w:r w:rsidRPr="005679A9">
        <w:rPr>
          <w:vertAlign w:val="superscript"/>
        </w:rPr>
        <w:t>-8</w:t>
      </w:r>
      <w:r>
        <w:t>, we recursively select the variant with the smallest P-value within a +/-500KB window until there are no remaining variants with P &lt; 5</w:t>
      </w:r>
      <w:r w:rsidR="005679A9">
        <w:t xml:space="preserve"> </w:t>
      </w:r>
      <w:r w:rsidR="00255ACE">
        <w:t>x</w:t>
      </w:r>
      <w:r w:rsidR="005679A9">
        <w:t xml:space="preserve"> 10</w:t>
      </w:r>
      <w:r w:rsidRPr="005679A9">
        <w:rPr>
          <w:vertAlign w:val="superscript"/>
        </w:rPr>
        <w:t>-8</w:t>
      </w:r>
      <w:r>
        <w:t xml:space="preserve">. From this list of selected variants, we merge those that are within 1MB of each other into a single locus and select the variant with the smallest P-value as the top hit for that locus. Variants that do not need merging are considered top hits on their own. </w:t>
      </w:r>
    </w:p>
    <w:p w14:paraId="72115C4B" w14:textId="58953F46" w:rsidR="005063AB" w:rsidRDefault="6788D8D3" w:rsidP="171D40CB">
      <w:r>
        <w:t>To estimate the gain in the number of top hits in the WGS GWAS compared to imputed array GWAS, we calculate the number of top hits for each phenotype using 1) all variants from the WGS GWAS and 2) the subset of variants in the WGS GWAS that were previously genotyped and well-imputed (INFO &gt; 0.3) from the V3 imputed array data. A top hit is considered novel in WGS if it is found in 1) and does not overlap with any top hit in 2). Here, an overlap is defined as the WGS GWAS top hit being within at least a +/-500KB window (or wider if multiple significant variants were merged during the distance-based top hit procedure) of the imputed array GWAS top hit.</w:t>
      </w:r>
    </w:p>
    <w:p w14:paraId="1672C6EF" w14:textId="26E51F36" w:rsidR="46F68E00" w:rsidRDefault="46F68E00" w:rsidP="46F68E00"/>
    <w:p w14:paraId="6D2DB229" w14:textId="5799D4C1" w:rsidR="3476B44B" w:rsidRDefault="3476B44B" w:rsidP="2B5CC93D">
      <w:pPr>
        <w:pStyle w:val="2"/>
      </w:pPr>
      <w:r w:rsidRPr="2B5CC93D">
        <w:t xml:space="preserve">Multi-ancestry meta-analysis of variant-level </w:t>
      </w:r>
      <w:proofErr w:type="spellStart"/>
      <w:r w:rsidRPr="2B5CC93D">
        <w:t>PheWAS</w:t>
      </w:r>
      <w:proofErr w:type="spellEnd"/>
    </w:p>
    <w:p w14:paraId="70AF356F" w14:textId="77777777" w:rsidR="00B77C76" w:rsidRPr="004238B5" w:rsidRDefault="00B77C76"/>
    <w:p w14:paraId="49D7F562" w14:textId="7F8262DA" w:rsidR="3476B44B" w:rsidRPr="004238B5" w:rsidRDefault="3476B44B">
      <w:r w:rsidRPr="2B5CC93D">
        <w:t>We meta-analyzed GWAS summary statistics from five ancestries for 68 quantitative traits and 228 ICD-10 disease outcomes with cases ≥200 participants in each ancestry, representing a total of 482,329 UK Biobank participants.</w:t>
      </w:r>
      <w:r w:rsidR="004238B5" w:rsidRPr="2B5CC93D">
        <w:t xml:space="preserve"> </w:t>
      </w:r>
      <w:r w:rsidR="0A6407E4" w:rsidRPr="2B5CC93D">
        <w:t xml:space="preserve">Power analysis was done with the </w:t>
      </w:r>
      <w:proofErr w:type="spellStart"/>
      <w:r w:rsidR="0A6407E4" w:rsidRPr="2B5CC93D">
        <w:t>genpwr</w:t>
      </w:r>
      <w:proofErr w:type="spellEnd"/>
      <w:r w:rsidR="0A6407E4" w:rsidRPr="2B5CC93D">
        <w:t xml:space="preserve"> R package under the following assumptions: </w:t>
      </w:r>
      <w:r w:rsidR="2DAD78B4" w:rsidRPr="2B5CC93D">
        <w:t xml:space="preserve">additive genetic model, </w:t>
      </w:r>
      <w:r w:rsidR="11342A6E" w:rsidRPr="2B5CC93D">
        <w:t xml:space="preserve">risk allele frequency 20%, </w:t>
      </w:r>
      <w:r w:rsidR="1132F333" w:rsidRPr="2B5CC93D">
        <w:t>alpha 5x10</w:t>
      </w:r>
      <w:r w:rsidR="1132F333" w:rsidRPr="2B5CC93D">
        <w:rPr>
          <w:vertAlign w:val="superscript"/>
        </w:rPr>
        <w:t>-8</w:t>
      </w:r>
      <w:r w:rsidR="267E425F" w:rsidRPr="2B5CC93D">
        <w:t xml:space="preserve">, difference in means 0.1 for quantitative traits, odds ratio </w:t>
      </w:r>
      <w:r w:rsidR="78C6BADD" w:rsidRPr="2B5CC93D">
        <w:t>1.25 for binary disease outcomes</w:t>
      </w:r>
      <w:r w:rsidR="0A6407E4" w:rsidRPr="2B5CC93D">
        <w:t>.</w:t>
      </w:r>
      <w:r w:rsidR="14A19DE8" w:rsidRPr="2B5CC93D">
        <w:t xml:space="preserve"> </w:t>
      </w:r>
      <w:r w:rsidRPr="2B5CC93D">
        <w:t xml:space="preserve">We performed the fixed-effects meta-analysis using Metal and the inverse-variance weighted method. </w:t>
      </w:r>
      <w:r w:rsidR="4F4A7803" w:rsidRPr="2B5CC93D">
        <w:t>We also conducted random-effect meta-analysis using GWAMA</w:t>
      </w:r>
      <w:r w:rsidR="32C379F2" w:rsidRPr="2B5CC93D">
        <w:t>.</w:t>
      </w:r>
      <w:r w:rsidR="4F4A7803" w:rsidRPr="2B5CC93D">
        <w:t xml:space="preserve"> </w:t>
      </w:r>
      <w:r w:rsidRPr="2B5CC93D">
        <w:t>We performed the heterogeneity analysis and used the I² statistic to identify variants that have different effect sizes across populations. To define genome-wide significant loci for each trait, we first extracted all genome-wide significant variants (P ≤ 5 x 10</w:t>
      </w:r>
      <w:r w:rsidRPr="2B5CC93D">
        <w:rPr>
          <w:vertAlign w:val="superscript"/>
        </w:rPr>
        <w:t>-8</w:t>
      </w:r>
      <w:r w:rsidRPr="2B5CC93D">
        <w:t xml:space="preserve">) and the flanking region (±500 </w:t>
      </w:r>
      <w:proofErr w:type="spellStart"/>
      <w:r w:rsidRPr="2B5CC93D">
        <w:t>Kb</w:t>
      </w:r>
      <w:proofErr w:type="spellEnd"/>
      <w:r w:rsidRPr="2B5CC93D">
        <w:t>) around each variant, we then iteratively merged all regions until no overlapping regions remained. The most significant variant in each merged region was defined as the sentinel variant. The whole MHC region (chr6:25.5–34.0Mb) was treated as a single genomic region.</w:t>
      </w:r>
    </w:p>
    <w:p w14:paraId="0DD2288C" w14:textId="3D4CEE4A" w:rsidR="04860C46" w:rsidRPr="004238B5" w:rsidRDefault="04860C46" w:rsidP="04860C46"/>
    <w:p w14:paraId="715CA1EE" w14:textId="5EBD3655" w:rsidR="0CA5D908" w:rsidRPr="004238B5" w:rsidRDefault="0CA5D908" w:rsidP="04860C46">
      <w:r>
        <w:t>To determine if any identified loci from our meta-analysis were not previously reported, all significant loci were compared to the reported GWAS hits from the GWAS catalog</w:t>
      </w:r>
      <w:r w:rsidR="3A4D2DD7">
        <w:t xml:space="preserve"> and </w:t>
      </w:r>
      <w:proofErr w:type="spellStart"/>
      <w:r w:rsidR="3A4D2DD7">
        <w:lastRenderedPageBreak/>
        <w:t>OpenTargets</w:t>
      </w:r>
      <w:proofErr w:type="spellEnd"/>
      <w:r>
        <w:t xml:space="preserve">. </w:t>
      </w:r>
      <w:r w:rsidR="45543FDC">
        <w:t>W</w:t>
      </w:r>
      <w:r>
        <w:t xml:space="preserve">e first mapped all our meta-analyzed phenotypes to </w:t>
      </w:r>
      <w:r w:rsidR="58F3DA39">
        <w:t xml:space="preserve">GWAS catalog </w:t>
      </w:r>
      <w:r w:rsidR="613BD068">
        <w:t xml:space="preserve">and </w:t>
      </w:r>
      <w:proofErr w:type="spellStart"/>
      <w:r w:rsidR="613BD068">
        <w:t>OpenTargets</w:t>
      </w:r>
      <w:proofErr w:type="spellEnd"/>
      <w:r w:rsidR="613BD068">
        <w:t xml:space="preserve"> </w:t>
      </w:r>
      <w:r w:rsidR="58F3DA39">
        <w:t xml:space="preserve">trait terms from </w:t>
      </w:r>
      <w:r>
        <w:t>EFO</w:t>
      </w:r>
      <w:r w:rsidR="17652A12">
        <w:t xml:space="preserve"> (experimental factor ontology)</w:t>
      </w:r>
      <w:r>
        <w:t xml:space="preserve"> identifie</w:t>
      </w:r>
      <w:r w:rsidR="0A001B21">
        <w:t>r</w:t>
      </w:r>
      <w:r>
        <w:t>s. We then define</w:t>
      </w:r>
      <w:r w:rsidR="3EB5E4F4">
        <w:t>d</w:t>
      </w:r>
      <w:r>
        <w:t xml:space="preserve"> a genomic region for every GWAS locus by adding 250 kb to both end</w:t>
      </w:r>
      <w:r w:rsidR="52ABC8D1">
        <w:t>s</w:t>
      </w:r>
      <w:r>
        <w:t xml:space="preserve"> of the most significant variant. If a locus contained a significant hit from </w:t>
      </w:r>
      <w:r w:rsidR="0A34C0EB">
        <w:t>GWAS</w:t>
      </w:r>
      <w:r>
        <w:t xml:space="preserve"> catalog</w:t>
      </w:r>
      <w:r w:rsidR="1C08C9C2">
        <w:t xml:space="preserve"> or </w:t>
      </w:r>
      <w:proofErr w:type="spellStart"/>
      <w:r w:rsidR="1C08C9C2">
        <w:t>OpenTargets</w:t>
      </w:r>
      <w:proofErr w:type="spellEnd"/>
      <w:r>
        <w:t xml:space="preserve"> for any mapped EFO id or any child EFO id, then the locus was considered a reported hit. Otherwise, the locus was considered a novel hit.</w:t>
      </w:r>
    </w:p>
    <w:p w14:paraId="2E011389" w14:textId="61DE3DB2" w:rsidR="19471C96" w:rsidRDefault="19471C96"/>
    <w:p w14:paraId="4664E834" w14:textId="59919909" w:rsidR="005063AB" w:rsidRDefault="49182DD5" w:rsidP="61E924D3">
      <w:pPr>
        <w:pStyle w:val="3"/>
      </w:pPr>
      <w:r>
        <w:t xml:space="preserve">Putative </w:t>
      </w:r>
      <w:proofErr w:type="spellStart"/>
      <w:r w:rsidR="0DD628A4">
        <w:t>LoF</w:t>
      </w:r>
      <w:proofErr w:type="spellEnd"/>
      <w:r w:rsidR="0DD628A4">
        <w:t xml:space="preserve"> (Loss-of-function</w:t>
      </w:r>
      <w:r w:rsidR="7C33A48D">
        <w:t>), Pathogenic/Likely pathogenic</w:t>
      </w:r>
      <w:r w:rsidR="2B654595">
        <w:t xml:space="preserve"> (P/LP</w:t>
      </w:r>
      <w:r w:rsidR="0DD628A4">
        <w:t>) variant annotation</w:t>
      </w:r>
    </w:p>
    <w:p w14:paraId="4FD85CD4" w14:textId="77777777" w:rsidR="00682502" w:rsidRPr="00682502" w:rsidRDefault="00682502" w:rsidP="00682502"/>
    <w:p w14:paraId="1CC8CED0" w14:textId="310B615D" w:rsidR="007602C3" w:rsidRPr="00682502" w:rsidRDefault="07A378CB" w:rsidP="2B5CC93D">
      <w:pPr>
        <w:spacing w:after="160" w:line="259" w:lineRule="auto"/>
        <w:rPr>
          <w:color w:val="000000" w:themeColor="text1"/>
        </w:rPr>
      </w:pPr>
      <w:r w:rsidRPr="3AD4E2C0">
        <w:rPr>
          <w:color w:val="000000" w:themeColor="text1"/>
        </w:rPr>
        <w:t>We identified p</w:t>
      </w:r>
      <w:r w:rsidR="1FB86C53" w:rsidRPr="3AD4E2C0">
        <w:rPr>
          <w:color w:val="000000" w:themeColor="text1"/>
        </w:rPr>
        <w:t xml:space="preserve">utative </w:t>
      </w:r>
      <w:proofErr w:type="spellStart"/>
      <w:r w:rsidRPr="3AD4E2C0">
        <w:rPr>
          <w:color w:val="000000" w:themeColor="text1"/>
        </w:rPr>
        <w:t>LoF</w:t>
      </w:r>
      <w:proofErr w:type="spellEnd"/>
      <w:r w:rsidR="3A8A15C7" w:rsidRPr="3AD4E2C0">
        <w:rPr>
          <w:color w:val="000000" w:themeColor="text1"/>
        </w:rPr>
        <w:t xml:space="preserve"> (</w:t>
      </w:r>
      <w:proofErr w:type="spellStart"/>
      <w:r w:rsidR="3A8A15C7" w:rsidRPr="3AD4E2C0">
        <w:rPr>
          <w:color w:val="000000" w:themeColor="text1"/>
        </w:rPr>
        <w:t>pLoF</w:t>
      </w:r>
      <w:proofErr w:type="spellEnd"/>
      <w:r w:rsidR="3A8A15C7" w:rsidRPr="3AD4E2C0">
        <w:rPr>
          <w:color w:val="000000" w:themeColor="text1"/>
        </w:rPr>
        <w:t>)</w:t>
      </w:r>
      <w:r w:rsidR="4B52F4AE" w:rsidRPr="3AD4E2C0">
        <w:rPr>
          <w:color w:val="000000" w:themeColor="text1"/>
        </w:rPr>
        <w:t xml:space="preserve"> and pathogenic</w:t>
      </w:r>
      <w:r w:rsidRPr="3AD4E2C0">
        <w:rPr>
          <w:color w:val="000000" w:themeColor="text1"/>
        </w:rPr>
        <w:t xml:space="preserve"> variants in the UKB WGS data and compared w</w:t>
      </w:r>
      <w:r w:rsidR="79A57C6D" w:rsidRPr="3AD4E2C0">
        <w:rPr>
          <w:color w:val="000000" w:themeColor="text1"/>
        </w:rPr>
        <w:t xml:space="preserve">ith the </w:t>
      </w:r>
      <w:proofErr w:type="spellStart"/>
      <w:r w:rsidR="79A57C6D" w:rsidRPr="3AD4E2C0">
        <w:rPr>
          <w:color w:val="000000" w:themeColor="text1"/>
        </w:rPr>
        <w:t>pLoF</w:t>
      </w:r>
      <w:proofErr w:type="spellEnd"/>
      <w:r w:rsidR="1D17A1B3" w:rsidRPr="3AD4E2C0">
        <w:rPr>
          <w:color w:val="000000" w:themeColor="text1"/>
        </w:rPr>
        <w:t>/P/LP</w:t>
      </w:r>
      <w:r w:rsidR="79A57C6D" w:rsidRPr="3AD4E2C0">
        <w:rPr>
          <w:color w:val="000000" w:themeColor="text1"/>
        </w:rPr>
        <w:t xml:space="preserve"> variants detected </w:t>
      </w:r>
      <w:r w:rsidR="2D2C16B0" w:rsidRPr="3AD4E2C0">
        <w:rPr>
          <w:color w:val="000000" w:themeColor="text1"/>
        </w:rPr>
        <w:t>in</w:t>
      </w:r>
      <w:r w:rsidR="5E3BC582" w:rsidRPr="3AD4E2C0">
        <w:rPr>
          <w:color w:val="000000" w:themeColor="text1"/>
        </w:rPr>
        <w:t xml:space="preserve"> </w:t>
      </w:r>
      <w:r w:rsidR="79A57C6D" w:rsidRPr="3AD4E2C0">
        <w:rPr>
          <w:color w:val="000000" w:themeColor="text1"/>
        </w:rPr>
        <w:t>WES</w:t>
      </w:r>
      <w:r w:rsidRPr="3AD4E2C0">
        <w:rPr>
          <w:color w:val="000000" w:themeColor="text1"/>
        </w:rPr>
        <w:t xml:space="preserve">. </w:t>
      </w:r>
      <w:r w:rsidR="19295A98" w:rsidRPr="3AD4E2C0">
        <w:rPr>
          <w:color w:val="000000" w:themeColor="text1"/>
        </w:rPr>
        <w:t>From WES, we</w:t>
      </w:r>
      <w:r w:rsidR="1F603D86" w:rsidRPr="3AD4E2C0">
        <w:rPr>
          <w:color w:val="000000" w:themeColor="text1"/>
        </w:rPr>
        <w:t xml:space="preserve"> </w:t>
      </w:r>
      <w:r w:rsidR="19295A98" w:rsidRPr="3AD4E2C0">
        <w:rPr>
          <w:color w:val="000000" w:themeColor="text1"/>
        </w:rPr>
        <w:t>retained h</w:t>
      </w:r>
      <w:r w:rsidR="07E0C4A1" w:rsidRPr="3AD4E2C0">
        <w:rPr>
          <w:color w:val="000000" w:themeColor="text1"/>
        </w:rPr>
        <w:t xml:space="preserve">igh-quality variants with </w:t>
      </w:r>
      <w:r w:rsidR="4D76C7A2" w:rsidRPr="3AD4E2C0">
        <w:rPr>
          <w:color w:val="000000" w:themeColor="text1"/>
        </w:rPr>
        <w:t>DP</w:t>
      </w:r>
      <w:r w:rsidR="41014BDD" w:rsidRPr="3AD4E2C0">
        <w:rPr>
          <w:color w:val="000000" w:themeColor="text1"/>
        </w:rPr>
        <w:t xml:space="preserve"> </w:t>
      </w:r>
      <w:r w:rsidR="4D76C7A2" w:rsidRPr="3AD4E2C0">
        <w:rPr>
          <w:color w:val="000000" w:themeColor="text1"/>
        </w:rPr>
        <w:t xml:space="preserve">≥15, </w:t>
      </w:r>
      <w:r w:rsidR="07E0C4A1" w:rsidRPr="3AD4E2C0">
        <w:rPr>
          <w:color w:val="000000" w:themeColor="text1"/>
        </w:rPr>
        <w:t>GQ</w:t>
      </w:r>
      <w:r w:rsidR="2F1E8103" w:rsidRPr="3AD4E2C0">
        <w:rPr>
          <w:color w:val="000000" w:themeColor="text1"/>
        </w:rPr>
        <w:t xml:space="preserve"> </w:t>
      </w:r>
      <w:r w:rsidR="07E0C4A1" w:rsidRPr="3AD4E2C0">
        <w:rPr>
          <w:color w:val="000000" w:themeColor="text1"/>
        </w:rPr>
        <w:t xml:space="preserve">≥30 </w:t>
      </w:r>
      <w:r w:rsidR="43787895" w:rsidRPr="3AD4E2C0">
        <w:rPr>
          <w:color w:val="000000" w:themeColor="text1"/>
        </w:rPr>
        <w:t xml:space="preserve">for autosomes </w:t>
      </w:r>
      <w:r w:rsidR="07E0C4A1" w:rsidRPr="3AD4E2C0">
        <w:rPr>
          <w:color w:val="000000" w:themeColor="text1"/>
        </w:rPr>
        <w:t xml:space="preserve">and </w:t>
      </w:r>
      <w:r w:rsidR="520E53EF" w:rsidRPr="3AD4E2C0">
        <w:rPr>
          <w:color w:val="000000" w:themeColor="text1"/>
        </w:rPr>
        <w:t>DP</w:t>
      </w:r>
      <w:r w:rsidR="3E97BBA9" w:rsidRPr="3AD4E2C0">
        <w:rPr>
          <w:color w:val="000000" w:themeColor="text1"/>
        </w:rPr>
        <w:t xml:space="preserve"> </w:t>
      </w:r>
      <w:r w:rsidR="520E53EF" w:rsidRPr="3AD4E2C0">
        <w:rPr>
          <w:color w:val="000000" w:themeColor="text1"/>
        </w:rPr>
        <w:t xml:space="preserve">≥10, </w:t>
      </w:r>
      <w:r w:rsidR="07E0C4A1" w:rsidRPr="3AD4E2C0">
        <w:rPr>
          <w:color w:val="000000" w:themeColor="text1"/>
        </w:rPr>
        <w:t>GQ ≥</w:t>
      </w:r>
      <w:r w:rsidR="1FF793A0" w:rsidRPr="3AD4E2C0">
        <w:rPr>
          <w:color w:val="000000" w:themeColor="text1"/>
        </w:rPr>
        <w:t>20</w:t>
      </w:r>
      <w:r w:rsidR="158326D6" w:rsidRPr="3AD4E2C0">
        <w:rPr>
          <w:color w:val="000000" w:themeColor="text1"/>
        </w:rPr>
        <w:t xml:space="preserve"> for </w:t>
      </w:r>
      <w:proofErr w:type="spellStart"/>
      <w:r w:rsidR="158326D6" w:rsidRPr="3AD4E2C0">
        <w:rPr>
          <w:color w:val="000000" w:themeColor="text1"/>
        </w:rPr>
        <w:t>allosomes</w:t>
      </w:r>
      <w:proofErr w:type="spellEnd"/>
      <w:r w:rsidR="354402F7" w:rsidRPr="3AD4E2C0">
        <w:rPr>
          <w:color w:val="000000" w:themeColor="text1"/>
        </w:rPr>
        <w:t>.</w:t>
      </w:r>
      <w:r w:rsidR="54CEBD89" w:rsidRPr="3AD4E2C0">
        <w:rPr>
          <w:color w:val="000000" w:themeColor="text1"/>
        </w:rPr>
        <w:t xml:space="preserve"> </w:t>
      </w:r>
      <w:r w:rsidR="21888D51" w:rsidRPr="3AD4E2C0">
        <w:rPr>
          <w:color w:val="000000" w:themeColor="text1"/>
        </w:rPr>
        <w:t>F</w:t>
      </w:r>
      <w:r w:rsidR="54CEBD89" w:rsidRPr="3AD4E2C0">
        <w:rPr>
          <w:color w:val="000000" w:themeColor="text1"/>
        </w:rPr>
        <w:t>ro</w:t>
      </w:r>
      <w:r w:rsidR="21888D51" w:rsidRPr="3AD4E2C0">
        <w:rPr>
          <w:color w:val="000000" w:themeColor="text1"/>
        </w:rPr>
        <w:t>m WGS, we retained high-quality variants with</w:t>
      </w:r>
      <w:r w:rsidR="7D0DD935" w:rsidRPr="3AD4E2C0">
        <w:rPr>
          <w:color w:val="000000" w:themeColor="text1"/>
        </w:rPr>
        <w:t xml:space="preserve"> </w:t>
      </w:r>
      <w:proofErr w:type="spellStart"/>
      <w:r w:rsidR="7D0DD935" w:rsidRPr="3AD4E2C0">
        <w:rPr>
          <w:color w:val="000000" w:themeColor="text1"/>
        </w:rPr>
        <w:t>AAscore</w:t>
      </w:r>
      <w:proofErr w:type="spellEnd"/>
      <w:r w:rsidR="71F1F410" w:rsidRPr="3AD4E2C0">
        <w:rPr>
          <w:color w:val="000000" w:themeColor="text1"/>
        </w:rPr>
        <w:t xml:space="preserve"> </w:t>
      </w:r>
      <w:r w:rsidR="7D0DD935" w:rsidRPr="3AD4E2C0">
        <w:rPr>
          <w:color w:val="000000" w:themeColor="text1"/>
        </w:rPr>
        <w:t>≥</w:t>
      </w:r>
      <w:r w:rsidR="3E4779A3" w:rsidRPr="3AD4E2C0">
        <w:rPr>
          <w:color w:val="000000" w:themeColor="text1"/>
        </w:rPr>
        <w:t>0.5,</w:t>
      </w:r>
      <w:r w:rsidR="21888D51" w:rsidRPr="3AD4E2C0">
        <w:rPr>
          <w:color w:val="000000" w:themeColor="text1"/>
        </w:rPr>
        <w:t xml:space="preserve"> DP</w:t>
      </w:r>
      <w:r w:rsidR="0BADAC0F" w:rsidRPr="3AD4E2C0">
        <w:rPr>
          <w:color w:val="000000" w:themeColor="text1"/>
        </w:rPr>
        <w:t xml:space="preserve"> </w:t>
      </w:r>
      <w:r w:rsidR="21888D51" w:rsidRPr="3AD4E2C0">
        <w:rPr>
          <w:color w:val="000000" w:themeColor="text1"/>
        </w:rPr>
        <w:t>≥7 for</w:t>
      </w:r>
      <w:r w:rsidR="721C3850" w:rsidRPr="3AD4E2C0">
        <w:rPr>
          <w:color w:val="000000" w:themeColor="text1"/>
        </w:rPr>
        <w:t xml:space="preserve"> SNVs and DP</w:t>
      </w:r>
      <w:r w:rsidR="4BDFD5D5" w:rsidRPr="3AD4E2C0">
        <w:rPr>
          <w:color w:val="000000" w:themeColor="text1"/>
        </w:rPr>
        <w:t xml:space="preserve"> </w:t>
      </w:r>
      <w:r w:rsidR="721C3850" w:rsidRPr="3AD4E2C0">
        <w:rPr>
          <w:color w:val="000000" w:themeColor="text1"/>
        </w:rPr>
        <w:t>≥10 for Indels.</w:t>
      </w:r>
      <w:r w:rsidR="21888D51" w:rsidRPr="3AD4E2C0">
        <w:rPr>
          <w:color w:val="000000" w:themeColor="text1"/>
        </w:rPr>
        <w:t xml:space="preserve"> </w:t>
      </w:r>
      <w:r w:rsidR="09061702" w:rsidRPr="3AD4E2C0">
        <w:rPr>
          <w:color w:val="000000" w:themeColor="text1"/>
        </w:rPr>
        <w:t>In both datasets, samples and sites with missing rate&gt;10% were filtered out.</w:t>
      </w:r>
      <w:r w:rsidR="3A6B5EF0" w:rsidRPr="3AD4E2C0">
        <w:rPr>
          <w:color w:val="000000" w:themeColor="text1"/>
        </w:rPr>
        <w:t xml:space="preserve"> </w:t>
      </w:r>
      <w:r w:rsidRPr="3AD4E2C0">
        <w:rPr>
          <w:color w:val="000000" w:themeColor="text1"/>
        </w:rPr>
        <w:t xml:space="preserve">The </w:t>
      </w:r>
      <w:proofErr w:type="spellStart"/>
      <w:r w:rsidRPr="3AD4E2C0">
        <w:rPr>
          <w:color w:val="000000" w:themeColor="text1"/>
        </w:rPr>
        <w:t>pLoF</w:t>
      </w:r>
      <w:proofErr w:type="spellEnd"/>
      <w:r w:rsidRPr="3AD4E2C0">
        <w:rPr>
          <w:color w:val="000000" w:themeColor="text1"/>
        </w:rPr>
        <w:t xml:space="preserve"> variants were defined </w:t>
      </w:r>
      <w:r w:rsidR="5BFA0411" w:rsidRPr="3AD4E2C0">
        <w:rPr>
          <w:color w:val="000000" w:themeColor="text1"/>
        </w:rPr>
        <w:t xml:space="preserve">as alterations with high function impact (stop lost/gained, start lost, frameshift, </w:t>
      </w:r>
      <w:r w:rsidR="5BFA0411" w:rsidRPr="3AD4E2C0">
        <w:t>splice donor/acceptor)</w:t>
      </w:r>
      <w:r w:rsidR="6D572D5D" w:rsidRPr="3AD4E2C0">
        <w:rPr>
          <w:color w:val="000000" w:themeColor="text1"/>
        </w:rPr>
        <w:t xml:space="preserve"> in </w:t>
      </w:r>
      <w:r w:rsidR="6F6AC960" w:rsidRPr="3AD4E2C0">
        <w:rPr>
          <w:color w:val="000000" w:themeColor="text1"/>
        </w:rPr>
        <w:t>WES target</w:t>
      </w:r>
      <w:r w:rsidR="6D572D5D" w:rsidRPr="3AD4E2C0">
        <w:rPr>
          <w:color w:val="000000" w:themeColor="text1"/>
        </w:rPr>
        <w:t xml:space="preserve"> region</w:t>
      </w:r>
      <w:r w:rsidR="0B78959A" w:rsidRPr="3AD4E2C0">
        <w:rPr>
          <w:color w:val="000000" w:themeColor="text1"/>
        </w:rPr>
        <w:t xml:space="preserve"> (</w:t>
      </w:r>
      <w:r w:rsidR="368B6BB1" w:rsidRPr="3AD4E2C0">
        <w:rPr>
          <w:color w:val="000000" w:themeColor="text1"/>
        </w:rPr>
        <w:t>https://biobank.ndph.ox.ac.uk/ukb/ukb/auxdata/xgen_plus_spikein.GRCh38.bed</w:t>
      </w:r>
      <w:r w:rsidR="0B78959A" w:rsidRPr="3AD4E2C0">
        <w:rPr>
          <w:color w:val="000000" w:themeColor="text1"/>
        </w:rPr>
        <w:t>)</w:t>
      </w:r>
      <w:r w:rsidR="5BFA0411" w:rsidRPr="3AD4E2C0">
        <w:rPr>
          <w:color w:val="000000" w:themeColor="text1"/>
        </w:rPr>
        <w:t xml:space="preserve"> using </w:t>
      </w:r>
      <w:r w:rsidR="5BFA0411" w:rsidRPr="3AD4E2C0">
        <w:t>VEP</w:t>
      </w:r>
      <w:sdt>
        <w:sdtPr>
          <w:rPr>
            <w:color w:val="000000" w:themeColor="text1"/>
            <w:vertAlign w:val="superscript"/>
          </w:rPr>
          <w:tag w:val="MENDELEY_CITATION_v3_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"/>
          <w:id w:val="298814301"/>
          <w:placeholder>
            <w:docPart w:val="DefaultPlaceholder_-1854013440"/>
          </w:placeholder>
        </w:sdtPr>
        <w:sdtContent>
          <w:r w:rsidR="00AE4CA7" w:rsidRPr="3AD4E2C0">
            <w:rPr>
              <w:color w:val="000000" w:themeColor="text1"/>
              <w:vertAlign w:val="superscript"/>
            </w:rPr>
            <w:t>20</w:t>
          </w:r>
        </w:sdtContent>
      </w:sdt>
      <w:r w:rsidR="5BFA0411" w:rsidRPr="3AD4E2C0">
        <w:rPr>
          <w:color w:val="000000" w:themeColor="text1"/>
        </w:rPr>
        <w:t xml:space="preserve"> (release 101, hg38)</w:t>
      </w:r>
      <w:r w:rsidR="08E5814C" w:rsidRPr="3AD4E2C0">
        <w:rPr>
          <w:color w:val="000000" w:themeColor="text1"/>
        </w:rPr>
        <w:t xml:space="preserve">, with </w:t>
      </w:r>
      <w:proofErr w:type="spellStart"/>
      <w:r w:rsidR="08E5814C" w:rsidRPr="3AD4E2C0">
        <w:rPr>
          <w:color w:val="000000" w:themeColor="text1"/>
        </w:rPr>
        <w:t>gnomAD</w:t>
      </w:r>
      <w:proofErr w:type="spellEnd"/>
      <w:r w:rsidR="08E5814C" w:rsidRPr="3AD4E2C0">
        <w:rPr>
          <w:color w:val="000000" w:themeColor="text1"/>
        </w:rPr>
        <w:t xml:space="preserve"> allele frequency &lt;1%</w:t>
      </w:r>
      <w:r w:rsidR="5BFA0411" w:rsidRPr="3AD4E2C0">
        <w:rPr>
          <w:color w:val="000000" w:themeColor="text1"/>
        </w:rPr>
        <w:t xml:space="preserve">. LOFTEE was used to distinguish </w:t>
      </w:r>
      <w:proofErr w:type="gramStart"/>
      <w:r w:rsidR="5BFA0411" w:rsidRPr="3AD4E2C0">
        <w:rPr>
          <w:color w:val="000000" w:themeColor="text1"/>
        </w:rPr>
        <w:t>high-confidence</w:t>
      </w:r>
      <w:proofErr w:type="gramEnd"/>
      <w:r w:rsidR="5BFA0411" w:rsidRPr="3AD4E2C0">
        <w:rPr>
          <w:color w:val="000000" w:themeColor="text1"/>
        </w:rPr>
        <w:t xml:space="preserve"> (HC) </w:t>
      </w:r>
      <w:proofErr w:type="spellStart"/>
      <w:r w:rsidR="5BFA0411" w:rsidRPr="3AD4E2C0">
        <w:rPr>
          <w:color w:val="000000" w:themeColor="text1"/>
        </w:rPr>
        <w:t>pLoF</w:t>
      </w:r>
      <w:proofErr w:type="spellEnd"/>
      <w:r w:rsidR="5BFA0411" w:rsidRPr="3AD4E2C0">
        <w:rPr>
          <w:color w:val="000000" w:themeColor="text1"/>
        </w:rPr>
        <w:t xml:space="preserve"> variants from potential annotation artifacts by applying stringent filtering criteria (</w:t>
      </w:r>
      <w:proofErr w:type="spellStart"/>
      <w:r w:rsidR="5BFA0411" w:rsidRPr="3AD4E2C0">
        <w:rPr>
          <w:color w:val="000000" w:themeColor="text1"/>
        </w:rPr>
        <w:t>eg.</w:t>
      </w:r>
      <w:proofErr w:type="spellEnd"/>
      <w:r w:rsidR="5BFA0411" w:rsidRPr="3AD4E2C0">
        <w:rPr>
          <w:color w:val="000000" w:themeColor="text1"/>
        </w:rPr>
        <w:t xml:space="preserve"> removing variants predicted to escape nonsense-mediated decay). Only the LOFTEE-predicted HC </w:t>
      </w:r>
      <w:proofErr w:type="spellStart"/>
      <w:r w:rsidR="5BFA0411" w:rsidRPr="3AD4E2C0">
        <w:rPr>
          <w:color w:val="000000" w:themeColor="text1"/>
        </w:rPr>
        <w:t>pLoF</w:t>
      </w:r>
      <w:proofErr w:type="spellEnd"/>
      <w:r w:rsidR="5BFA0411" w:rsidRPr="3AD4E2C0">
        <w:rPr>
          <w:color w:val="000000" w:themeColor="text1"/>
        </w:rPr>
        <w:t xml:space="preserve"> variants in the canonical transcript were </w:t>
      </w:r>
      <w:r w:rsidR="5E4AF2EA" w:rsidRPr="3AD4E2C0">
        <w:rPr>
          <w:color w:val="000000" w:themeColor="text1"/>
        </w:rPr>
        <w:t xml:space="preserve">considered for </w:t>
      </w:r>
      <w:r w:rsidR="2C62FF4F" w:rsidRPr="3AD4E2C0">
        <w:rPr>
          <w:color w:val="000000" w:themeColor="text1"/>
        </w:rPr>
        <w:t>analysis</w:t>
      </w:r>
      <w:r w:rsidR="10E17571" w:rsidRPr="3AD4E2C0">
        <w:rPr>
          <w:color w:val="000000" w:themeColor="text1"/>
        </w:rPr>
        <w:t>.</w:t>
      </w:r>
      <w:r w:rsidR="4D33B95A" w:rsidRPr="3AD4E2C0">
        <w:rPr>
          <w:color w:val="000000" w:themeColor="text1"/>
        </w:rPr>
        <w:t xml:space="preserve"> </w:t>
      </w:r>
      <w:r w:rsidR="1D4D905C" w:rsidRPr="3AD4E2C0">
        <w:rPr>
          <w:color w:val="000000" w:themeColor="text1"/>
        </w:rPr>
        <w:t xml:space="preserve">P/LP are </w:t>
      </w:r>
      <w:proofErr w:type="spellStart"/>
      <w:r w:rsidR="5FDE63D6" w:rsidRPr="3AD4E2C0">
        <w:rPr>
          <w:color w:val="000000" w:themeColor="text1"/>
        </w:rPr>
        <w:t>ClinVar</w:t>
      </w:r>
      <w:proofErr w:type="spellEnd"/>
      <w:r w:rsidR="5FDE63D6" w:rsidRPr="3AD4E2C0">
        <w:rPr>
          <w:color w:val="000000" w:themeColor="text1"/>
        </w:rPr>
        <w:t xml:space="preserve"> classified pathogenic and likely pathogenic with </w:t>
      </w:r>
      <w:r w:rsidR="3EACA44D" w:rsidRPr="3AD4E2C0">
        <w:rPr>
          <w:color w:val="000000" w:themeColor="text1"/>
        </w:rPr>
        <w:t>assertion criteria and without conflicting classification</w:t>
      </w:r>
      <w:r w:rsidR="408475E0" w:rsidRPr="3AD4E2C0">
        <w:rPr>
          <w:color w:val="000000" w:themeColor="text1"/>
        </w:rPr>
        <w:t>.</w:t>
      </w:r>
    </w:p>
    <w:p w14:paraId="5EB2B2F0" w14:textId="22F27F6F" w:rsidR="007602C3" w:rsidRDefault="007602C3" w:rsidP="007602C3">
      <w:pPr>
        <w:pStyle w:val="2"/>
        <w:spacing w:after="240" w:line="276" w:lineRule="auto"/>
      </w:pPr>
      <w:bookmarkStart w:id="9" w:name="_Toc148713131"/>
      <w:r w:rsidRPr="2B5CC93D">
        <w:t xml:space="preserve">Region-based </w:t>
      </w:r>
      <w:proofErr w:type="spellStart"/>
      <w:r w:rsidRPr="2B5CC93D">
        <w:t>PheWAS</w:t>
      </w:r>
      <w:proofErr w:type="spellEnd"/>
      <w:r w:rsidRPr="2B5CC93D">
        <w:t xml:space="preserve"> methods</w:t>
      </w:r>
      <w:bookmarkEnd w:id="9"/>
    </w:p>
    <w:p w14:paraId="088795EE" w14:textId="217413B4" w:rsidR="007602C3" w:rsidRPr="004F28C3" w:rsidRDefault="007602C3" w:rsidP="007602C3">
      <w:pPr>
        <w:pStyle w:val="3"/>
      </w:pPr>
      <w:bookmarkStart w:id="10" w:name="_Toc148713132"/>
      <w:r>
        <w:t>Sample selection</w:t>
      </w:r>
      <w:bookmarkEnd w:id="10"/>
    </w:p>
    <w:p w14:paraId="548F7EC9" w14:textId="0D9A3F9F" w:rsidR="007602C3" w:rsidRDefault="68193D13" w:rsidP="007602C3">
      <w:r w:rsidRPr="2B5CC93D">
        <w:t>We included individuals from the five ancestry groups with both WES and WGS data available. We applied additional exclusions as previously described</w:t>
      </w:r>
      <w:sdt>
        <w:sdtPr>
          <w:rPr>
            <w:color w:val="000000" w:themeColor="text1"/>
            <w:vertAlign w:val="superscript"/>
          </w:rPr>
          <w:tag w:val="MENDELEY_CITATION_v3_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"/>
          <w:id w:val="-636422215"/>
          <w:placeholder>
            <w:docPart w:val="DefaultPlaceholder_-1854013440"/>
          </w:placeholder>
        </w:sdtPr>
        <w:sdtContent>
          <w:r w:rsidR="00AE4CA7" w:rsidRPr="2B5CC93D">
            <w:rPr>
              <w:color w:val="000000" w:themeColor="text1"/>
              <w:vertAlign w:val="superscript"/>
            </w:rPr>
            <w:t>11</w:t>
          </w:r>
        </w:sdtContent>
      </w:sdt>
      <w:r w:rsidRPr="2B5CC93D">
        <w:t xml:space="preserve">, excluding samples with </w:t>
      </w:r>
      <w:proofErr w:type="spellStart"/>
      <w:r w:rsidRPr="2B5CC93D">
        <w:t>VerifyBAMID</w:t>
      </w:r>
      <w:proofErr w:type="spellEnd"/>
      <w:r w:rsidRPr="2B5CC93D">
        <w:t xml:space="preserve"> </w:t>
      </w:r>
      <w:proofErr w:type="spellStart"/>
      <w:r w:rsidRPr="2B5CC93D">
        <w:t>freemix</w:t>
      </w:r>
      <w:proofErr w:type="spellEnd"/>
      <w:r w:rsidRPr="2B5CC93D">
        <w:t xml:space="preserve"> (a measure of DNA contamination) of more than 4%, where &lt;94.5% of the consensus coding sequence (CCDS release 22) achieved a minimum of 10-fold read depth and where there was a mismatch between self-reported and genetic sex (X:Y CCDS coverage ratios). After QC, there were 460,5</w:t>
      </w:r>
      <w:r w:rsidR="487B2BF7" w:rsidRPr="2B5CC93D">
        <w:t>5</w:t>
      </w:r>
      <w:r w:rsidRPr="2B5CC93D">
        <w:t>2 samples for analysis: NFE (N=437,812), ASJ (N=2,671), AFR (N=8,701), EAS (N=2,150), SAS (N=9,218)</w:t>
      </w:r>
    </w:p>
    <w:p w14:paraId="1FFFCF1F" w14:textId="77777777" w:rsidR="007602C3" w:rsidRDefault="007602C3" w:rsidP="007602C3"/>
    <w:p w14:paraId="33B99388" w14:textId="77777777" w:rsidR="007602C3" w:rsidRPr="0026709B" w:rsidRDefault="007602C3" w:rsidP="007602C3">
      <w:pPr>
        <w:pStyle w:val="3"/>
      </w:pPr>
      <w:bookmarkStart w:id="11" w:name="_Toc148713133"/>
      <w:r>
        <w:t>Phenotypes</w:t>
      </w:r>
      <w:bookmarkEnd w:id="11"/>
    </w:p>
    <w:p w14:paraId="715D95E1" w14:textId="49E8596D" w:rsidR="007602C3" w:rsidRPr="00E03F2F" w:rsidRDefault="007602C3" w:rsidP="2B5CC93D">
      <w:pPr>
        <w:rPr>
          <w:rFonts w:cstheme="minorBidi"/>
        </w:rPr>
      </w:pPr>
      <w:r w:rsidRPr="2B5CC93D">
        <w:rPr>
          <w:rFonts w:cstheme="minorBidi"/>
        </w:rPr>
        <w:t xml:space="preserve">We </w:t>
      </w:r>
      <w:proofErr w:type="spellStart"/>
      <w:r w:rsidRPr="2B5CC93D">
        <w:rPr>
          <w:rFonts w:cstheme="minorBidi"/>
        </w:rPr>
        <w:t>analysed</w:t>
      </w:r>
      <w:proofErr w:type="spellEnd"/>
      <w:r w:rsidRPr="2B5CC93D">
        <w:rPr>
          <w:rFonts w:cstheme="minorBidi"/>
        </w:rPr>
        <w:t xml:space="preserve"> 687 binary </w:t>
      </w:r>
      <w:r w:rsidRPr="2B5CC93D">
        <w:t>First Occurrence phenotypes</w:t>
      </w:r>
      <w:r w:rsidRPr="2B5CC93D">
        <w:rPr>
          <w:rFonts w:cstheme="minorBidi"/>
        </w:rPr>
        <w:t xml:space="preserve"> from the UK Biobank 2022-06 release that had at least 100 cases in UK Biobank and were not among a small number of potentially sensitive phenotypes. We included 64 quantitative phenotypes: </w:t>
      </w:r>
      <w:r w:rsidRPr="2B5CC93D">
        <w:t>blood biochemistry (N=30)</w:t>
      </w:r>
      <w:r w:rsidRPr="2B5CC93D">
        <w:rPr>
          <w:rFonts w:cstheme="minorBidi"/>
        </w:rPr>
        <w:t xml:space="preserve">, </w:t>
      </w:r>
      <w:r w:rsidRPr="2B5CC93D">
        <w:t xml:space="preserve">blood cell counts (N=28) and physical measures (N=6) height, BMI, systolic blood pressure, diastolic blood pressure, waist circumference, hip circumference. Quantitative </w:t>
      </w:r>
      <w:r w:rsidR="000E1EFF" w:rsidRPr="2B5CC93D">
        <w:t xml:space="preserve">phenotypes </w:t>
      </w:r>
      <w:r w:rsidRPr="2B5CC93D">
        <w:t>were inverse-normal transformed before analysis</w:t>
      </w:r>
      <w:r w:rsidR="000E1EFF" w:rsidRPr="2B5CC93D">
        <w:t xml:space="preserve">, and phenotypes with </w:t>
      </w:r>
      <w:r w:rsidR="00257137" w:rsidRPr="2B5CC93D">
        <w:t xml:space="preserve">less than </w:t>
      </w:r>
      <w:r w:rsidR="002146FF" w:rsidRPr="2B5CC93D">
        <w:t xml:space="preserve">20 different values across the </w:t>
      </w:r>
      <w:r w:rsidR="00AB595F" w:rsidRPr="2B5CC93D">
        <w:t>included individuals</w:t>
      </w:r>
      <w:r w:rsidR="002146FF" w:rsidRPr="2B5CC93D">
        <w:t xml:space="preserve"> were excluded</w:t>
      </w:r>
      <w:r w:rsidRPr="2B5CC93D">
        <w:t xml:space="preserve">. Details of binary and quantitative phenotypes studied are provided in </w:t>
      </w:r>
      <w:r w:rsidR="073CB50A" w:rsidRPr="2B5CC93D">
        <w:t>T</w:t>
      </w:r>
      <w:r w:rsidRPr="2B5CC93D">
        <w:t xml:space="preserve">able </w:t>
      </w:r>
      <w:r w:rsidR="020B76DA" w:rsidRPr="2B5CC93D">
        <w:t>S1</w:t>
      </w:r>
      <w:r w:rsidR="513974AD" w:rsidRPr="2B5CC93D">
        <w:t>2</w:t>
      </w:r>
      <w:r w:rsidRPr="2B5CC93D">
        <w:t>.</w:t>
      </w:r>
    </w:p>
    <w:p w14:paraId="2E4BD1E6" w14:textId="77777777" w:rsidR="007602C3" w:rsidRDefault="007602C3" w:rsidP="007602C3"/>
    <w:p w14:paraId="2DC03375" w14:textId="77777777" w:rsidR="007602C3" w:rsidRDefault="007602C3" w:rsidP="007602C3">
      <w:pPr>
        <w:pStyle w:val="3"/>
      </w:pPr>
      <w:bookmarkStart w:id="12" w:name="_Toc148713134"/>
      <w:r w:rsidRPr="675CDE30">
        <w:lastRenderedPageBreak/>
        <w:t>Models</w:t>
      </w:r>
      <w:bookmarkEnd w:id="12"/>
    </w:p>
    <w:p w14:paraId="4182CD3F" w14:textId="69C1449A" w:rsidR="007602C3" w:rsidRDefault="007602C3" w:rsidP="005201C7">
      <w:r w:rsidRPr="2B5CC93D">
        <w:t>We performed our previously described gene-level collapsing analysis framework</w:t>
      </w:r>
      <w:sdt>
        <w:sdtPr>
          <w:rPr>
            <w:color w:val="000000" w:themeColor="text1"/>
            <w:vertAlign w:val="superscript"/>
          </w:rPr>
          <w:tag w:val="MENDELEY_CITATION_v3_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"/>
          <w:id w:val="367198675"/>
          <w:placeholder>
            <w:docPart w:val="53EEDDD370654E6EA39AC323C5ADAF5C"/>
          </w:placeholder>
        </w:sdtPr>
        <w:sdtContent>
          <w:r w:rsidR="00AE4CA7" w:rsidRPr="2B5CC93D">
            <w:rPr>
              <w:color w:val="000000" w:themeColor="text1"/>
              <w:vertAlign w:val="superscript"/>
            </w:rPr>
            <w:t>11</w:t>
          </w:r>
        </w:sdtContent>
      </w:sdt>
      <w:r w:rsidR="3212403B" w:rsidRPr="2B5CC93D">
        <w:t>.</w:t>
      </w:r>
      <w:r w:rsidR="75363B56" w:rsidRPr="2B5CC93D">
        <w:t xml:space="preserve"> Briefly, </w:t>
      </w:r>
      <w:r w:rsidR="5D3CE75E" w:rsidRPr="2B5CC93D">
        <w:t xml:space="preserve">we define </w:t>
      </w:r>
      <w:r w:rsidR="4F5C216D" w:rsidRPr="2B5CC93D">
        <w:t xml:space="preserve">high quality </w:t>
      </w:r>
      <w:r w:rsidR="5D3CE75E" w:rsidRPr="2B5CC93D">
        <w:t xml:space="preserve">qualifying variants (QVs) </w:t>
      </w:r>
      <w:r w:rsidR="6946D69C" w:rsidRPr="2B5CC93D">
        <w:t>to</w:t>
      </w:r>
      <w:r w:rsidR="4FA5C76B" w:rsidRPr="2B5CC93D">
        <w:t xml:space="preserve"> create</w:t>
      </w:r>
      <w:r w:rsidRPr="2B5CC93D">
        <w:t xml:space="preserve"> 10 nonsynonymous collapsing models, including 9 dominant models and 1 recessive model, plus an additional synonymous variant model as an empirical negative control</w:t>
      </w:r>
      <w:r w:rsidR="7732CE72" w:rsidRPr="2B5CC93D">
        <w:t xml:space="preserve"> </w:t>
      </w:r>
      <w:r w:rsidR="446F4044" w:rsidRPr="2B5CC93D">
        <w:t>(Table S1</w:t>
      </w:r>
      <w:r w:rsidR="25EE0B4D" w:rsidRPr="2B5CC93D">
        <w:t>3</w:t>
      </w:r>
      <w:r w:rsidR="71A1AE9A" w:rsidRPr="2B5CC93D">
        <w:t>)</w:t>
      </w:r>
      <w:r w:rsidR="389B287E" w:rsidRPr="2B5CC93D">
        <w:t>.</w:t>
      </w:r>
      <w:r w:rsidR="4A86245F" w:rsidRPr="2B5CC93D">
        <w:t xml:space="preserve"> </w:t>
      </w:r>
      <w:r w:rsidRPr="2B5CC93D">
        <w:t xml:space="preserve"> We identified </w:t>
      </w:r>
      <w:r w:rsidR="623E7495" w:rsidRPr="2B5CC93D">
        <w:t xml:space="preserve">QV </w:t>
      </w:r>
      <w:r w:rsidRPr="2B5CC93D">
        <w:t xml:space="preserve">carriers </w:t>
      </w:r>
      <w:r w:rsidR="278202D6" w:rsidRPr="2B5CC93D">
        <w:t xml:space="preserve">within each of the 5 ancestry groups </w:t>
      </w:r>
      <w:r w:rsidR="32B9EA51" w:rsidRPr="2B5CC93D">
        <w:t>across</w:t>
      </w:r>
      <w:r w:rsidRPr="2B5CC93D">
        <w:t xml:space="preserve"> each of the models and compared carriers to non-carriers using the DRAGEN datasets. </w:t>
      </w:r>
    </w:p>
    <w:p w14:paraId="404E7F1F" w14:textId="77777777" w:rsidR="00C71821" w:rsidRPr="005201C7" w:rsidRDefault="00C71821" w:rsidP="005201C7"/>
    <w:p w14:paraId="33669DF8" w14:textId="2D97C03D" w:rsidR="007602C3" w:rsidRDefault="007602C3" w:rsidP="005201C7">
      <w:r w:rsidRPr="2B5CC93D">
        <w:t xml:space="preserve">For binary traits, we used </w:t>
      </w:r>
      <w:r w:rsidR="00AF1DB3" w:rsidRPr="2B5CC93D">
        <w:t xml:space="preserve">Fisher’s </w:t>
      </w:r>
      <w:r w:rsidRPr="2B5CC93D">
        <w:t xml:space="preserve">exact two-sided test to compare the difference in the proportion of cases and controls carrying QVs in </w:t>
      </w:r>
      <w:r w:rsidR="004D16B9" w:rsidRPr="2B5CC93D">
        <w:t>each</w:t>
      </w:r>
      <w:r w:rsidRPr="2B5CC93D">
        <w:t xml:space="preserve"> gene</w:t>
      </w:r>
      <w:r w:rsidR="003B0D5F" w:rsidRPr="2B5CC93D">
        <w:t xml:space="preserve"> (Ensembl</w:t>
      </w:r>
      <w:sdt>
        <w:sdtPr>
          <w:rPr>
            <w:color w:val="000000" w:themeColor="text1"/>
            <w:vertAlign w:val="superscript"/>
          </w:rPr>
          <w:tag w:val="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"/>
          <w:id w:val="999622179"/>
          <w:placeholder>
            <w:docPart w:val="DefaultPlaceholder_-1854013440"/>
          </w:placeholder>
        </w:sdtPr>
        <w:sdtContent>
          <w:r w:rsidR="00AE4CA7" w:rsidRPr="2B5CC93D">
            <w:rPr>
              <w:color w:val="000000" w:themeColor="text1"/>
              <w:vertAlign w:val="superscript"/>
            </w:rPr>
            <w:t>13</w:t>
          </w:r>
        </w:sdtContent>
      </w:sdt>
      <w:r w:rsidR="003B0D5F" w:rsidRPr="2B5CC93D">
        <w:t xml:space="preserve"> CCDS public release 22)</w:t>
      </w:r>
      <w:r w:rsidRPr="2B5CC93D">
        <w:t xml:space="preserve">. </w:t>
      </w:r>
      <w:r w:rsidR="00E819B7" w:rsidRPr="2B5CC93D">
        <w:t xml:space="preserve">We have previously demonstrated this statistical approach to be a robust and efficient method </w:t>
      </w:r>
      <w:r w:rsidR="0035596B" w:rsidRPr="2B5CC93D">
        <w:t>for large-scale sequencing-based association studies</w:t>
      </w:r>
      <w:sdt>
        <w:sdtPr>
          <w:rPr>
            <w:color w:val="000000" w:themeColor="text1"/>
            <w:vertAlign w:val="superscript"/>
          </w:rPr>
          <w:tag w:val="MENDELEY_CITATION_v3_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"/>
          <w:id w:val="-2034409312"/>
          <w:placeholder>
            <w:docPart w:val="DefaultPlaceholder_-1854013440"/>
          </w:placeholder>
        </w:sdtPr>
        <w:sdtContent>
          <w:r w:rsidR="00AE4CA7" w:rsidRPr="2B5CC93D">
            <w:rPr>
              <w:color w:val="000000" w:themeColor="text1"/>
              <w:vertAlign w:val="superscript"/>
            </w:rPr>
            <w:t>11</w:t>
          </w:r>
        </w:sdtContent>
      </w:sdt>
      <w:r w:rsidR="0035596B" w:rsidRPr="2B5CC93D">
        <w:t xml:space="preserve">. </w:t>
      </w:r>
      <w:r w:rsidRPr="2B5CC93D">
        <w:t>For quantitative traits we tested the difference in the mean of the phenotype by fitting a linear regression model, correcting for age, sex, 4 genetic principal components and sequencing batch (WES) or sequencing site (WGS). For the dominant collapsing models, we identified carriers of at least one QV in a gene and compared to the noncarriers. For the recessive model, individuals with two copies of QVs in either homozygous or putatively compound heterozygous form were compared to the noncarriers. Hemizygous genotypes for X chromosome genes also qualified for the recessive model.</w:t>
      </w:r>
    </w:p>
    <w:p w14:paraId="5FFC81AA" w14:textId="77777777" w:rsidR="001D167C" w:rsidRPr="005201C7" w:rsidRDefault="001D167C" w:rsidP="005201C7"/>
    <w:p w14:paraId="02C70E49" w14:textId="1D676815" w:rsidR="007602C3" w:rsidRDefault="007602C3" w:rsidP="005201C7">
      <w:r>
        <w:t xml:space="preserve">For the UTR analysis, we used UTRs of all </w:t>
      </w:r>
      <w:r w:rsidR="79666F76">
        <w:t xml:space="preserve">CCDS r22 </w:t>
      </w:r>
      <w:r>
        <w:t>transcript isoforms from ENSEMBL</w:t>
      </w:r>
      <w:sdt>
        <w:sdtPr>
          <w:rPr>
            <w:color w:val="000000" w:themeColor="text1"/>
            <w:vertAlign w:val="superscript"/>
          </w:rPr>
          <w:tag w:val="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"/>
          <w:id w:val="-800061732"/>
          <w:placeholder>
            <w:docPart w:val="DefaultPlaceholder_-1854013440"/>
          </w:placeholder>
        </w:sdtPr>
        <w:sdtContent>
          <w:r w:rsidR="00AE4CA7" w:rsidRPr="23CC2750">
            <w:rPr>
              <w:color w:val="000000" w:themeColor="text1"/>
              <w:vertAlign w:val="superscript"/>
            </w:rPr>
            <w:t>13</w:t>
          </w:r>
        </w:sdtContent>
      </w:sdt>
      <w:r>
        <w:t xml:space="preserve"> v92 annotation (</w:t>
      </w:r>
      <w:proofErr w:type="spellStart"/>
      <w:r>
        <w:t>gtf</w:t>
      </w:r>
      <w:proofErr w:type="spellEnd"/>
      <w:r>
        <w:t xml:space="preserve">) and </w:t>
      </w:r>
      <w:proofErr w:type="spellStart"/>
      <w:r>
        <w:t>analysed</w:t>
      </w:r>
      <w:proofErr w:type="spellEnd"/>
      <w:r>
        <w:t xml:space="preserve"> 3 UTR categories – 5’UTR, 3’UTR and UTR combined.</w:t>
      </w:r>
      <w:r w:rsidR="3D8A62B9">
        <w:t xml:space="preserve"> We excluded UTR variants that overlapped with any other CDS regions</w:t>
      </w:r>
      <w:r w:rsidR="6C6A1CE3">
        <w:t>.</w:t>
      </w:r>
      <w:r w:rsidR="389B287E">
        <w:t xml:space="preserve"> </w:t>
      </w:r>
      <w:r w:rsidR="172DBA99">
        <w:t>T</w:t>
      </w:r>
      <w:r w:rsidR="389B287E">
        <w:t>he</w:t>
      </w:r>
      <w:r>
        <w:t xml:space="preserve"> CDS regions are a combination of CCDS</w:t>
      </w:r>
      <w:sdt>
        <w:sdtPr>
          <w:rPr>
            <w:color w:val="000000" w:themeColor="text1"/>
            <w:vertAlign w:val="superscript"/>
          </w:rPr>
          <w:tag w:val="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"/>
          <w:id w:val="-1037582000"/>
          <w:placeholder>
            <w:docPart w:val="DefaultPlaceholder_-1854013440"/>
          </w:placeholder>
        </w:sdtPr>
        <w:sdtContent>
          <w:r w:rsidR="00AE4CA7" w:rsidRPr="23CC2750">
            <w:rPr>
              <w:color w:val="000000" w:themeColor="text1"/>
              <w:vertAlign w:val="superscript"/>
            </w:rPr>
            <w:t>21</w:t>
          </w:r>
        </w:sdtContent>
      </w:sdt>
      <w:r>
        <w:t xml:space="preserve"> r22, ENSEMBL</w:t>
      </w:r>
      <w:sdt>
        <w:sdtPr>
          <w:rPr>
            <w:color w:val="000000" w:themeColor="text1"/>
            <w:vertAlign w:val="superscript"/>
          </w:rPr>
          <w:tag w:val="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"/>
          <w:id w:val="-1259590851"/>
          <w:placeholder>
            <w:docPart w:val="DefaultPlaceholder_-1854013440"/>
          </w:placeholder>
        </w:sdtPr>
        <w:sdtContent>
          <w:r w:rsidR="00AE4CA7" w:rsidRPr="23CC2750">
            <w:rPr>
              <w:color w:val="000000" w:themeColor="text1"/>
              <w:vertAlign w:val="superscript"/>
            </w:rPr>
            <w:t>22</w:t>
          </w:r>
        </w:sdtContent>
      </w:sdt>
      <w:r>
        <w:t xml:space="preserve"> v104 and MANE</w:t>
      </w:r>
      <w:sdt>
        <w:sdtPr>
          <w:rPr>
            <w:color w:val="000000" w:themeColor="text1"/>
            <w:vertAlign w:val="superscript"/>
          </w:rPr>
          <w:tag w:val="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"/>
          <w:id w:val="-648906404"/>
          <w:placeholder>
            <w:docPart w:val="DefaultPlaceholder_-1854013440"/>
          </w:placeholder>
        </w:sdtPr>
        <w:sdtContent>
          <w:r w:rsidR="00AE4CA7" w:rsidRPr="23CC2750">
            <w:rPr>
              <w:color w:val="000000" w:themeColor="text1"/>
              <w:vertAlign w:val="superscript"/>
            </w:rPr>
            <w:t>23</w:t>
          </w:r>
        </w:sdtContent>
      </w:sdt>
      <w:r>
        <w:t xml:space="preserve"> 1.0.  We defined UTR QVs according to their MAF and their predicted deleteriousness. Specifically, variants with a CADD score greater than 5 were classified as deleterious. We </w:t>
      </w:r>
      <w:proofErr w:type="spellStart"/>
      <w:r>
        <w:t>analysed</w:t>
      </w:r>
      <w:proofErr w:type="spellEnd"/>
      <w:r>
        <w:t xml:space="preserve"> the UTR QVs using six distinct UTR-only collapsing models, plus </w:t>
      </w:r>
      <w:r w:rsidR="44AE8B79">
        <w:t xml:space="preserve">two </w:t>
      </w:r>
      <w:r>
        <w:t>additional models that combine CDS and UTR QVs (protein-truncating variants (</w:t>
      </w:r>
      <w:proofErr w:type="spellStart"/>
      <w:r>
        <w:t>ptv</w:t>
      </w:r>
      <w:proofErr w:type="spellEnd"/>
      <w:r>
        <w:t>) from CDS, alongside UTR variants with varied MAF cutoff) (Table</w:t>
      </w:r>
      <w:r w:rsidR="00842525">
        <w:t xml:space="preserve"> S1</w:t>
      </w:r>
      <w:r w:rsidR="4976AE6F">
        <w:t>3</w:t>
      </w:r>
      <w:r w:rsidR="389B287E">
        <w:t>).</w:t>
      </w:r>
      <w:r w:rsidR="3A5B13D4">
        <w:t xml:space="preserve"> Median lengths of 5’UTRs, 3’UTRs and CDS regions are 2</w:t>
      </w:r>
      <w:r w:rsidR="3A937549">
        <w:t>44</w:t>
      </w:r>
      <w:r w:rsidR="3A5B13D4">
        <w:t>bp, 10</w:t>
      </w:r>
      <w:r w:rsidR="42B4C6C6">
        <w:t>45</w:t>
      </w:r>
      <w:r w:rsidR="3A5B13D4">
        <w:t xml:space="preserve">bp, and 1354bp respectively. </w:t>
      </w:r>
      <w:r w:rsidR="3F501655">
        <w:t xml:space="preserve">The number of variants per UTR depends on the models, with a range of </w:t>
      </w:r>
      <w:r w:rsidR="514B3DBE">
        <w:t>7</w:t>
      </w:r>
      <w:r w:rsidR="3F501655">
        <w:t xml:space="preserve"> to </w:t>
      </w:r>
      <w:r w:rsidR="5274100A">
        <w:t>100</w:t>
      </w:r>
      <w:r w:rsidR="3F501655">
        <w:t xml:space="preserve"> for 5’ UTRs and </w:t>
      </w:r>
      <w:r w:rsidR="410BFB59">
        <w:t>31</w:t>
      </w:r>
      <w:r w:rsidR="3F501655">
        <w:t xml:space="preserve"> to </w:t>
      </w:r>
      <w:r w:rsidR="0081B310">
        <w:t>297</w:t>
      </w:r>
      <w:r w:rsidR="3F501655">
        <w:t xml:space="preserve"> for the 3’ UTRs (Fig</w:t>
      </w:r>
      <w:r w:rsidR="5CB53796">
        <w:t>.</w:t>
      </w:r>
      <w:r w:rsidR="3F501655">
        <w:t xml:space="preserve"> </w:t>
      </w:r>
      <w:r w:rsidR="00804835">
        <w:t>S1</w:t>
      </w:r>
      <w:r w:rsidR="361474E7">
        <w:t>1</w:t>
      </w:r>
      <w:r w:rsidR="737F6500">
        <w:t>).</w:t>
      </w:r>
    </w:p>
    <w:p w14:paraId="77EDC3C9" w14:textId="77777777" w:rsidR="003824B1" w:rsidRDefault="003824B1" w:rsidP="005201C7"/>
    <w:p w14:paraId="297BBC2B" w14:textId="005DC1C7" w:rsidR="007602C3" w:rsidRDefault="001B7AE5" w:rsidP="2B5CC93D">
      <w:pPr>
        <w:pStyle w:val="3"/>
        <w:rPr>
          <w:rFonts w:cs="Calibri"/>
        </w:rPr>
      </w:pPr>
      <w:bookmarkStart w:id="13" w:name="_Toc148713135"/>
      <w:r w:rsidRPr="2B5CC93D">
        <w:t>M</w:t>
      </w:r>
      <w:r w:rsidR="007F00A9" w:rsidRPr="2B5CC93D">
        <w:t>ulti</w:t>
      </w:r>
      <w:r w:rsidR="007602C3" w:rsidRPr="2B5CC93D">
        <w:t>-ancestry meta-analysis</w:t>
      </w:r>
      <w:r w:rsidR="007602C3" w:rsidRPr="2B5CC93D">
        <w:rPr>
          <w:rFonts w:cs="Calibri"/>
        </w:rPr>
        <w:t xml:space="preserve"> </w:t>
      </w:r>
      <w:r w:rsidR="62C5C2B7" w:rsidRPr="2B5CC93D">
        <w:rPr>
          <w:rFonts w:cs="Calibri"/>
        </w:rPr>
        <w:t xml:space="preserve">of region-based </w:t>
      </w:r>
      <w:proofErr w:type="spellStart"/>
      <w:r w:rsidR="62C5C2B7" w:rsidRPr="2B5CC93D">
        <w:rPr>
          <w:rFonts w:cs="Calibri"/>
        </w:rPr>
        <w:t>PheWAS</w:t>
      </w:r>
      <w:bookmarkEnd w:id="13"/>
      <w:proofErr w:type="spellEnd"/>
    </w:p>
    <w:p w14:paraId="2B9A454B" w14:textId="77777777" w:rsidR="00682502" w:rsidRPr="00682502" w:rsidRDefault="00682502" w:rsidP="00682502"/>
    <w:p w14:paraId="0AEE9990" w14:textId="6E9EE6FB" w:rsidR="007602C3" w:rsidRPr="009834B7" w:rsidRDefault="007602C3" w:rsidP="2B5CC93D">
      <w:pPr>
        <w:rPr>
          <w:rFonts w:cstheme="minorBidi"/>
        </w:rPr>
      </w:pPr>
      <w:r w:rsidRPr="2B5CC93D">
        <w:t xml:space="preserve">We combined the ancestry specific </w:t>
      </w:r>
      <w:proofErr w:type="spellStart"/>
      <w:r w:rsidRPr="2B5CC93D">
        <w:t>PheWAS</w:t>
      </w:r>
      <w:proofErr w:type="spellEnd"/>
      <w:r w:rsidRPr="2B5CC93D">
        <w:t xml:space="preserve"> results from each of the 5 ancestries</w:t>
      </w:r>
      <w:r w:rsidRPr="2B5CC93D">
        <w:rPr>
          <w:rFonts w:cstheme="minorBidi"/>
        </w:rPr>
        <w:t xml:space="preserve"> with at least 5 cases in a meta-analysis framework. For binary traits we used our previously described approach</w:t>
      </w:r>
      <w:sdt>
        <w:sdtPr>
          <w:rPr>
            <w:rFonts w:cstheme="minorBidi"/>
            <w:color w:val="000000" w:themeColor="text1"/>
            <w:vertAlign w:val="superscript"/>
          </w:rPr>
          <w:tag w:val="MENDELEY_CITATION_v3_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"/>
          <w:id w:val="894695891"/>
          <w:placeholder>
            <w:docPart w:val="DefaultPlaceholder_-1854013440"/>
          </w:placeholder>
        </w:sdtPr>
        <w:sdtContent>
          <w:r w:rsidR="00AE4CA7" w:rsidRPr="2B5CC93D">
            <w:rPr>
              <w:rFonts w:cstheme="minorBidi"/>
              <w:color w:val="000000" w:themeColor="text1"/>
              <w:vertAlign w:val="superscript"/>
            </w:rPr>
            <w:t>11</w:t>
          </w:r>
        </w:sdtContent>
      </w:sdt>
      <w:r w:rsidRPr="2B5CC93D">
        <w:rPr>
          <w:rFonts w:cstheme="minorBidi"/>
        </w:rPr>
        <w:t xml:space="preserve"> applying a Cochran-Mantel-</w:t>
      </w:r>
      <w:proofErr w:type="spellStart"/>
      <w:r w:rsidRPr="2B5CC93D">
        <w:rPr>
          <w:rFonts w:cstheme="minorBidi"/>
        </w:rPr>
        <w:t>Haenzel</w:t>
      </w:r>
      <w:proofErr w:type="spellEnd"/>
      <w:r w:rsidRPr="2B5CC93D">
        <w:rPr>
          <w:rFonts w:cstheme="minorBidi"/>
        </w:rPr>
        <w:t xml:space="preserve"> (CMH) test to generate combined 2 × 2 × N stratified </w:t>
      </w:r>
      <w:r w:rsidRPr="2B5CC93D">
        <w:rPr>
          <w:rFonts w:cstheme="minorBidi"/>
          <w:i/>
          <w:iCs/>
        </w:rPr>
        <w:t>p</w:t>
      </w:r>
      <w:r w:rsidRPr="2B5CC93D">
        <w:rPr>
          <w:rFonts w:cstheme="minorBidi"/>
        </w:rPr>
        <w:t xml:space="preserve"> values, with N representing up to all five genetic ancestry groups. For </w:t>
      </w:r>
      <w:r w:rsidRPr="2B5CC93D">
        <w:t>quantitative</w:t>
      </w:r>
      <w:r w:rsidRPr="2B5CC93D">
        <w:rPr>
          <w:rFonts w:cstheme="minorBidi"/>
        </w:rPr>
        <w:t xml:space="preserve"> traits, we implemented a</w:t>
      </w:r>
      <w:r w:rsidR="007F00A9" w:rsidRPr="2B5CC93D">
        <w:rPr>
          <w:rFonts w:cstheme="minorBidi"/>
        </w:rPr>
        <w:t xml:space="preserve"> fixed-effects </w:t>
      </w:r>
      <w:r w:rsidRPr="2B5CC93D">
        <w:rPr>
          <w:rFonts w:cstheme="minorBidi"/>
        </w:rPr>
        <w:t>inverse-variance</w:t>
      </w:r>
      <w:r w:rsidR="007F00A9" w:rsidRPr="2B5CC93D">
        <w:rPr>
          <w:rFonts w:cstheme="minorBidi"/>
        </w:rPr>
        <w:t xml:space="preserve"> weighted</w:t>
      </w:r>
      <w:r w:rsidRPr="2B5CC93D">
        <w:rPr>
          <w:rFonts w:cstheme="minorBidi"/>
        </w:rPr>
        <w:t xml:space="preserve"> meta-analysis combining the linear regression results across the 5 ancestries. </w:t>
      </w:r>
    </w:p>
    <w:p w14:paraId="0CA3502A" w14:textId="7726A709" w:rsidR="44C78C82" w:rsidRDefault="44C78C82" w:rsidP="44C78C82">
      <w:pPr>
        <w:rPr>
          <w:rFonts w:cstheme="minorBidi"/>
        </w:rPr>
      </w:pPr>
    </w:p>
    <w:p w14:paraId="7E85EEEB" w14:textId="77777777" w:rsidR="007602C3" w:rsidRDefault="007602C3" w:rsidP="005679A9">
      <w:pPr>
        <w:pStyle w:val="3"/>
      </w:pPr>
      <w:bookmarkStart w:id="14" w:name="_Toc148713136"/>
      <w:r w:rsidRPr="005B5AD5">
        <w:t>Gene caution lists</w:t>
      </w:r>
      <w:bookmarkEnd w:id="14"/>
    </w:p>
    <w:p w14:paraId="3B85BA38" w14:textId="1C1AE534" w:rsidR="005063AB" w:rsidRPr="005679A9" w:rsidRDefault="007602C3" w:rsidP="007602C3">
      <w:r w:rsidRPr="2B5CC93D">
        <w:t>We created dummy phenotypes to correspond to each of the six exome sequence delivery batches for the WES data, and each of the three sequence sites for the WGS data to identify and exclude from analyses genes that reflected effects of sequencing batch (WES)/sequencing site (WGS). The combined list of 61 genes associated (p ≤ 1x10</w:t>
      </w:r>
      <w:r w:rsidRPr="2B5CC93D">
        <w:rPr>
          <w:vertAlign w:val="superscript"/>
        </w:rPr>
        <w:t>-7</w:t>
      </w:r>
      <w:r w:rsidRPr="2B5CC93D">
        <w:t xml:space="preserve">) with </w:t>
      </w:r>
      <w:r w:rsidRPr="2B5CC93D">
        <w:lastRenderedPageBreak/>
        <w:t xml:space="preserve">either sequencing batch or sequence site, within or across ancestries were removed from all </w:t>
      </w:r>
      <w:r w:rsidR="00AE3D3D">
        <w:t xml:space="preserve">collapsing </w:t>
      </w:r>
      <w:r w:rsidRPr="2B5CC93D">
        <w:t>analys</w:t>
      </w:r>
      <w:r w:rsidR="00AE3D3D">
        <w:t>i</w:t>
      </w:r>
      <w:r w:rsidRPr="2B5CC93D">
        <w:t>s</w:t>
      </w:r>
      <w:r w:rsidR="00AE3D3D">
        <w:t xml:space="preserve"> results</w:t>
      </w:r>
      <w:r w:rsidRPr="2B5CC93D">
        <w:t xml:space="preserve"> (Table</w:t>
      </w:r>
      <w:r w:rsidR="006A15EF" w:rsidRPr="2B5CC93D">
        <w:t xml:space="preserve"> </w:t>
      </w:r>
      <w:r w:rsidR="00CB30E1" w:rsidRPr="2B5CC93D">
        <w:t>S</w:t>
      </w:r>
      <w:r w:rsidR="009A3279" w:rsidRPr="2B5CC93D">
        <w:t>2</w:t>
      </w:r>
      <w:r w:rsidR="005B38AC">
        <w:t>2</w:t>
      </w:r>
      <w:r w:rsidRPr="2B5CC93D">
        <w:t>).</w:t>
      </w:r>
    </w:p>
    <w:p w14:paraId="58DBE5C5" w14:textId="13095D03" w:rsidR="32D8BE63" w:rsidRDefault="32D8BE63" w:rsidP="32D8BE63"/>
    <w:p w14:paraId="01ABD523" w14:textId="0CC02779" w:rsidR="44C7E6CA" w:rsidRDefault="44C7E6CA" w:rsidP="00423FA1">
      <w:pPr>
        <w:pStyle w:val="3"/>
        <w:spacing w:line="259" w:lineRule="auto"/>
      </w:pPr>
      <w:r>
        <w:t>Gene informativeness</w:t>
      </w:r>
    </w:p>
    <w:p w14:paraId="4F668032" w14:textId="0060A661" w:rsidR="676F8837" w:rsidRDefault="676F8837" w:rsidP="44C78C82">
      <w:r w:rsidRPr="2B5CC93D">
        <w:t>To determine how informative individual genes were in the WES and WGS datasets we esti</w:t>
      </w:r>
      <w:r w:rsidR="46678C31" w:rsidRPr="2B5CC93D">
        <w:t xml:space="preserve">mated the </w:t>
      </w:r>
      <w:r w:rsidR="6BA41B20" w:rsidRPr="2B5CC93D">
        <w:t xml:space="preserve">percent of protein-coding sites covered with at least 10x coverage, averaged across all 460,552 UKB European participants </w:t>
      </w:r>
      <w:r w:rsidR="46678C31" w:rsidRPr="2B5CC93D">
        <w:t xml:space="preserve">for each of the 18,930 genes in the </w:t>
      </w:r>
      <w:r w:rsidRPr="2B5CC93D">
        <w:t>consensus coding sequence (CCDS release 22)</w:t>
      </w:r>
      <w:r w:rsidR="58F48A16" w:rsidRPr="2B5CC93D">
        <w:t xml:space="preserve"> (Table </w:t>
      </w:r>
      <w:r w:rsidR="00193790" w:rsidRPr="2B5CC93D">
        <w:t>S</w:t>
      </w:r>
      <w:r w:rsidR="5F41DF30" w:rsidRPr="2B5CC93D">
        <w:t>15</w:t>
      </w:r>
      <w:r w:rsidR="58F48A16" w:rsidRPr="2B5CC93D">
        <w:t>).</w:t>
      </w:r>
    </w:p>
    <w:p w14:paraId="03AE5CFA" w14:textId="79713E98" w:rsidR="44C78C82" w:rsidRDefault="44C78C82" w:rsidP="44C78C82"/>
    <w:p w14:paraId="7EDCCB11" w14:textId="6F6BAE11" w:rsidR="00970D01" w:rsidRPr="00423FA1" w:rsidRDefault="00970D01" w:rsidP="19471C96">
      <w:pPr>
        <w:pStyle w:val="3"/>
      </w:pPr>
      <w:r>
        <w:t xml:space="preserve">Defining an appropriate significance threshold for UTR region based </w:t>
      </w:r>
      <w:proofErr w:type="spellStart"/>
      <w:r>
        <w:t>PheWAS</w:t>
      </w:r>
      <w:proofErr w:type="spellEnd"/>
    </w:p>
    <w:p w14:paraId="651C1522" w14:textId="77777777" w:rsidR="00970D01" w:rsidRDefault="00970D01" w:rsidP="44C78C82"/>
    <w:p w14:paraId="7055C8B6" w14:textId="0760A460" w:rsidR="00B61189" w:rsidRDefault="00B025AF" w:rsidP="44C78C82">
      <w:r w:rsidRPr="23CC2750">
        <w:rPr>
          <w:rFonts w:eastAsia="Times New Roman" w:cstheme="minorBidi"/>
          <w:color w:val="212121"/>
          <w:lang w:eastAsia="en-GB"/>
        </w:rPr>
        <w:t xml:space="preserve">For the UTR region based </w:t>
      </w:r>
      <w:proofErr w:type="spellStart"/>
      <w:r w:rsidRPr="23CC2750">
        <w:rPr>
          <w:rFonts w:eastAsia="Times New Roman" w:cstheme="minorBidi"/>
          <w:color w:val="212121"/>
          <w:lang w:eastAsia="en-GB"/>
        </w:rPr>
        <w:t>PheWAS</w:t>
      </w:r>
      <w:proofErr w:type="spellEnd"/>
      <w:r w:rsidRPr="23CC2750">
        <w:rPr>
          <w:rFonts w:eastAsia="Times New Roman" w:cstheme="minorBidi"/>
          <w:color w:val="212121"/>
          <w:lang w:eastAsia="en-GB"/>
        </w:rPr>
        <w:t xml:space="preserve"> w</w:t>
      </w:r>
      <w:r w:rsidR="00394598" w:rsidRPr="23CC2750">
        <w:rPr>
          <w:rFonts w:eastAsia="Times New Roman" w:cstheme="minorBidi"/>
          <w:color w:val="212121"/>
          <w:lang w:eastAsia="en-GB"/>
        </w:rPr>
        <w:t>e performed an n-of-1 permutation approach previously described</w:t>
      </w:r>
      <w:sdt>
        <w:sdtPr>
          <w:rPr>
            <w:rFonts w:eastAsia="Times New Roman" w:cstheme="minorBidi"/>
            <w:color w:val="000000" w:themeColor="text1"/>
            <w:vertAlign w:val="superscript"/>
            <w:lang w:eastAsia="en-GB"/>
          </w:rPr>
          <w:tag w:val="MENDELEY_CITATION_v3_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"/>
          <w:id w:val="-488939816"/>
          <w:placeholder>
            <w:docPart w:val="DefaultPlaceholder_-1854013440"/>
          </w:placeholder>
        </w:sdtPr>
        <w:sdtContent>
          <w:r w:rsidR="00B87835" w:rsidRPr="23CC2750">
            <w:rPr>
              <w:rFonts w:eastAsia="Times New Roman" w:cstheme="minorBidi"/>
              <w:color w:val="000000" w:themeColor="text1"/>
              <w:vertAlign w:val="superscript"/>
              <w:lang w:eastAsia="en-GB"/>
            </w:rPr>
            <w:t>11</w:t>
          </w:r>
        </w:sdtContent>
      </w:sdt>
      <w:r w:rsidR="00394598">
        <w:t xml:space="preserve"> </w:t>
      </w:r>
      <w:r w:rsidR="00014276">
        <w:t xml:space="preserve">and used this data to calculate FDR at </w:t>
      </w:r>
      <w:r w:rsidR="000E3EAD">
        <w:t>a significance threshold of p-value ≤ 1x10</w:t>
      </w:r>
      <w:r w:rsidR="000E3EAD" w:rsidRPr="23CC2750">
        <w:rPr>
          <w:vertAlign w:val="superscript"/>
        </w:rPr>
        <w:t>-8</w:t>
      </w:r>
      <w:r w:rsidR="000E3EAD">
        <w:t xml:space="preserve">. </w:t>
      </w:r>
      <w:r w:rsidR="00E160EE">
        <w:t>For the UTR</w:t>
      </w:r>
      <w:r w:rsidR="00F756E6">
        <w:t xml:space="preserve"> combined</w:t>
      </w:r>
      <w:r w:rsidR="00E160EE">
        <w:t xml:space="preserve"> </w:t>
      </w:r>
      <w:proofErr w:type="spellStart"/>
      <w:r w:rsidR="00200868">
        <w:t>PheWAS</w:t>
      </w:r>
      <w:proofErr w:type="spellEnd"/>
      <w:r w:rsidR="00E160EE">
        <w:t xml:space="preserve">, </w:t>
      </w:r>
      <w:r w:rsidR="007A471A">
        <w:t>across all</w:t>
      </w:r>
      <w:r w:rsidR="000E3EAD">
        <w:t xml:space="preserve"> ancestries</w:t>
      </w:r>
      <w:r w:rsidR="007D7580">
        <w:t>,</w:t>
      </w:r>
      <w:r w:rsidR="000E3EAD">
        <w:t xml:space="preserve"> the </w:t>
      </w:r>
      <w:r w:rsidR="00E160EE">
        <w:t xml:space="preserve">FDR </w:t>
      </w:r>
      <w:r w:rsidR="0084131E">
        <w:t>is</w:t>
      </w:r>
      <w:r w:rsidR="00C45357">
        <w:t xml:space="preserve"> 0.001 for binary traits and 0.004 for quantitative traits. </w:t>
      </w:r>
      <w:r w:rsidR="007A471A">
        <w:t xml:space="preserve">For the CDS + UTR </w:t>
      </w:r>
      <w:proofErr w:type="spellStart"/>
      <w:r w:rsidR="007A471A">
        <w:t>PheWAS</w:t>
      </w:r>
      <w:proofErr w:type="spellEnd"/>
      <w:r w:rsidR="007A471A">
        <w:t xml:space="preserve"> across all ancestries, the FDR is 0 for binary traits and 0 for quantitative traits.</w:t>
      </w:r>
      <w:r w:rsidR="00336EF5">
        <w:t xml:space="preserve"> </w:t>
      </w:r>
      <w:r w:rsidR="007D7580">
        <w:t xml:space="preserve">This supports </w:t>
      </w:r>
      <w:r w:rsidR="008B5031">
        <w:t>our selection of p-value ≤ 1x10</w:t>
      </w:r>
      <w:r w:rsidR="008B5031" w:rsidRPr="23CC2750">
        <w:rPr>
          <w:vertAlign w:val="superscript"/>
        </w:rPr>
        <w:t>-8</w:t>
      </w:r>
      <w:r w:rsidR="008B5031">
        <w:t xml:space="preserve"> as an appropriate significance threshold </w:t>
      </w:r>
      <w:r w:rsidR="00B61189">
        <w:t>for th</w:t>
      </w:r>
      <w:r w:rsidR="00336EF5">
        <w:t>e UTR</w:t>
      </w:r>
      <w:r w:rsidR="00B61189">
        <w:t xml:space="preserve"> </w:t>
      </w:r>
      <w:proofErr w:type="spellStart"/>
      <w:r w:rsidR="00336EF5">
        <w:t>PheWAS</w:t>
      </w:r>
      <w:proofErr w:type="spellEnd"/>
      <w:r w:rsidR="00B61189">
        <w:t>.</w:t>
      </w:r>
    </w:p>
    <w:p w14:paraId="7E794BDD" w14:textId="77777777" w:rsidR="005063AB" w:rsidRDefault="005063AB" w:rsidP="005063AB"/>
    <w:p w14:paraId="0000002A" w14:textId="77777777" w:rsidR="00005BC5" w:rsidRDefault="00F77B76">
      <w:pPr>
        <w:pStyle w:val="2"/>
      </w:pPr>
      <w:r>
        <w:t>Association testing for structural variants</w:t>
      </w:r>
    </w:p>
    <w:p w14:paraId="0000002B" w14:textId="77777777" w:rsidR="00005BC5" w:rsidRDefault="00005BC5"/>
    <w:p w14:paraId="0000002C" w14:textId="1CFDE2BD" w:rsidR="00005BC5" w:rsidRDefault="00F77B76">
      <w:bookmarkStart w:id="15" w:name="_heading=h.2et92p0"/>
      <w:bookmarkEnd w:id="15"/>
      <w:r w:rsidRPr="2B5CC93D">
        <w:t>We tested for association with quantitative traits based on the linear mixed model implemented in BOLT-LMM</w:t>
      </w:r>
      <w:sdt>
        <w:sdtPr>
          <w:rPr>
            <w:color w:val="000000" w:themeColor="text1"/>
            <w:vertAlign w:val="superscript"/>
            <w:lang w:val="is-IS"/>
          </w:rPr>
          <w:tag w:val="MENDELEY_CITATION_v3_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"/>
          <w:id w:val="-828057291"/>
          <w:placeholder>
            <w:docPart w:val="B8B22CDEBC0E408C8BBD676E61601F16"/>
          </w:placeholder>
        </w:sdtPr>
        <w:sdtEndPr>
          <w:rPr>
            <w:lang w:val="en-US"/>
          </w:rPr>
        </w:sdtEndPr>
        <w:sdtContent>
          <w:r w:rsidR="00AE4CA7" w:rsidRPr="2B5CC93D">
            <w:rPr>
              <w:color w:val="000000" w:themeColor="text1"/>
              <w:vertAlign w:val="superscript"/>
            </w:rPr>
            <w:t>24</w:t>
          </w:r>
        </w:sdtContent>
      </w:sdt>
      <w:r w:rsidRPr="2B5CC93D">
        <w:t>. We used BOLT-LMM to calculate leave-one-chromosome out (LOCO) residuals which we then tested for association using simple linear regression. We used logistic regression to test for the association between sequence variants and binary traits. We tested variants for association under the additive model using the expected allele counts as a covariate for quantitative traits and integrating over the possible genotypes for binary traits. Sequenc</w:t>
      </w:r>
      <w:r w:rsidR="005063AB" w:rsidRPr="2B5CC93D">
        <w:t xml:space="preserve">e center (Vanguard, Sanger, </w:t>
      </w:r>
      <w:proofErr w:type="spellStart"/>
      <w:r w:rsidR="005063AB" w:rsidRPr="2B5CC93D">
        <w:t>deCODE</w:t>
      </w:r>
      <w:proofErr w:type="spellEnd"/>
      <w:r w:rsidR="005063AB" w:rsidRPr="2B5CC93D">
        <w:t>)</w:t>
      </w:r>
      <w:r w:rsidRPr="2B5CC93D">
        <w:t xml:space="preserve">, other available individual characteristics that correlate with the trait were additionally included in the model; sex, age, and principal components </w:t>
      </w:r>
      <w:proofErr w:type="gramStart"/>
      <w:r w:rsidRPr="2B5CC93D">
        <w:t>in order to</w:t>
      </w:r>
      <w:proofErr w:type="gramEnd"/>
      <w:r w:rsidRPr="2B5CC93D">
        <w:t xml:space="preserve"> adjust for population stratification. Association analyses </w:t>
      </w:r>
      <w:r w:rsidR="001D61A8" w:rsidRPr="2B5CC93D">
        <w:t>in cohorts</w:t>
      </w:r>
      <w:r w:rsidR="005063AB" w:rsidRPr="2B5CC93D">
        <w:t xml:space="preserve"> with</w:t>
      </w:r>
      <w:r w:rsidR="001D61A8" w:rsidRPr="2B5CC93D">
        <w:t xml:space="preserve"> </w:t>
      </w:r>
      <w:r w:rsidRPr="2B5CC93D">
        <w:t>sample sizes &lt;10,000 were done with linear regression directly instead of BOLT-LMM. The correction factor employed was the intercept of each regression analysis.</w:t>
      </w:r>
    </w:p>
    <w:p w14:paraId="0000002D" w14:textId="77777777" w:rsidR="00005BC5" w:rsidRDefault="00005BC5"/>
    <w:p w14:paraId="35058AAD" w14:textId="315908C9" w:rsidR="005063AB" w:rsidRDefault="00F77B76" w:rsidP="20E636A7">
      <w:bookmarkStart w:id="16" w:name="_heading=h.tyjcwt"/>
      <w:bookmarkEnd w:id="16"/>
      <w:r>
        <w:t>We used LD score regression to account for distribution inflation in the dataset due to cryptic relatedness and population stratification</w:t>
      </w:r>
      <w:r w:rsidR="00022B41" w:rsidRPr="55F015EE">
        <w:rPr>
          <w:rFonts w:ascii="Arial" w:eastAsia="Arial" w:hAnsi="Arial" w:cs="Arial"/>
          <w:color w:val="000000" w:themeColor="text1"/>
          <w:sz w:val="22"/>
          <w:szCs w:val="22"/>
          <w:vertAlign w:val="superscript"/>
        </w:rPr>
        <w:t xml:space="preserve"> </w:t>
      </w:r>
      <w:sdt>
        <w:sdtPr>
          <w:rPr>
            <w:color w:val="000000" w:themeColor="text1"/>
            <w:vertAlign w:val="superscript"/>
            <w:lang w:val="is-IS"/>
          </w:rPr>
          <w:tag w:val="MENDELEY_CITATION_v3_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"/>
          <w:id w:val="1678298318"/>
          <w:placeholder>
            <w:docPart w:val="3C1FD7EEB3354EE0B7B73269A8A2F8D2"/>
          </w:placeholder>
        </w:sdtPr>
        <w:sdtEndPr>
          <w:rPr>
            <w:lang w:val="en-US"/>
          </w:rPr>
        </w:sdtEndPr>
        <w:sdtContent>
          <w:r w:rsidR="00AE4CA7" w:rsidRPr="55F015EE">
            <w:rPr>
              <w:color w:val="000000" w:themeColor="text1"/>
              <w:vertAlign w:val="superscript"/>
            </w:rPr>
            <w:t>25</w:t>
          </w:r>
        </w:sdtContent>
      </w:sdt>
      <w:r>
        <w:t>. Using 1.1 million variants, we regressed the χ</w:t>
      </w:r>
      <w:r w:rsidRPr="55F015EE">
        <w:rPr>
          <w:vertAlign w:val="superscript"/>
        </w:rPr>
        <w:t>2</w:t>
      </w:r>
      <w:r>
        <w:t xml:space="preserve"> statistics from our GWASs against LD score and used the intercepts as a correction factor.  Effect sizes based on the LOCO residuals are shrunk and we rescaled them based on the shrinkage of the 1.1 million variants used in the LD score regression.  </w:t>
      </w:r>
    </w:p>
    <w:p w14:paraId="3305A90D" w14:textId="46FAA771" w:rsidR="711A8C1B" w:rsidRDefault="711A8C1B" w:rsidP="711A8C1B"/>
    <w:p w14:paraId="00000033" w14:textId="77777777" w:rsidR="00005BC5" w:rsidRDefault="00F77B76">
      <w:pPr>
        <w:pStyle w:val="1"/>
      </w:pPr>
      <w:r>
        <w:t>Code availability</w:t>
      </w:r>
    </w:p>
    <w:p w14:paraId="00000034" w14:textId="734D9666" w:rsidR="004562D4" w:rsidRPr="008C58EC" w:rsidRDefault="00F77B76" w:rsidP="004562D4">
      <w:pPr>
        <w:rPr>
          <w:lang w:val="de-DE"/>
        </w:rPr>
      </w:pPr>
      <w:r>
        <w:t xml:space="preserve">We used publicly available software (URLs are listed below) in conjunction with the </w:t>
      </w:r>
      <w:r w:rsidR="005201C7">
        <w:t>above-described</w:t>
      </w:r>
      <w:r>
        <w:t xml:space="preserve"> algorithms. </w:t>
      </w:r>
      <w:proofErr w:type="spellStart"/>
      <w:r>
        <w:t>BamQC</w:t>
      </w:r>
      <w:proofErr w:type="spellEnd"/>
      <w:r>
        <w:t xml:space="preserve"> (v 1.0.0), </w:t>
      </w:r>
      <w:hyperlink r:id="rId10">
        <w:r>
          <w:rPr>
            <w:rFonts w:ascii="Quattrocento Sans" w:eastAsia="Quattrocento Sans" w:hAnsi="Quattrocento Sans" w:cs="Quattrocento Sans"/>
            <w:color w:val="0563C1"/>
            <w:sz w:val="18"/>
            <w:szCs w:val="18"/>
            <w:u w:val="single"/>
          </w:rPr>
          <w:t>https://github.com/DecodeGenetics/BamQC</w:t>
        </w:r>
      </w:hyperlink>
      <w:r>
        <w:t xml:space="preserve">. </w:t>
      </w:r>
      <w:proofErr w:type="spellStart"/>
      <w:r>
        <w:t>GraphTyper</w:t>
      </w:r>
      <w:proofErr w:type="spellEnd"/>
      <w:r>
        <w:t xml:space="preserve"> (v2.7.5), </w:t>
      </w:r>
      <w:hyperlink r:id="rId11">
        <w:r>
          <w:rPr>
            <w:rFonts w:ascii="Quattrocento Sans" w:eastAsia="Quattrocento Sans" w:hAnsi="Quattrocento Sans" w:cs="Quattrocento Sans"/>
            <w:color w:val="0563C1"/>
            <w:sz w:val="18"/>
            <w:szCs w:val="18"/>
            <w:u w:val="single"/>
          </w:rPr>
          <w:t>https://github.com/DecodeGenetics/graphtyper</w:t>
        </w:r>
      </w:hyperlink>
      <w:r>
        <w:t xml:space="preserve">. GATK resource bundle (v4.0.12), </w:t>
      </w:r>
      <w:hyperlink r:id="rId12">
        <w:r>
          <w:rPr>
            <w:rFonts w:ascii="Quattrocento Sans" w:eastAsia="Quattrocento Sans" w:hAnsi="Quattrocento Sans" w:cs="Quattrocento Sans"/>
            <w:color w:val="0563C1"/>
            <w:sz w:val="18"/>
            <w:szCs w:val="18"/>
            <w:u w:val="single"/>
          </w:rPr>
          <w:t>gs://genomics-public-data/resources/broad/hg38/v0</w:t>
        </w:r>
      </w:hyperlink>
      <w:r>
        <w:t xml:space="preserve">. </w:t>
      </w:r>
      <w:proofErr w:type="spellStart"/>
      <w:r w:rsidRPr="008C58EC">
        <w:rPr>
          <w:lang w:val="de-DE"/>
        </w:rPr>
        <w:t>Svimmer</w:t>
      </w:r>
      <w:proofErr w:type="spellEnd"/>
      <w:r w:rsidRPr="008C58EC">
        <w:rPr>
          <w:lang w:val="de-DE"/>
        </w:rPr>
        <w:t xml:space="preserve"> (v0.1), </w:t>
      </w:r>
      <w:hyperlink r:id="rId13">
        <w:r w:rsidRPr="008C58EC">
          <w:rPr>
            <w:rFonts w:ascii="Quattrocento Sans" w:eastAsia="Quattrocento Sans" w:hAnsi="Quattrocento Sans" w:cs="Quattrocento Sans"/>
            <w:color w:val="0563C1"/>
            <w:sz w:val="18"/>
            <w:szCs w:val="18"/>
            <w:u w:val="single"/>
            <w:lang w:val="de-DE"/>
          </w:rPr>
          <w:t>https://github.com/DecodeGenetics/svimmer</w:t>
        </w:r>
      </w:hyperlink>
      <w:r w:rsidRPr="008C58EC">
        <w:rPr>
          <w:rFonts w:ascii="Quattrocento Sans" w:eastAsia="Quattrocento Sans" w:hAnsi="Quattrocento Sans" w:cs="Quattrocento Sans"/>
          <w:sz w:val="18"/>
          <w:szCs w:val="18"/>
          <w:lang w:val="de-DE"/>
        </w:rPr>
        <w:t xml:space="preserve">. </w:t>
      </w:r>
    </w:p>
    <w:p w14:paraId="00000035" w14:textId="7196F2B1" w:rsidR="00005BC5" w:rsidRDefault="00F77B76">
      <w:proofErr w:type="spellStart"/>
      <w:r w:rsidRPr="008C58EC">
        <w:rPr>
          <w:lang w:val="de-DE"/>
        </w:rPr>
        <w:lastRenderedPageBreak/>
        <w:t>Dipcall</w:t>
      </w:r>
      <w:proofErr w:type="spellEnd"/>
      <w:r w:rsidRPr="008C58EC">
        <w:rPr>
          <w:lang w:val="de-DE"/>
        </w:rPr>
        <w:t xml:space="preserve"> (v0.1), </w:t>
      </w:r>
      <w:hyperlink r:id="rId14">
        <w:r w:rsidRPr="008C58EC">
          <w:rPr>
            <w:rFonts w:ascii="Quattrocento Sans" w:eastAsia="Quattrocento Sans" w:hAnsi="Quattrocento Sans" w:cs="Quattrocento Sans"/>
            <w:color w:val="0563C1"/>
            <w:sz w:val="18"/>
            <w:szCs w:val="18"/>
            <w:u w:val="single"/>
            <w:lang w:val="de-DE"/>
          </w:rPr>
          <w:t>https://github.com/lh3/dipcall</w:t>
        </w:r>
      </w:hyperlink>
      <w:r w:rsidRPr="008C58EC">
        <w:rPr>
          <w:lang w:val="de-DE"/>
        </w:rPr>
        <w:t xml:space="preserve">. </w:t>
      </w:r>
      <w:r>
        <w:t xml:space="preserve">RTG Tools (v3.8.4), </w:t>
      </w:r>
      <w:hyperlink r:id="rId15">
        <w:r>
          <w:rPr>
            <w:rFonts w:ascii="Quattrocento Sans" w:eastAsia="Quattrocento Sans" w:hAnsi="Quattrocento Sans" w:cs="Quattrocento Sans"/>
            <w:color w:val="0563C1"/>
            <w:sz w:val="18"/>
            <w:szCs w:val="18"/>
            <w:u w:val="single"/>
          </w:rPr>
          <w:t>https://github.com/RealTimeGenomics/rtg-tools</w:t>
        </w:r>
      </w:hyperlink>
      <w:r>
        <w:rPr>
          <w:rFonts w:ascii="Quattrocento Sans" w:eastAsia="Quattrocento Sans" w:hAnsi="Quattrocento Sans" w:cs="Quattrocento Sans"/>
          <w:sz w:val="18"/>
          <w:szCs w:val="18"/>
        </w:rPr>
        <w:t xml:space="preserve">. </w:t>
      </w:r>
      <w:r>
        <w:t xml:space="preserve">bcl2fastq (v2.20.0.422), </w:t>
      </w:r>
      <w:hyperlink r:id="rId16">
        <w:r>
          <w:rPr>
            <w:rFonts w:ascii="Quattrocento Sans" w:eastAsia="Quattrocento Sans" w:hAnsi="Quattrocento Sans" w:cs="Quattrocento Sans"/>
            <w:color w:val="0563C1"/>
            <w:sz w:val="18"/>
            <w:szCs w:val="18"/>
            <w:u w:val="single"/>
          </w:rPr>
          <w:t>https://support.illumina.com/sequencing/sequencing_software/bcl2fastq-conversion-software.html</w:t>
        </w:r>
      </w:hyperlink>
      <w:r>
        <w:t xml:space="preserve">. </w:t>
      </w:r>
    </w:p>
    <w:p w14:paraId="00000036" w14:textId="1FFBBDD6" w:rsidR="00005BC5" w:rsidRDefault="00F77B76">
      <w:proofErr w:type="spellStart"/>
      <w:r w:rsidRPr="2B5CC93D">
        <w:t>Samtools</w:t>
      </w:r>
      <w:proofErr w:type="spellEnd"/>
      <w:r w:rsidRPr="2B5CC93D">
        <w:t xml:space="preserve"> (v1.9), </w:t>
      </w:r>
      <w:hyperlink r:id="rId17">
        <w:r w:rsidRPr="2B5CC93D">
          <w:rPr>
            <w:rFonts w:ascii="Quattrocento Sans" w:eastAsia="Quattrocento Sans" w:hAnsi="Quattrocento Sans" w:cs="Quattrocento Sans"/>
            <w:color w:val="0563C1"/>
            <w:sz w:val="18"/>
            <w:szCs w:val="18"/>
            <w:u w:val="single"/>
          </w:rPr>
          <w:t>http://www.htslib.org/</w:t>
        </w:r>
      </w:hyperlink>
      <w:r w:rsidRPr="2B5CC93D">
        <w:t xml:space="preserve">.  </w:t>
      </w:r>
      <w:proofErr w:type="spellStart"/>
      <w:r w:rsidRPr="2B5CC93D">
        <w:t>Samblaster</w:t>
      </w:r>
      <w:proofErr w:type="spellEnd"/>
      <w:r w:rsidRPr="2B5CC93D">
        <w:t xml:space="preserve"> (v0.1.24) </w:t>
      </w:r>
      <w:hyperlink r:id="rId18">
        <w:r w:rsidRPr="2B5CC93D">
          <w:rPr>
            <w:rFonts w:ascii="Quattrocento Sans" w:eastAsia="Quattrocento Sans" w:hAnsi="Quattrocento Sans" w:cs="Quattrocento Sans"/>
            <w:color w:val="0563C1"/>
            <w:sz w:val="18"/>
            <w:szCs w:val="18"/>
            <w:u w:val="single"/>
          </w:rPr>
          <w:t>https://github.com/GregoryFaust/samblaster</w:t>
        </w:r>
      </w:hyperlink>
      <w:r w:rsidRPr="2B5CC93D">
        <w:t xml:space="preserve">. biobambam2 (v2.0.79), https://github.com/gt1/biobambam2. </w:t>
      </w:r>
      <w:proofErr w:type="spellStart"/>
      <w:r w:rsidRPr="2B5CC93D">
        <w:t>bambi</w:t>
      </w:r>
      <w:proofErr w:type="spellEnd"/>
      <w:r w:rsidRPr="2B5CC93D">
        <w:t xml:space="preserve"> (v0.11.1, 0.11.2, 0.12.0, 0.12.1, 0.12.2, 0.13.1, 0.14.0), https://github.com/wtsi-npg/bambi. minimap2 (v2.10), https://github.com/lh3/minimap2. We used R (v3.6.0) </w:t>
      </w:r>
      <w:hyperlink r:id="rId19">
        <w:r w:rsidRPr="2B5CC93D">
          <w:rPr>
            <w:rFonts w:ascii="Quattrocento Sans" w:eastAsia="Quattrocento Sans" w:hAnsi="Quattrocento Sans" w:cs="Quattrocento Sans"/>
            <w:color w:val="0563C1"/>
            <w:sz w:val="18"/>
            <w:szCs w:val="18"/>
            <w:u w:val="single"/>
          </w:rPr>
          <w:t>https://www.r-project.org/</w:t>
        </w:r>
      </w:hyperlink>
      <w:r w:rsidRPr="2B5CC93D">
        <w:t xml:space="preserve"> extensively to analyze data and create plots.</w:t>
      </w:r>
    </w:p>
    <w:p w14:paraId="5BC7A107" w14:textId="77777777" w:rsidR="00140B42" w:rsidRDefault="00F77B76">
      <w:r w:rsidRPr="2B5CC93D">
        <w:t xml:space="preserve">Functionally equivalent implementations of analysis workflows can be accessed on the </w:t>
      </w:r>
      <w:proofErr w:type="spellStart"/>
      <w:r w:rsidRPr="2B5CC93D">
        <w:t>Velsera</w:t>
      </w:r>
      <w:proofErr w:type="spellEnd"/>
      <w:r w:rsidRPr="2B5CC93D">
        <w:t xml:space="preserve"> Seven Bridges Platform: </w:t>
      </w:r>
    </w:p>
    <w:p w14:paraId="00000038" w14:textId="4AF32FBA" w:rsidR="00005BC5" w:rsidRDefault="00140B42" w:rsidP="00140B42">
      <w:hyperlink r:id="rId20" w:history="1">
        <w:r w:rsidRPr="009834E3">
          <w:rPr>
            <w:rStyle w:val="ad"/>
          </w:rPr>
          <w:t xml:space="preserve">https://igor.sbgenomics.com/public/apps/admin/sbg-public-data/functional-equivalence-wgs-cwl1-0, </w:t>
        </w:r>
      </w:hyperlink>
      <w:r>
        <w:t xml:space="preserve"> </w:t>
      </w:r>
      <w:hyperlink r:id="rId21" w:history="1">
        <w:r w:rsidRPr="009834E3">
          <w:rPr>
            <w:rStyle w:val="ad"/>
          </w:rPr>
          <w:t>https://igor.sbgenomics.com/public/apps/admin/sbg-public-data/gatk-pre-processing-for-variant-discovery-4-2-0-0</w:t>
        </w:r>
      </w:hyperlink>
      <w:r w:rsidRPr="00140B42">
        <w:t>,</w:t>
      </w:r>
      <w:r>
        <w:t xml:space="preserve"> </w:t>
      </w:r>
      <w:hyperlink r:id="rId22" w:history="1">
        <w:r w:rsidRPr="009834E3">
          <w:rPr>
            <w:rStyle w:val="ad"/>
          </w:rPr>
          <w:t>https://igor.sbgenomics.com/public/apps/admin/sbg-public-data/gatk-generic-germline-short-variant-per-sample-calling-4-2-0-0</w:t>
        </w:r>
      </w:hyperlink>
      <w:r w:rsidR="00F77B76">
        <w:t xml:space="preserve">. </w:t>
      </w:r>
    </w:p>
    <w:p w14:paraId="00000039" w14:textId="320D19E4" w:rsidR="00005BC5" w:rsidRDefault="00F77B76">
      <w:r>
        <w:t xml:space="preserve"> </w:t>
      </w:r>
    </w:p>
    <w:p w14:paraId="0000003A" w14:textId="77777777" w:rsidR="00005BC5" w:rsidRDefault="00F77B76">
      <w:pPr>
        <w:sectPr w:rsidR="00005BC5">
          <w:footerReference w:type="default" r:id="rId23"/>
          <w:pgSz w:w="11906" w:h="16838"/>
          <w:pgMar w:top="1440" w:right="1440" w:bottom="1440" w:left="1440" w:header="708" w:footer="708" w:gutter="0"/>
          <w:pgNumType w:start="1"/>
          <w:cols w:space="708"/>
        </w:sectPr>
      </w:pPr>
      <w:r>
        <w:br w:type="page"/>
      </w:r>
    </w:p>
    <w:p w14:paraId="0000003B" w14:textId="4987710B" w:rsidR="00005BC5" w:rsidRDefault="00F77B76" w:rsidP="55F015EE">
      <w:pPr>
        <w:pStyle w:val="1"/>
        <w:rPr>
          <w:rFonts w:ascii="Arial" w:eastAsia="Arial" w:hAnsi="Arial" w:cs="Arial"/>
          <w:sz w:val="22"/>
          <w:szCs w:val="22"/>
        </w:rPr>
      </w:pPr>
      <w:r w:rsidRPr="55F015EE">
        <w:rPr>
          <w:rFonts w:ascii="Arial" w:eastAsia="Arial" w:hAnsi="Arial" w:cs="Arial"/>
          <w:sz w:val="22"/>
          <w:szCs w:val="22"/>
        </w:rPr>
        <w:lastRenderedPageBreak/>
        <w:t xml:space="preserve">Supplementary </w:t>
      </w:r>
      <w:r w:rsidR="31F1E93F" w:rsidRPr="55F015EE">
        <w:rPr>
          <w:rFonts w:ascii="Arial" w:eastAsia="Arial" w:hAnsi="Arial" w:cs="Arial"/>
          <w:sz w:val="22"/>
          <w:szCs w:val="22"/>
        </w:rPr>
        <w:t>M</w:t>
      </w:r>
      <w:r w:rsidRPr="55F015EE">
        <w:rPr>
          <w:rFonts w:ascii="Arial" w:eastAsia="Arial" w:hAnsi="Arial" w:cs="Arial"/>
          <w:sz w:val="22"/>
          <w:szCs w:val="22"/>
        </w:rPr>
        <w:t xml:space="preserve">aterial: </w:t>
      </w:r>
    </w:p>
    <w:p w14:paraId="0000004B" w14:textId="77777777" w:rsidR="00005BC5" w:rsidRDefault="00F77B76" w:rsidP="55F015EE">
      <w:pPr>
        <w:pStyle w:val="2"/>
        <w:rPr>
          <w:rFonts w:ascii="Arial" w:eastAsia="Arial" w:hAnsi="Arial" w:cs="Arial"/>
          <w:sz w:val="22"/>
          <w:szCs w:val="22"/>
        </w:rPr>
      </w:pPr>
      <w:r w:rsidRPr="55F015EE">
        <w:rPr>
          <w:rFonts w:ascii="Arial" w:eastAsia="Arial" w:hAnsi="Arial" w:cs="Arial"/>
          <w:sz w:val="22"/>
          <w:szCs w:val="22"/>
        </w:rPr>
        <w:t>Supplementary Figures</w:t>
      </w:r>
    </w:p>
    <w:p w14:paraId="2783050F" w14:textId="77777777" w:rsidR="00A36BBE" w:rsidRDefault="00F77B76" w:rsidP="55F015EE">
      <w:pPr>
        <w:keepNext/>
        <w:rPr>
          <w:rFonts w:ascii="Arial" w:eastAsia="Arial" w:hAnsi="Arial" w:cs="Arial"/>
          <w:sz w:val="22"/>
          <w:szCs w:val="22"/>
        </w:rPr>
      </w:pPr>
      <w:r>
        <w:rPr>
          <w:noProof/>
        </w:rPr>
        <w:drawing>
          <wp:inline distT="0" distB="0" distL="0" distR="0" wp14:anchorId="03A7A632" wp14:editId="519F8ED9">
            <wp:extent cx="5731510" cy="348973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731510" cy="3489730"/>
                    </a:xfrm>
                    <a:prstGeom prst="rect">
                      <a:avLst/>
                    </a:prstGeom>
                    <a:ln/>
                  </pic:spPr>
                </pic:pic>
              </a:graphicData>
            </a:graphic>
          </wp:inline>
        </w:drawing>
      </w:r>
    </w:p>
    <w:p w14:paraId="1462E4DA" w14:textId="6A8E1E39" w:rsidR="003A2CC8" w:rsidRDefault="00A36BBE" w:rsidP="19471C96">
      <w:pPr>
        <w:pStyle w:val="a4"/>
        <w:rPr>
          <w:rFonts w:ascii="Arial" w:eastAsia="Arial" w:hAnsi="Arial" w:cs="Arial"/>
          <w:b/>
          <w:bCs/>
          <w:i w:val="0"/>
          <w:iCs w:val="0"/>
          <w:sz w:val="22"/>
          <w:szCs w:val="22"/>
        </w:rPr>
      </w:pPr>
      <w:r w:rsidRPr="19471C96">
        <w:rPr>
          <w:rFonts w:ascii="Arial" w:eastAsia="Arial" w:hAnsi="Arial" w:cs="Arial"/>
          <w:b/>
          <w:bCs/>
          <w:i w:val="0"/>
          <w:iCs w:val="0"/>
          <w:sz w:val="22"/>
          <w:szCs w:val="22"/>
        </w:rPr>
        <w:t>Fig.</w:t>
      </w:r>
      <w:r w:rsidR="2B0E4BFF" w:rsidRPr="19471C96">
        <w:rPr>
          <w:rFonts w:ascii="Arial" w:eastAsia="Arial" w:hAnsi="Arial" w:cs="Arial"/>
          <w:b/>
          <w:bCs/>
          <w:i w:val="0"/>
          <w:iCs w:val="0"/>
          <w:sz w:val="22"/>
          <w:szCs w:val="22"/>
        </w:rPr>
        <w:t xml:space="preserve"> </w:t>
      </w:r>
      <w:r w:rsidRPr="19471C96">
        <w:rPr>
          <w:rFonts w:ascii="Arial" w:eastAsia="Arial" w:hAnsi="Arial" w:cs="Arial"/>
          <w:b/>
          <w:bCs/>
          <w:i w:val="0"/>
          <w:iCs w:val="0"/>
          <w:sz w:val="22"/>
          <w:szCs w:val="22"/>
        </w:rPr>
        <w:t>S</w:t>
      </w:r>
      <w:r w:rsidR="496749E2" w:rsidRPr="19471C96">
        <w:rPr>
          <w:rFonts w:ascii="Arial" w:eastAsia="Arial" w:hAnsi="Arial" w:cs="Arial"/>
          <w:b/>
          <w:bCs/>
          <w:i w:val="0"/>
          <w:iCs w:val="0"/>
          <w:sz w:val="22"/>
          <w:szCs w:val="22"/>
        </w:rPr>
        <w:t>1</w:t>
      </w:r>
      <w:r w:rsidR="558DE63A" w:rsidRPr="19471C96">
        <w:rPr>
          <w:rFonts w:ascii="Arial" w:eastAsia="Arial" w:hAnsi="Arial" w:cs="Arial"/>
          <w:b/>
          <w:bCs/>
          <w:i w:val="0"/>
          <w:iCs w:val="0"/>
          <w:sz w:val="22"/>
          <w:szCs w:val="22"/>
        </w:rPr>
        <w:t xml:space="preserve"> </w:t>
      </w:r>
      <w:r w:rsidR="03A874A2" w:rsidRPr="19471C96">
        <w:rPr>
          <w:rFonts w:ascii="Arial" w:eastAsia="Arial" w:hAnsi="Arial" w:cs="Arial"/>
          <w:b/>
          <w:bCs/>
          <w:i w:val="0"/>
          <w:iCs w:val="0"/>
          <w:sz w:val="22"/>
          <w:szCs w:val="22"/>
        </w:rPr>
        <w:t xml:space="preserve">| </w:t>
      </w:r>
      <w:r w:rsidRPr="19471C96">
        <w:rPr>
          <w:rFonts w:ascii="Arial" w:eastAsia="Arial" w:hAnsi="Arial" w:cs="Arial"/>
          <w:b/>
          <w:bCs/>
          <w:i w:val="0"/>
          <w:iCs w:val="0"/>
          <w:sz w:val="22"/>
          <w:szCs w:val="22"/>
        </w:rPr>
        <w:t>Histogram of average sequence coverage per sample in a subset of 1000 samples.</w:t>
      </w:r>
    </w:p>
    <w:p w14:paraId="72269634" w14:textId="2C57C351" w:rsidR="79B4447D" w:rsidRDefault="79B4447D" w:rsidP="55F015EE">
      <w:pPr>
        <w:rPr>
          <w:rFonts w:ascii="Arial" w:eastAsia="Arial" w:hAnsi="Arial" w:cs="Arial"/>
          <w:sz w:val="22"/>
          <w:szCs w:val="22"/>
        </w:rPr>
      </w:pPr>
    </w:p>
    <w:p w14:paraId="1FAB0F3D" w14:textId="77777777" w:rsidR="00947425" w:rsidRDefault="00947425" w:rsidP="55F015EE">
      <w:pPr>
        <w:rPr>
          <w:rFonts w:ascii="Arial" w:eastAsia="Arial" w:hAnsi="Arial" w:cs="Arial"/>
          <w:sz w:val="22"/>
          <w:szCs w:val="22"/>
        </w:rPr>
      </w:pPr>
    </w:p>
    <w:p w14:paraId="7341FE03" w14:textId="77777777" w:rsidR="00947425" w:rsidRDefault="00947425" w:rsidP="55F015EE">
      <w:pPr>
        <w:keepNext/>
        <w:rPr>
          <w:rFonts w:ascii="Arial" w:eastAsia="Arial" w:hAnsi="Arial" w:cs="Arial"/>
          <w:sz w:val="22"/>
          <w:szCs w:val="22"/>
        </w:rPr>
      </w:pPr>
      <w:r>
        <w:rPr>
          <w:noProof/>
        </w:rPr>
        <w:drawing>
          <wp:inline distT="0" distB="0" distL="0" distR="0" wp14:anchorId="2435C885" wp14:editId="369DB8C4">
            <wp:extent cx="5731510" cy="2795270"/>
            <wp:effectExtent l="0" t="0" r="0" b="0"/>
            <wp:docPr id="749965344" name="Picture 749965344"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965344"/>
                    <pic:cNvPicPr/>
                  </pic:nvPicPr>
                  <pic:blipFill>
                    <a:blip r:embed="rId25">
                      <a:extLst>
                        <a:ext uri="{28A0092B-C50C-407E-A947-70E740481C1C}">
                          <a14:useLocalDpi xmlns:a14="http://schemas.microsoft.com/office/drawing/2010/main" val="0"/>
                        </a:ext>
                      </a:extLst>
                    </a:blip>
                    <a:stretch>
                      <a:fillRect/>
                    </a:stretch>
                  </pic:blipFill>
                  <pic:spPr>
                    <a:xfrm>
                      <a:off x="0" y="0"/>
                      <a:ext cx="5731510" cy="2795270"/>
                    </a:xfrm>
                    <a:prstGeom prst="rect">
                      <a:avLst/>
                    </a:prstGeom>
                  </pic:spPr>
                </pic:pic>
              </a:graphicData>
            </a:graphic>
          </wp:inline>
        </w:drawing>
      </w:r>
    </w:p>
    <w:p w14:paraId="45BAA416" w14:textId="74681889" w:rsidR="00947425" w:rsidRPr="004A2905" w:rsidRDefault="00947425" w:rsidP="19471C96">
      <w:pPr>
        <w:pStyle w:val="a4"/>
        <w:rPr>
          <w:rFonts w:ascii="Arial" w:eastAsia="Arial" w:hAnsi="Arial" w:cs="Arial"/>
          <w:b/>
          <w:bCs/>
          <w:i w:val="0"/>
          <w:iCs w:val="0"/>
          <w:sz w:val="22"/>
          <w:szCs w:val="22"/>
        </w:rPr>
      </w:pPr>
      <w:r w:rsidRPr="19471C96">
        <w:rPr>
          <w:rFonts w:ascii="Arial" w:eastAsia="Arial" w:hAnsi="Arial" w:cs="Arial"/>
          <w:b/>
          <w:bCs/>
          <w:i w:val="0"/>
          <w:iCs w:val="0"/>
          <w:sz w:val="22"/>
          <w:szCs w:val="22"/>
        </w:rPr>
        <w:t>Fig.</w:t>
      </w:r>
      <w:r w:rsidR="63CDB77D" w:rsidRPr="19471C96">
        <w:rPr>
          <w:rFonts w:ascii="Arial" w:eastAsia="Arial" w:hAnsi="Arial" w:cs="Arial"/>
          <w:b/>
          <w:bCs/>
          <w:i w:val="0"/>
          <w:iCs w:val="0"/>
          <w:sz w:val="22"/>
          <w:szCs w:val="22"/>
        </w:rPr>
        <w:t xml:space="preserve"> </w:t>
      </w:r>
      <w:r w:rsidRPr="19471C96">
        <w:rPr>
          <w:rFonts w:ascii="Arial" w:eastAsia="Arial" w:hAnsi="Arial" w:cs="Arial"/>
          <w:b/>
          <w:bCs/>
          <w:i w:val="0"/>
          <w:iCs w:val="0"/>
          <w:sz w:val="22"/>
          <w:szCs w:val="22"/>
        </w:rPr>
        <w:t>S</w:t>
      </w:r>
      <w:r w:rsidR="003779BD" w:rsidRPr="19471C96">
        <w:rPr>
          <w:rFonts w:ascii="Arial" w:eastAsia="Arial" w:hAnsi="Arial" w:cs="Arial"/>
          <w:b/>
          <w:bCs/>
          <w:i w:val="0"/>
          <w:iCs w:val="0"/>
          <w:sz w:val="22"/>
          <w:szCs w:val="22"/>
        </w:rPr>
        <w:t>2</w:t>
      </w:r>
      <w:r w:rsidR="46707B5B" w:rsidRPr="19471C96">
        <w:rPr>
          <w:rFonts w:ascii="Arial" w:eastAsia="Arial" w:hAnsi="Arial" w:cs="Arial"/>
          <w:b/>
          <w:bCs/>
          <w:i w:val="0"/>
          <w:iCs w:val="0"/>
          <w:sz w:val="22"/>
          <w:szCs w:val="22"/>
        </w:rPr>
        <w:t xml:space="preserve"> |</w:t>
      </w:r>
      <w:r w:rsidR="003779BD" w:rsidRPr="19471C96">
        <w:rPr>
          <w:rFonts w:ascii="Arial" w:eastAsia="Arial" w:hAnsi="Arial" w:cs="Arial"/>
          <w:b/>
          <w:bCs/>
          <w:i w:val="0"/>
          <w:iCs w:val="0"/>
          <w:sz w:val="22"/>
          <w:szCs w:val="22"/>
        </w:rPr>
        <w:t xml:space="preserve"> </w:t>
      </w:r>
      <w:r w:rsidRPr="19471C96">
        <w:rPr>
          <w:rFonts w:ascii="Arial" w:eastAsia="Arial" w:hAnsi="Arial" w:cs="Arial"/>
          <w:b/>
          <w:bCs/>
          <w:i w:val="0"/>
          <w:iCs w:val="0"/>
          <w:sz w:val="22"/>
          <w:szCs w:val="22"/>
        </w:rPr>
        <w:t>Comparisons of sample sizes across ancestry cohorts.</w:t>
      </w:r>
    </w:p>
    <w:p w14:paraId="6C1C3C20" w14:textId="77777777" w:rsidR="00947425" w:rsidRDefault="00947425" w:rsidP="55F015EE">
      <w:pPr>
        <w:rPr>
          <w:rFonts w:ascii="Arial" w:eastAsia="Arial" w:hAnsi="Arial" w:cs="Arial"/>
          <w:sz w:val="22"/>
          <w:szCs w:val="22"/>
        </w:rPr>
      </w:pPr>
    </w:p>
    <w:p w14:paraId="4BCA4C56" w14:textId="4D7B8243" w:rsidR="00A36BBE" w:rsidRDefault="00A36BBE" w:rsidP="55F015EE">
      <w:pPr>
        <w:keepNext/>
        <w:jc w:val="center"/>
        <w:rPr>
          <w:rFonts w:ascii="Arial" w:eastAsia="Arial" w:hAnsi="Arial" w:cs="Arial"/>
          <w:sz w:val="22"/>
          <w:szCs w:val="22"/>
        </w:rPr>
      </w:pPr>
    </w:p>
    <w:p w14:paraId="38E235C6" w14:textId="46A375FA" w:rsidR="1F188ACB" w:rsidRDefault="575CBB67" w:rsidP="55F015EE">
      <w:pPr>
        <w:keepNext/>
        <w:jc w:val="center"/>
        <w:rPr>
          <w:rFonts w:ascii="Arial" w:eastAsia="Arial" w:hAnsi="Arial" w:cs="Arial"/>
          <w:sz w:val="22"/>
          <w:szCs w:val="22"/>
        </w:rPr>
      </w:pPr>
      <w:r>
        <w:rPr>
          <w:noProof/>
        </w:rPr>
        <w:drawing>
          <wp:inline distT="0" distB="0" distL="0" distR="0" wp14:anchorId="519CC1F8" wp14:editId="4B2B7CE1">
            <wp:extent cx="4457700" cy="5724524"/>
            <wp:effectExtent l="0" t="0" r="0" b="0"/>
            <wp:docPr id="1275867193" name="Picture 127586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867193"/>
                    <pic:cNvPicPr/>
                  </pic:nvPicPr>
                  <pic:blipFill>
                    <a:blip r:embed="rId26">
                      <a:extLst>
                        <a:ext uri="{28A0092B-C50C-407E-A947-70E740481C1C}">
                          <a14:useLocalDpi xmlns:a14="http://schemas.microsoft.com/office/drawing/2010/main" val="0"/>
                        </a:ext>
                      </a:extLst>
                    </a:blip>
                    <a:stretch>
                      <a:fillRect/>
                    </a:stretch>
                  </pic:blipFill>
                  <pic:spPr>
                    <a:xfrm>
                      <a:off x="0" y="0"/>
                      <a:ext cx="4457700" cy="5724524"/>
                    </a:xfrm>
                    <a:prstGeom prst="rect">
                      <a:avLst/>
                    </a:prstGeom>
                  </pic:spPr>
                </pic:pic>
              </a:graphicData>
            </a:graphic>
          </wp:inline>
        </w:drawing>
      </w:r>
      <w:r>
        <w:br/>
      </w:r>
    </w:p>
    <w:p w14:paraId="6A0EA354" w14:textId="3CA92704" w:rsidR="1F188ACB" w:rsidRDefault="1F188ACB" w:rsidP="55F015EE">
      <w:pPr>
        <w:keepNext/>
        <w:rPr>
          <w:rFonts w:ascii="Arial" w:eastAsia="Arial" w:hAnsi="Arial" w:cs="Arial"/>
          <w:sz w:val="22"/>
          <w:szCs w:val="22"/>
        </w:rPr>
      </w:pPr>
    </w:p>
    <w:p w14:paraId="2CC6A74C" w14:textId="24B5535E" w:rsidR="1F188ACB" w:rsidRDefault="1F188ACB" w:rsidP="55F015EE">
      <w:pPr>
        <w:keepNext/>
        <w:rPr>
          <w:rFonts w:ascii="Arial" w:eastAsia="Arial" w:hAnsi="Arial" w:cs="Arial"/>
          <w:sz w:val="22"/>
          <w:szCs w:val="22"/>
        </w:rPr>
      </w:pPr>
    </w:p>
    <w:p w14:paraId="36AC58F5" w14:textId="365B8620" w:rsidR="237DA9AE" w:rsidRPr="008C58EC" w:rsidRDefault="237DA9AE" w:rsidP="4A99AAD4">
      <w:pPr>
        <w:pStyle w:val="a4"/>
        <w:rPr>
          <w:rFonts w:ascii="Arial" w:eastAsia="Arial" w:hAnsi="Arial" w:cs="Arial"/>
          <w:i w:val="0"/>
          <w:iCs w:val="0"/>
          <w:color w:val="881798"/>
          <w:sz w:val="22"/>
          <w:szCs w:val="22"/>
          <w:u w:val="single"/>
        </w:rPr>
      </w:pPr>
      <w:r w:rsidRPr="4A99AAD4">
        <w:rPr>
          <w:rFonts w:ascii="Arial" w:eastAsia="Arial" w:hAnsi="Arial" w:cs="Arial"/>
          <w:b/>
          <w:bCs/>
          <w:i w:val="0"/>
          <w:iCs w:val="0"/>
          <w:sz w:val="22"/>
          <w:szCs w:val="22"/>
        </w:rPr>
        <w:t>Fig.</w:t>
      </w:r>
      <w:r w:rsidR="5DDA4FA4" w:rsidRPr="4A99AAD4">
        <w:rPr>
          <w:rFonts w:ascii="Arial" w:eastAsia="Arial" w:hAnsi="Arial" w:cs="Arial"/>
          <w:b/>
          <w:bCs/>
          <w:i w:val="0"/>
          <w:iCs w:val="0"/>
          <w:sz w:val="22"/>
          <w:szCs w:val="22"/>
        </w:rPr>
        <w:t xml:space="preserve"> </w:t>
      </w:r>
      <w:r w:rsidRPr="4A99AAD4">
        <w:rPr>
          <w:rFonts w:ascii="Arial" w:eastAsia="Arial" w:hAnsi="Arial" w:cs="Arial"/>
          <w:b/>
          <w:bCs/>
          <w:i w:val="0"/>
          <w:iCs w:val="0"/>
          <w:sz w:val="22"/>
          <w:szCs w:val="22"/>
        </w:rPr>
        <w:t>S</w:t>
      </w:r>
      <w:r w:rsidR="14A2E236" w:rsidRPr="4A99AAD4">
        <w:rPr>
          <w:rFonts w:ascii="Arial" w:eastAsia="Arial" w:hAnsi="Arial" w:cs="Arial"/>
          <w:b/>
          <w:bCs/>
          <w:i w:val="0"/>
          <w:iCs w:val="0"/>
          <w:sz w:val="22"/>
          <w:szCs w:val="22"/>
        </w:rPr>
        <w:t>3</w:t>
      </w:r>
      <w:r w:rsidR="7E88E952" w:rsidRPr="4A99AAD4">
        <w:rPr>
          <w:rFonts w:ascii="Arial" w:eastAsia="Arial" w:hAnsi="Arial" w:cs="Arial"/>
          <w:b/>
          <w:bCs/>
          <w:i w:val="0"/>
          <w:iCs w:val="0"/>
          <w:sz w:val="22"/>
          <w:szCs w:val="22"/>
        </w:rPr>
        <w:t xml:space="preserve"> |</w:t>
      </w:r>
      <w:r w:rsidR="14A2E236" w:rsidRPr="4A99AAD4">
        <w:rPr>
          <w:rFonts w:ascii="Arial" w:eastAsia="Arial" w:hAnsi="Arial" w:cs="Arial"/>
          <w:b/>
          <w:bCs/>
          <w:i w:val="0"/>
          <w:iCs w:val="0"/>
          <w:sz w:val="22"/>
          <w:szCs w:val="22"/>
        </w:rPr>
        <w:t xml:space="preserve"> </w:t>
      </w:r>
      <w:r w:rsidR="489D3C7E" w:rsidRPr="4A99AAD4">
        <w:rPr>
          <w:rFonts w:ascii="Arial" w:eastAsia="Arial" w:hAnsi="Arial" w:cs="Arial"/>
          <w:b/>
          <w:bCs/>
          <w:i w:val="0"/>
          <w:iCs w:val="0"/>
          <w:sz w:val="22"/>
          <w:szCs w:val="22"/>
        </w:rPr>
        <w:t>Novel associations from WGS</w:t>
      </w:r>
      <w:r w:rsidR="489D3C7E" w:rsidRPr="4A99AAD4">
        <w:rPr>
          <w:rFonts w:ascii="Arial" w:eastAsia="Arial" w:hAnsi="Arial" w:cs="Arial"/>
          <w:i w:val="0"/>
          <w:iCs w:val="0"/>
          <w:sz w:val="22"/>
          <w:szCs w:val="22"/>
        </w:rPr>
        <w:t xml:space="preserve">. </w:t>
      </w:r>
      <w:r w:rsidR="20FAD3BD" w:rsidRPr="4A99AAD4">
        <w:rPr>
          <w:rFonts w:ascii="Arial" w:eastAsia="Arial" w:hAnsi="Arial" w:cs="Arial"/>
          <w:i w:val="0"/>
          <w:iCs w:val="0"/>
          <w:sz w:val="22"/>
          <w:szCs w:val="22"/>
        </w:rPr>
        <w:t xml:space="preserve">a) </w:t>
      </w:r>
      <w:r w:rsidRPr="4A99AAD4">
        <w:rPr>
          <w:rFonts w:ascii="Arial" w:eastAsia="Arial" w:hAnsi="Arial" w:cs="Arial"/>
          <w:i w:val="0"/>
          <w:iCs w:val="0"/>
          <w:sz w:val="22"/>
          <w:szCs w:val="22"/>
        </w:rPr>
        <w:t>Number of novel associated loci from WGS GWAS compared to those using a set of well-imputed variants from the array data. Each bar represents a different minor allele frequency bin of the lead variant in the locus. The percentages and colors represent the proportion of top hits in each bin that are only seen in WGS</w:t>
      </w:r>
      <w:r w:rsidRPr="4A99AAD4">
        <w:rPr>
          <w:rFonts w:ascii="Arial" w:eastAsia="Arial" w:hAnsi="Arial" w:cs="Arial"/>
          <w:i w:val="0"/>
          <w:iCs w:val="0"/>
          <w:color w:val="auto"/>
          <w:sz w:val="22"/>
          <w:szCs w:val="22"/>
        </w:rPr>
        <w:t>.</w:t>
      </w:r>
      <w:r w:rsidR="2DE8FA6B" w:rsidRPr="4A99AAD4">
        <w:rPr>
          <w:rFonts w:ascii="Arial" w:eastAsia="Arial" w:hAnsi="Arial" w:cs="Arial"/>
          <w:i w:val="0"/>
          <w:iCs w:val="0"/>
          <w:color w:val="auto"/>
          <w:sz w:val="22"/>
          <w:szCs w:val="22"/>
        </w:rPr>
        <w:t xml:space="preserve"> b) </w:t>
      </w:r>
      <w:r w:rsidR="394A209C" w:rsidRPr="4A99AAD4">
        <w:rPr>
          <w:rFonts w:ascii="Arial" w:eastAsia="Arial" w:hAnsi="Arial" w:cs="Arial"/>
          <w:i w:val="0"/>
          <w:iCs w:val="0"/>
          <w:color w:val="auto"/>
          <w:sz w:val="22"/>
          <w:szCs w:val="22"/>
        </w:rPr>
        <w:t>c</w:t>
      </w:r>
      <w:r w:rsidR="6CD9FD63" w:rsidRPr="4A99AAD4">
        <w:rPr>
          <w:rFonts w:ascii="Arial" w:eastAsia="Arial" w:hAnsi="Arial" w:cs="Arial"/>
          <w:i w:val="0"/>
          <w:iCs w:val="0"/>
          <w:color w:val="auto"/>
          <w:sz w:val="22"/>
          <w:szCs w:val="22"/>
        </w:rPr>
        <w:t>omparing with GWAS catalog</w:t>
      </w:r>
      <w:r w:rsidR="308BC3E5" w:rsidRPr="4A99AAD4">
        <w:rPr>
          <w:rFonts w:ascii="Arial" w:eastAsia="Arial" w:hAnsi="Arial" w:cs="Arial"/>
          <w:i w:val="0"/>
          <w:iCs w:val="0"/>
          <w:color w:val="auto"/>
          <w:sz w:val="22"/>
          <w:szCs w:val="22"/>
        </w:rPr>
        <w:t xml:space="preserve"> and </w:t>
      </w:r>
      <w:proofErr w:type="spellStart"/>
      <w:r w:rsidR="308BC3E5" w:rsidRPr="4A99AAD4">
        <w:rPr>
          <w:rFonts w:ascii="Arial" w:eastAsia="Arial" w:hAnsi="Arial" w:cs="Arial"/>
          <w:i w:val="0"/>
          <w:iCs w:val="0"/>
          <w:color w:val="auto"/>
          <w:sz w:val="22"/>
          <w:szCs w:val="22"/>
        </w:rPr>
        <w:t>OpenTargets</w:t>
      </w:r>
      <w:proofErr w:type="spellEnd"/>
      <w:r w:rsidR="6CD9FD63" w:rsidRPr="4A99AAD4">
        <w:rPr>
          <w:rFonts w:ascii="Arial" w:eastAsia="Arial" w:hAnsi="Arial" w:cs="Arial"/>
          <w:i w:val="0"/>
          <w:iCs w:val="0"/>
          <w:color w:val="auto"/>
          <w:sz w:val="22"/>
          <w:szCs w:val="22"/>
        </w:rPr>
        <w:t xml:space="preserve"> (Methods), known versus novel </w:t>
      </w:r>
      <w:r w:rsidR="3114A2F3" w:rsidRPr="4A99AAD4">
        <w:rPr>
          <w:rFonts w:ascii="Arial" w:eastAsia="Arial" w:hAnsi="Arial" w:cs="Arial"/>
          <w:i w:val="0"/>
          <w:iCs w:val="0"/>
          <w:color w:val="auto"/>
          <w:sz w:val="22"/>
          <w:szCs w:val="22"/>
        </w:rPr>
        <w:t xml:space="preserve">meta-GWAS </w:t>
      </w:r>
      <w:r w:rsidR="6CD9FD63" w:rsidRPr="4A99AAD4">
        <w:rPr>
          <w:rFonts w:ascii="Arial" w:eastAsia="Arial" w:hAnsi="Arial" w:cs="Arial"/>
          <w:i w:val="0"/>
          <w:iCs w:val="0"/>
          <w:color w:val="auto"/>
          <w:sz w:val="22"/>
          <w:szCs w:val="22"/>
        </w:rPr>
        <w:t>by trait category.</w:t>
      </w:r>
    </w:p>
    <w:p w14:paraId="24261F84" w14:textId="203C4D23" w:rsidR="00A36BBE" w:rsidRDefault="00A36BBE" w:rsidP="55F015EE">
      <w:pPr>
        <w:keepNext/>
        <w:rPr>
          <w:rFonts w:ascii="Arial" w:eastAsia="Arial" w:hAnsi="Arial" w:cs="Arial"/>
          <w:sz w:val="22"/>
          <w:szCs w:val="22"/>
        </w:rPr>
      </w:pPr>
    </w:p>
    <w:p w14:paraId="455525C3" w14:textId="18F9892C" w:rsidR="2F91DF5C" w:rsidRDefault="2F91DF5C" w:rsidP="55F015EE">
      <w:pPr>
        <w:keepNext/>
        <w:rPr>
          <w:rFonts w:ascii="Arial" w:eastAsia="Arial" w:hAnsi="Arial" w:cs="Arial"/>
          <w:sz w:val="22"/>
          <w:szCs w:val="22"/>
        </w:rPr>
      </w:pPr>
      <w:r>
        <w:rPr>
          <w:noProof/>
        </w:rPr>
        <w:drawing>
          <wp:inline distT="0" distB="0" distL="0" distR="0" wp14:anchorId="06B032DE" wp14:editId="63E3D4FA">
            <wp:extent cx="4981574" cy="5724524"/>
            <wp:effectExtent l="0" t="0" r="0" b="0"/>
            <wp:docPr id="1307908466" name="Picture 13079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908466"/>
                    <pic:cNvPicPr/>
                  </pic:nvPicPr>
                  <pic:blipFill>
                    <a:blip r:embed="rId27">
                      <a:extLst>
                        <a:ext uri="{28A0092B-C50C-407E-A947-70E740481C1C}">
                          <a14:useLocalDpi xmlns:a14="http://schemas.microsoft.com/office/drawing/2010/main" val="0"/>
                        </a:ext>
                      </a:extLst>
                    </a:blip>
                    <a:stretch>
                      <a:fillRect/>
                    </a:stretch>
                  </pic:blipFill>
                  <pic:spPr>
                    <a:xfrm>
                      <a:off x="0" y="0"/>
                      <a:ext cx="4981574" cy="5724524"/>
                    </a:xfrm>
                    <a:prstGeom prst="rect">
                      <a:avLst/>
                    </a:prstGeom>
                  </pic:spPr>
                </pic:pic>
              </a:graphicData>
            </a:graphic>
          </wp:inline>
        </w:drawing>
      </w:r>
    </w:p>
    <w:p w14:paraId="6593D08F" w14:textId="7DC526AC" w:rsidR="00A36BBE" w:rsidRDefault="1B47FF84" w:rsidP="483BCEC3">
      <w:pPr>
        <w:pStyle w:val="a4"/>
        <w:rPr>
          <w:rFonts w:ascii="Arial" w:eastAsia="Arial" w:hAnsi="Arial" w:cs="Arial"/>
          <w:i w:val="0"/>
          <w:iCs w:val="0"/>
          <w:sz w:val="22"/>
          <w:szCs w:val="22"/>
        </w:rPr>
      </w:pPr>
      <w:r w:rsidRPr="483BCEC3">
        <w:rPr>
          <w:rFonts w:ascii="Arial" w:eastAsia="Arial" w:hAnsi="Arial" w:cs="Arial"/>
          <w:b/>
          <w:bCs/>
          <w:i w:val="0"/>
          <w:iCs w:val="0"/>
          <w:sz w:val="22"/>
          <w:szCs w:val="22"/>
        </w:rPr>
        <w:t>Fig.</w:t>
      </w:r>
      <w:r w:rsidR="4CE2A3FA" w:rsidRPr="483BCEC3">
        <w:rPr>
          <w:rFonts w:ascii="Arial" w:eastAsia="Arial" w:hAnsi="Arial" w:cs="Arial"/>
          <w:b/>
          <w:bCs/>
          <w:i w:val="0"/>
          <w:iCs w:val="0"/>
          <w:sz w:val="22"/>
          <w:szCs w:val="22"/>
        </w:rPr>
        <w:t xml:space="preserve"> </w:t>
      </w:r>
      <w:r w:rsidRPr="483BCEC3">
        <w:rPr>
          <w:rFonts w:ascii="Arial" w:eastAsia="Arial" w:hAnsi="Arial" w:cs="Arial"/>
          <w:b/>
          <w:bCs/>
          <w:i w:val="0"/>
          <w:iCs w:val="0"/>
          <w:sz w:val="22"/>
          <w:szCs w:val="22"/>
        </w:rPr>
        <w:t>S</w:t>
      </w:r>
      <w:r w:rsidR="14BF23E3" w:rsidRPr="483BCEC3">
        <w:rPr>
          <w:rFonts w:ascii="Arial" w:eastAsia="Arial" w:hAnsi="Arial" w:cs="Arial"/>
          <w:b/>
          <w:bCs/>
          <w:i w:val="0"/>
          <w:iCs w:val="0"/>
          <w:sz w:val="22"/>
          <w:szCs w:val="22"/>
        </w:rPr>
        <w:t xml:space="preserve">4 </w:t>
      </w:r>
      <w:r w:rsidR="6F5684E7" w:rsidRPr="483BCEC3">
        <w:rPr>
          <w:rFonts w:ascii="Arial" w:eastAsia="Arial" w:hAnsi="Arial" w:cs="Arial"/>
          <w:b/>
          <w:bCs/>
          <w:i w:val="0"/>
          <w:iCs w:val="0"/>
          <w:sz w:val="22"/>
          <w:szCs w:val="22"/>
        </w:rPr>
        <w:t xml:space="preserve">| </w:t>
      </w:r>
      <w:r w:rsidRPr="483BCEC3">
        <w:rPr>
          <w:rFonts w:ascii="Arial" w:eastAsia="Arial" w:hAnsi="Arial" w:cs="Arial"/>
          <w:b/>
          <w:bCs/>
          <w:i w:val="0"/>
          <w:iCs w:val="0"/>
          <w:sz w:val="22"/>
          <w:szCs w:val="22"/>
        </w:rPr>
        <w:t>Examples of new WGS top hits</w:t>
      </w:r>
      <w:r w:rsidRPr="483BCEC3">
        <w:rPr>
          <w:rFonts w:ascii="Arial" w:eastAsia="Arial" w:hAnsi="Arial" w:cs="Arial"/>
          <w:i w:val="0"/>
          <w:iCs w:val="0"/>
          <w:sz w:val="22"/>
          <w:szCs w:val="22"/>
        </w:rPr>
        <w:t>: a) A rare frameshift variant (MAF = 5.13-05) in FOXE3 1:</w:t>
      </w:r>
      <w:proofErr w:type="gramStart"/>
      <w:r w:rsidRPr="483BCEC3">
        <w:rPr>
          <w:rFonts w:ascii="Arial" w:eastAsia="Arial" w:hAnsi="Arial" w:cs="Arial"/>
          <w:i w:val="0"/>
          <w:iCs w:val="0"/>
          <w:sz w:val="22"/>
          <w:szCs w:val="22"/>
        </w:rPr>
        <w:t>47417015:GC</w:t>
      </w:r>
      <w:proofErr w:type="gramEnd"/>
      <w:r w:rsidRPr="483BCEC3">
        <w:rPr>
          <w:rFonts w:ascii="Arial" w:eastAsia="Arial" w:hAnsi="Arial" w:cs="Arial"/>
          <w:i w:val="0"/>
          <w:iCs w:val="0"/>
          <w:sz w:val="22"/>
          <w:szCs w:val="22"/>
        </w:rPr>
        <w:t>:G is found to be significantly associated with the phenotype “other cataract” (H26), p=6.17e-9. The link between FOXE3 and cataract and other ocular diseases was reported in previous familial studies and human and mouse disease models (e.g. Bremond-Gignac et al 2010), but the association was not observed in the UKB imputed array and meta-analysis that included UKB imputed.</w:t>
      </w:r>
      <w:r w:rsidR="77D46810" w:rsidRPr="483BCEC3">
        <w:rPr>
          <w:rFonts w:ascii="Arial" w:eastAsia="Arial" w:hAnsi="Arial" w:cs="Arial"/>
          <w:i w:val="0"/>
          <w:iCs w:val="0"/>
          <w:sz w:val="22"/>
          <w:szCs w:val="22"/>
        </w:rPr>
        <w:t xml:space="preserve"> b) </w:t>
      </w:r>
      <w:r w:rsidR="4944E593" w:rsidRPr="483BCEC3">
        <w:rPr>
          <w:rFonts w:ascii="Arial" w:eastAsia="Arial" w:hAnsi="Arial" w:cs="Arial"/>
          <w:i w:val="0"/>
          <w:iCs w:val="0"/>
          <w:sz w:val="22"/>
          <w:szCs w:val="22"/>
        </w:rPr>
        <w:t>Genome-wide association observed for Hypothyroidism in a loc</w:t>
      </w:r>
      <w:r w:rsidR="4C66BDA2" w:rsidRPr="483BCEC3">
        <w:rPr>
          <w:rFonts w:ascii="Arial" w:eastAsia="Arial" w:hAnsi="Arial" w:cs="Arial"/>
          <w:i w:val="0"/>
          <w:iCs w:val="0"/>
          <w:sz w:val="22"/>
          <w:szCs w:val="22"/>
        </w:rPr>
        <w:t>us</w:t>
      </w:r>
      <w:r w:rsidR="4944E593" w:rsidRPr="483BCEC3">
        <w:rPr>
          <w:rFonts w:ascii="Arial" w:eastAsia="Arial" w:hAnsi="Arial" w:cs="Arial"/>
          <w:i w:val="0"/>
          <w:iCs w:val="0"/>
          <w:sz w:val="22"/>
          <w:szCs w:val="22"/>
        </w:rPr>
        <w:t xml:space="preserve"> with sparse SNP coverage due to gaps in the human genome build (hg19)</w:t>
      </w:r>
      <w:r w:rsidR="5EAFA0C8" w:rsidRPr="483BCEC3">
        <w:rPr>
          <w:rFonts w:ascii="Arial" w:eastAsia="Arial" w:hAnsi="Arial" w:cs="Arial"/>
          <w:i w:val="0"/>
          <w:iCs w:val="0"/>
          <w:sz w:val="22"/>
          <w:szCs w:val="22"/>
        </w:rPr>
        <w:t>.</w:t>
      </w:r>
      <w:r w:rsidR="383F083A" w:rsidRPr="483BCEC3">
        <w:rPr>
          <w:rFonts w:ascii="Arial" w:eastAsia="Arial" w:hAnsi="Arial" w:cs="Arial"/>
          <w:i w:val="0"/>
          <w:iCs w:val="0"/>
          <w:sz w:val="22"/>
          <w:szCs w:val="22"/>
        </w:rPr>
        <w:t xml:space="preserve"> </w:t>
      </w:r>
      <w:r w:rsidR="383F083A" w:rsidRPr="483BCEC3">
        <w:rPr>
          <w:rFonts w:ascii="Arial" w:eastAsia="Arial" w:hAnsi="Arial" w:cs="Arial"/>
          <w:sz w:val="22"/>
          <w:szCs w:val="22"/>
        </w:rPr>
        <w:t>P</w:t>
      </w:r>
      <w:r w:rsidR="383F083A" w:rsidRPr="483BCEC3">
        <w:rPr>
          <w:rFonts w:ascii="Arial" w:eastAsia="Arial" w:hAnsi="Arial" w:cs="Arial"/>
          <w:i w:val="0"/>
          <w:iCs w:val="0"/>
          <w:sz w:val="22"/>
          <w:szCs w:val="22"/>
        </w:rPr>
        <w:t>-values are uncorrected and are from two-sided tests performed with approximate Firth logistic regression.</w:t>
      </w:r>
    </w:p>
    <w:p w14:paraId="2A8F3FD7" w14:textId="46D8CCCE" w:rsidR="79B4447D" w:rsidRPr="00A36BBE" w:rsidRDefault="79B4447D" w:rsidP="55F015EE">
      <w:pPr>
        <w:rPr>
          <w:rFonts w:ascii="Arial" w:eastAsia="Arial" w:hAnsi="Arial" w:cs="Arial"/>
          <w:sz w:val="22"/>
          <w:szCs w:val="22"/>
        </w:rPr>
      </w:pPr>
    </w:p>
    <w:p w14:paraId="4277D0CC" w14:textId="2559B52C" w:rsidR="79B4447D" w:rsidRDefault="79B4447D" w:rsidP="19471C96">
      <w:pPr>
        <w:rPr>
          <w:rFonts w:ascii="Arial" w:eastAsia="Arial" w:hAnsi="Arial" w:cs="Arial"/>
          <w:i/>
          <w:iCs/>
          <w:sz w:val="22"/>
          <w:szCs w:val="22"/>
        </w:rPr>
      </w:pPr>
    </w:p>
    <w:p w14:paraId="51D9DE1B" w14:textId="342FA393" w:rsidR="04860C46" w:rsidRDefault="04860C46" w:rsidP="19471C96">
      <w:pPr>
        <w:rPr>
          <w:rFonts w:ascii="Arial" w:eastAsia="Arial" w:hAnsi="Arial" w:cs="Arial"/>
          <w:i/>
          <w:iCs/>
          <w:sz w:val="22"/>
          <w:szCs w:val="22"/>
        </w:rPr>
      </w:pPr>
    </w:p>
    <w:p w14:paraId="36C68901" w14:textId="62888F38" w:rsidR="04860C46" w:rsidRDefault="04860C46" w:rsidP="19471C96">
      <w:pPr>
        <w:rPr>
          <w:rFonts w:ascii="Arial" w:eastAsia="Arial" w:hAnsi="Arial" w:cs="Arial"/>
          <w:i/>
          <w:iCs/>
          <w:sz w:val="22"/>
          <w:szCs w:val="22"/>
        </w:rPr>
      </w:pPr>
    </w:p>
    <w:p w14:paraId="1748F23E" w14:textId="10063245" w:rsidR="04860C46" w:rsidRDefault="04860C46" w:rsidP="19471C96">
      <w:pPr>
        <w:rPr>
          <w:rFonts w:ascii="Arial" w:eastAsia="Arial" w:hAnsi="Arial" w:cs="Arial"/>
          <w:i/>
          <w:iCs/>
          <w:sz w:val="22"/>
          <w:szCs w:val="22"/>
        </w:rPr>
      </w:pPr>
    </w:p>
    <w:p w14:paraId="5027BC87" w14:textId="43A5520D" w:rsidR="04860C46" w:rsidRDefault="04860C46" w:rsidP="19471C96">
      <w:pPr>
        <w:rPr>
          <w:rFonts w:ascii="Arial" w:eastAsia="Arial" w:hAnsi="Arial" w:cs="Arial"/>
          <w:i/>
          <w:iCs/>
          <w:sz w:val="22"/>
          <w:szCs w:val="22"/>
        </w:rPr>
      </w:pPr>
    </w:p>
    <w:p w14:paraId="464E8F04" w14:textId="6D7B3E5F" w:rsidR="04860C46" w:rsidRDefault="04860C46" w:rsidP="19471C96">
      <w:pPr>
        <w:rPr>
          <w:rFonts w:ascii="Arial" w:eastAsia="Arial" w:hAnsi="Arial" w:cs="Arial"/>
          <w:i/>
          <w:iCs/>
          <w:sz w:val="22"/>
          <w:szCs w:val="22"/>
        </w:rPr>
      </w:pPr>
    </w:p>
    <w:p w14:paraId="6D6E3FD5" w14:textId="1E24B536" w:rsidR="04860C46" w:rsidRDefault="04860C46" w:rsidP="19471C96">
      <w:pPr>
        <w:rPr>
          <w:rFonts w:ascii="Arial" w:eastAsia="Arial" w:hAnsi="Arial" w:cs="Arial"/>
          <w:i/>
          <w:iCs/>
          <w:sz w:val="22"/>
          <w:szCs w:val="22"/>
        </w:rPr>
      </w:pPr>
    </w:p>
    <w:p w14:paraId="39057275" w14:textId="739102C4" w:rsidR="04860C46" w:rsidRDefault="04860C46" w:rsidP="19471C96">
      <w:pPr>
        <w:rPr>
          <w:rFonts w:ascii="Arial" w:eastAsia="Arial" w:hAnsi="Arial" w:cs="Arial"/>
          <w:i/>
          <w:iCs/>
          <w:sz w:val="22"/>
          <w:szCs w:val="22"/>
        </w:rPr>
      </w:pPr>
    </w:p>
    <w:p w14:paraId="30DFDAC7" w14:textId="718DC083" w:rsidR="2F11DEDD" w:rsidRDefault="1F2C18AF" w:rsidP="5F0AE88E">
      <w:r>
        <w:rPr>
          <w:noProof/>
        </w:rPr>
        <w:drawing>
          <wp:inline distT="0" distB="0" distL="0" distR="0" wp14:anchorId="2D92B69A" wp14:editId="0B43BB78">
            <wp:extent cx="5724524" cy="2905125"/>
            <wp:effectExtent l="0" t="0" r="0" b="0"/>
            <wp:docPr id="217395508" name="Picture 21739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24524" cy="2905125"/>
                    </a:xfrm>
                    <a:prstGeom prst="rect">
                      <a:avLst/>
                    </a:prstGeom>
                  </pic:spPr>
                </pic:pic>
              </a:graphicData>
            </a:graphic>
          </wp:inline>
        </w:drawing>
      </w:r>
    </w:p>
    <w:p w14:paraId="5EEEF5AD" w14:textId="10D3B684" w:rsidR="5F0AE88E" w:rsidRDefault="5F0AE88E" w:rsidP="19471C96">
      <w:pPr>
        <w:rPr>
          <w:rFonts w:ascii="Arial" w:eastAsia="Arial" w:hAnsi="Arial" w:cs="Arial"/>
          <w:i/>
          <w:iCs/>
          <w:sz w:val="22"/>
          <w:szCs w:val="22"/>
        </w:rPr>
      </w:pPr>
    </w:p>
    <w:p w14:paraId="0EC40C38" w14:textId="072420AB" w:rsidR="1879B746" w:rsidRDefault="1879B746" w:rsidP="55F015EE">
      <w:pPr>
        <w:rPr>
          <w:rFonts w:ascii="Arial" w:eastAsia="Arial" w:hAnsi="Arial" w:cs="Arial"/>
          <w:sz w:val="22"/>
          <w:szCs w:val="22"/>
        </w:rPr>
      </w:pPr>
      <w:r w:rsidRPr="4A99AAD4">
        <w:rPr>
          <w:rFonts w:ascii="Arial" w:eastAsia="Arial" w:hAnsi="Arial" w:cs="Arial"/>
          <w:b/>
          <w:bCs/>
          <w:sz w:val="22"/>
          <w:szCs w:val="22"/>
        </w:rPr>
        <w:t>Fig.S5</w:t>
      </w:r>
      <w:r w:rsidR="1F289379" w:rsidRPr="4A99AAD4">
        <w:rPr>
          <w:rFonts w:ascii="Arial" w:eastAsia="Arial" w:hAnsi="Arial" w:cs="Arial"/>
          <w:b/>
          <w:bCs/>
          <w:sz w:val="22"/>
          <w:szCs w:val="22"/>
        </w:rPr>
        <w:t xml:space="preserve"> |</w:t>
      </w:r>
      <w:r w:rsidR="782D38AC" w:rsidRPr="4A99AAD4">
        <w:rPr>
          <w:rFonts w:ascii="Arial" w:eastAsia="Arial" w:hAnsi="Arial" w:cs="Arial"/>
          <w:b/>
          <w:bCs/>
          <w:sz w:val="22"/>
          <w:szCs w:val="22"/>
        </w:rPr>
        <w:t xml:space="preserve"> </w:t>
      </w:r>
      <w:r w:rsidR="5FECD1EC" w:rsidRPr="4A99AAD4">
        <w:rPr>
          <w:rFonts w:ascii="Arial" w:eastAsia="Arial" w:hAnsi="Arial" w:cs="Arial"/>
          <w:b/>
          <w:bCs/>
          <w:sz w:val="22"/>
          <w:szCs w:val="22"/>
        </w:rPr>
        <w:t>Statistical power of association tests across ancestry groups</w:t>
      </w:r>
      <w:r w:rsidR="30B9AB64" w:rsidRPr="4A99AAD4">
        <w:rPr>
          <w:rFonts w:ascii="Arial" w:eastAsia="Arial" w:hAnsi="Arial" w:cs="Arial"/>
          <w:b/>
          <w:bCs/>
          <w:sz w:val="22"/>
          <w:szCs w:val="22"/>
        </w:rPr>
        <w:t>.</w:t>
      </w:r>
      <w:r w:rsidR="56148BC5" w:rsidRPr="4A99AAD4">
        <w:rPr>
          <w:rFonts w:ascii="Arial" w:eastAsia="Arial" w:hAnsi="Arial" w:cs="Arial"/>
          <w:sz w:val="22"/>
          <w:szCs w:val="22"/>
        </w:rPr>
        <w:t xml:space="preserve"> Power estimates for </w:t>
      </w:r>
      <w:r w:rsidR="52D363E5" w:rsidRPr="4A99AAD4">
        <w:rPr>
          <w:rFonts w:ascii="Arial" w:eastAsia="Arial" w:hAnsi="Arial" w:cs="Arial"/>
          <w:sz w:val="22"/>
          <w:szCs w:val="22"/>
        </w:rPr>
        <w:t>a)</w:t>
      </w:r>
      <w:r w:rsidR="1626A75C" w:rsidRPr="4A99AAD4">
        <w:rPr>
          <w:rFonts w:ascii="Arial" w:eastAsia="Arial" w:hAnsi="Arial" w:cs="Arial"/>
          <w:sz w:val="22"/>
          <w:szCs w:val="22"/>
        </w:rPr>
        <w:t xml:space="preserve"> quantitative traits</w:t>
      </w:r>
      <w:r w:rsidR="44321D40" w:rsidRPr="4A99AAD4">
        <w:rPr>
          <w:rFonts w:ascii="Arial" w:eastAsia="Arial" w:hAnsi="Arial" w:cs="Arial"/>
          <w:sz w:val="22"/>
          <w:szCs w:val="22"/>
        </w:rPr>
        <w:t xml:space="preserve"> and b) binary </w:t>
      </w:r>
      <w:r w:rsidR="6D7F7F11" w:rsidRPr="4A99AAD4">
        <w:rPr>
          <w:rFonts w:ascii="Arial" w:eastAsia="Arial" w:hAnsi="Arial" w:cs="Arial"/>
          <w:sz w:val="22"/>
          <w:szCs w:val="22"/>
        </w:rPr>
        <w:t>diseases.</w:t>
      </w:r>
    </w:p>
    <w:p w14:paraId="4A18122C" w14:textId="6DE59F7E" w:rsidR="55F015EE" w:rsidRDefault="55F015EE" w:rsidP="55F015EE">
      <w:pPr>
        <w:rPr>
          <w:rFonts w:ascii="Arial" w:eastAsia="Arial" w:hAnsi="Arial" w:cs="Arial"/>
          <w:sz w:val="22"/>
          <w:szCs w:val="22"/>
        </w:rPr>
      </w:pPr>
    </w:p>
    <w:p w14:paraId="5F8C1B6A" w14:textId="74D331A9" w:rsidR="55F015EE" w:rsidRDefault="55F015EE" w:rsidP="55F015EE">
      <w:pPr>
        <w:rPr>
          <w:rFonts w:ascii="Arial" w:eastAsia="Arial" w:hAnsi="Arial" w:cs="Arial"/>
          <w:sz w:val="22"/>
          <w:szCs w:val="22"/>
        </w:rPr>
      </w:pPr>
    </w:p>
    <w:p w14:paraId="510DEA03" w14:textId="7248C56B" w:rsidR="55F015EE" w:rsidRDefault="55F015EE" w:rsidP="55F015EE">
      <w:pPr>
        <w:rPr>
          <w:rFonts w:ascii="Arial" w:eastAsia="Arial" w:hAnsi="Arial" w:cs="Arial"/>
          <w:sz w:val="22"/>
          <w:szCs w:val="22"/>
        </w:rPr>
      </w:pPr>
    </w:p>
    <w:p w14:paraId="75E026CE" w14:textId="23FC10B9" w:rsidR="55F015EE" w:rsidRDefault="55F015EE" w:rsidP="55F015EE">
      <w:pPr>
        <w:rPr>
          <w:rFonts w:ascii="Arial" w:eastAsia="Arial" w:hAnsi="Arial" w:cs="Arial"/>
          <w:sz w:val="22"/>
          <w:szCs w:val="22"/>
        </w:rPr>
      </w:pPr>
    </w:p>
    <w:p w14:paraId="48F5238A" w14:textId="56700589" w:rsidR="55F015EE" w:rsidRDefault="55F015EE" w:rsidP="55F015EE">
      <w:pPr>
        <w:rPr>
          <w:rFonts w:ascii="Arial" w:eastAsia="Arial" w:hAnsi="Arial" w:cs="Arial"/>
          <w:sz w:val="22"/>
          <w:szCs w:val="22"/>
        </w:rPr>
      </w:pPr>
    </w:p>
    <w:p w14:paraId="2FA6CF66" w14:textId="2DAC4B31" w:rsidR="55F015EE" w:rsidRDefault="55F015EE" w:rsidP="55F015EE">
      <w:pPr>
        <w:rPr>
          <w:rFonts w:ascii="Arial" w:eastAsia="Arial" w:hAnsi="Arial" w:cs="Arial"/>
          <w:sz w:val="22"/>
          <w:szCs w:val="22"/>
        </w:rPr>
      </w:pPr>
    </w:p>
    <w:p w14:paraId="138E2E24" w14:textId="13D5AB89" w:rsidR="55F015EE" w:rsidRDefault="55F015EE" w:rsidP="55F015EE">
      <w:pPr>
        <w:rPr>
          <w:rFonts w:ascii="Arial" w:eastAsia="Arial" w:hAnsi="Arial" w:cs="Arial"/>
          <w:sz w:val="22"/>
          <w:szCs w:val="22"/>
        </w:rPr>
      </w:pPr>
    </w:p>
    <w:p w14:paraId="3ED0DDD4" w14:textId="1F20D21D" w:rsidR="5F0AE88E" w:rsidRDefault="5F0AE88E" w:rsidP="19471C96">
      <w:pPr>
        <w:rPr>
          <w:rFonts w:ascii="Arial" w:eastAsia="Arial" w:hAnsi="Arial" w:cs="Arial"/>
          <w:i/>
          <w:iCs/>
          <w:sz w:val="22"/>
          <w:szCs w:val="22"/>
          <w:highlight w:val="yellow"/>
        </w:rPr>
      </w:pPr>
    </w:p>
    <w:p w14:paraId="1EA8BB7A" w14:textId="38447AC8" w:rsidR="5F0AE88E" w:rsidRDefault="5F0AE88E" w:rsidP="19471C96">
      <w:pPr>
        <w:rPr>
          <w:rFonts w:ascii="Arial" w:eastAsia="Arial" w:hAnsi="Arial" w:cs="Arial"/>
          <w:i/>
          <w:iCs/>
          <w:sz w:val="22"/>
          <w:szCs w:val="22"/>
          <w:highlight w:val="yellow"/>
        </w:rPr>
      </w:pPr>
    </w:p>
    <w:p w14:paraId="701A6C43" w14:textId="22A2C3A2" w:rsidR="00916BE1" w:rsidRDefault="367BE50D" w:rsidP="00916BE1">
      <w:pPr>
        <w:keepNext/>
        <w:widowControl w:val="0"/>
      </w:pPr>
      <w:r>
        <w:rPr>
          <w:noProof/>
        </w:rPr>
        <w:drawing>
          <wp:inline distT="0" distB="0" distL="0" distR="0" wp14:anchorId="001D7438" wp14:editId="01CD251A">
            <wp:extent cx="5724524" cy="3552825"/>
            <wp:effectExtent l="0" t="0" r="0" b="0"/>
            <wp:docPr id="2131657856" name="Picture 213165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724524" cy="3552825"/>
                    </a:xfrm>
                    <a:prstGeom prst="rect">
                      <a:avLst/>
                    </a:prstGeom>
                  </pic:spPr>
                </pic:pic>
              </a:graphicData>
            </a:graphic>
          </wp:inline>
        </w:drawing>
      </w:r>
    </w:p>
    <w:p w14:paraId="176E661C" w14:textId="57650155" w:rsidR="00836371" w:rsidRDefault="00916BE1" w:rsidP="23CC2750">
      <w:pPr>
        <w:pStyle w:val="a4"/>
        <w:widowControl w:val="0"/>
        <w:rPr>
          <w:rFonts w:ascii="Arial" w:eastAsia="Arial" w:hAnsi="Arial" w:cs="Arial"/>
          <w:i w:val="0"/>
          <w:iCs w:val="0"/>
          <w:sz w:val="22"/>
          <w:szCs w:val="22"/>
        </w:rPr>
      </w:pPr>
      <w:r w:rsidRPr="23CC2750">
        <w:rPr>
          <w:rFonts w:ascii="Arial" w:eastAsia="Arial" w:hAnsi="Arial" w:cs="Arial"/>
          <w:b/>
          <w:bCs/>
          <w:i w:val="0"/>
          <w:iCs w:val="0"/>
          <w:sz w:val="22"/>
          <w:szCs w:val="22"/>
        </w:rPr>
        <w:t>Fig. S</w:t>
      </w:r>
      <w:r w:rsidR="006E53F4" w:rsidRPr="23CC2750">
        <w:rPr>
          <w:rFonts w:ascii="Arial" w:eastAsia="Arial" w:hAnsi="Arial" w:cs="Arial"/>
          <w:b/>
          <w:bCs/>
          <w:i w:val="0"/>
          <w:iCs w:val="0"/>
          <w:sz w:val="22"/>
          <w:szCs w:val="22"/>
        </w:rPr>
        <w:t>6</w:t>
      </w:r>
      <w:r w:rsidR="000D4DE8" w:rsidRPr="23CC2750">
        <w:rPr>
          <w:rFonts w:ascii="Arial" w:eastAsia="Arial" w:hAnsi="Arial" w:cs="Arial"/>
          <w:b/>
          <w:bCs/>
          <w:i w:val="0"/>
          <w:iCs w:val="0"/>
          <w:sz w:val="22"/>
          <w:szCs w:val="22"/>
        </w:rPr>
        <w:t xml:space="preserve"> </w:t>
      </w:r>
      <w:r w:rsidR="5959096F" w:rsidRPr="23CC2750">
        <w:rPr>
          <w:rFonts w:ascii="Arial" w:eastAsia="Arial" w:hAnsi="Arial" w:cs="Arial"/>
          <w:b/>
          <w:bCs/>
          <w:i w:val="0"/>
          <w:iCs w:val="0"/>
          <w:sz w:val="22"/>
          <w:szCs w:val="22"/>
        </w:rPr>
        <w:t xml:space="preserve">| </w:t>
      </w:r>
      <w:r w:rsidR="662E379E" w:rsidRPr="23CC2750">
        <w:rPr>
          <w:rFonts w:ascii="Arial" w:eastAsia="Arial" w:hAnsi="Arial" w:cs="Arial"/>
          <w:b/>
          <w:bCs/>
          <w:i w:val="0"/>
          <w:iCs w:val="0"/>
          <w:sz w:val="22"/>
          <w:szCs w:val="22"/>
        </w:rPr>
        <w:t>M</w:t>
      </w:r>
      <w:r w:rsidRPr="23CC2750">
        <w:rPr>
          <w:rFonts w:ascii="Arial" w:eastAsia="Arial" w:hAnsi="Arial" w:cs="Arial"/>
          <w:b/>
          <w:bCs/>
          <w:i w:val="0"/>
          <w:iCs w:val="0"/>
          <w:sz w:val="22"/>
          <w:szCs w:val="22"/>
        </w:rPr>
        <w:t>eta-</w:t>
      </w:r>
      <w:r w:rsidR="54CEDBB8" w:rsidRPr="23CC2750">
        <w:rPr>
          <w:rFonts w:ascii="Arial" w:eastAsia="Arial" w:hAnsi="Arial" w:cs="Arial"/>
          <w:b/>
          <w:bCs/>
          <w:i w:val="0"/>
          <w:iCs w:val="0"/>
          <w:sz w:val="22"/>
          <w:szCs w:val="22"/>
        </w:rPr>
        <w:t xml:space="preserve">analysis </w:t>
      </w:r>
      <w:r w:rsidRPr="23CC2750">
        <w:rPr>
          <w:rFonts w:ascii="Arial" w:eastAsia="Arial" w:hAnsi="Arial" w:cs="Arial"/>
          <w:b/>
          <w:bCs/>
          <w:i w:val="0"/>
          <w:iCs w:val="0"/>
          <w:sz w:val="22"/>
          <w:szCs w:val="22"/>
        </w:rPr>
        <w:t xml:space="preserve">significant </w:t>
      </w:r>
      <w:r w:rsidR="7B2CBAFF" w:rsidRPr="23CC2750">
        <w:rPr>
          <w:rFonts w:ascii="Arial" w:eastAsia="Arial" w:hAnsi="Arial" w:cs="Arial"/>
          <w:b/>
          <w:bCs/>
          <w:i w:val="0"/>
          <w:iCs w:val="0"/>
          <w:sz w:val="22"/>
          <w:szCs w:val="22"/>
        </w:rPr>
        <w:t>associations</w:t>
      </w:r>
      <w:r w:rsidRPr="23CC2750">
        <w:rPr>
          <w:rFonts w:ascii="Arial" w:eastAsia="Arial" w:hAnsi="Arial" w:cs="Arial"/>
          <w:b/>
          <w:bCs/>
          <w:i w:val="0"/>
          <w:iCs w:val="0"/>
          <w:sz w:val="22"/>
          <w:szCs w:val="22"/>
        </w:rPr>
        <w:t xml:space="preserve"> driven by non-NFE ancestries</w:t>
      </w:r>
      <w:r w:rsidRPr="23CC2750">
        <w:rPr>
          <w:rFonts w:ascii="Arial" w:eastAsia="Arial" w:hAnsi="Arial" w:cs="Arial"/>
          <w:i w:val="0"/>
          <w:iCs w:val="0"/>
          <w:sz w:val="22"/>
          <w:szCs w:val="22"/>
        </w:rPr>
        <w:t xml:space="preserve">. a) </w:t>
      </w:r>
      <w:r w:rsidRPr="23CC2750">
        <w:rPr>
          <w:rFonts w:ascii="Arial" w:eastAsia="Arial" w:hAnsi="Arial" w:cs="Arial"/>
          <w:i w:val="0"/>
          <w:iCs w:val="0"/>
          <w:sz w:val="22"/>
          <w:szCs w:val="22"/>
        </w:rPr>
        <w:lastRenderedPageBreak/>
        <w:t>among the strongest non-NFE signals, most had NFE MAF (minor allele frequency) &lt;0.5%. b) boxplot of MAF</w:t>
      </w:r>
      <w:r w:rsidR="71D7602F" w:rsidRPr="23CC2750">
        <w:rPr>
          <w:rFonts w:ascii="Arial" w:eastAsia="Arial" w:hAnsi="Arial" w:cs="Arial"/>
          <w:i w:val="0"/>
          <w:iCs w:val="0"/>
          <w:sz w:val="22"/>
          <w:szCs w:val="22"/>
          <w:vertAlign w:val="subscript"/>
        </w:rPr>
        <w:t>POP</w:t>
      </w:r>
      <w:r w:rsidRPr="23CC2750">
        <w:rPr>
          <w:rFonts w:ascii="Arial" w:eastAsia="Arial" w:hAnsi="Arial" w:cs="Arial"/>
          <w:i w:val="0"/>
          <w:iCs w:val="0"/>
          <w:sz w:val="22"/>
          <w:szCs w:val="22"/>
        </w:rPr>
        <w:t>/MAF</w:t>
      </w:r>
      <w:r w:rsidRPr="23CC2750">
        <w:rPr>
          <w:rFonts w:ascii="Arial" w:eastAsia="Arial" w:hAnsi="Arial" w:cs="Arial"/>
          <w:i w:val="0"/>
          <w:iCs w:val="0"/>
          <w:sz w:val="22"/>
          <w:szCs w:val="22"/>
          <w:vertAlign w:val="subscript"/>
        </w:rPr>
        <w:t>NFE</w:t>
      </w:r>
      <w:r w:rsidRPr="23CC2750">
        <w:rPr>
          <w:rFonts w:ascii="Arial" w:eastAsia="Arial" w:hAnsi="Arial" w:cs="Arial"/>
          <w:i w:val="0"/>
          <w:iCs w:val="0"/>
          <w:sz w:val="22"/>
          <w:szCs w:val="22"/>
        </w:rPr>
        <w:t xml:space="preserve"> across ancestries. Blue color text shows the median</w:t>
      </w:r>
      <w:r w:rsidR="1DA0AC43" w:rsidRPr="23CC2750">
        <w:rPr>
          <w:rFonts w:ascii="Arial" w:eastAsia="Arial" w:hAnsi="Arial" w:cs="Arial"/>
          <w:i w:val="0"/>
          <w:iCs w:val="0"/>
          <w:sz w:val="22"/>
          <w:szCs w:val="22"/>
        </w:rPr>
        <w:t xml:space="preserve"> </w:t>
      </w:r>
      <w:r w:rsidRPr="23CC2750">
        <w:rPr>
          <w:rFonts w:ascii="Arial" w:eastAsia="Arial" w:hAnsi="Arial" w:cs="Arial"/>
          <w:i w:val="0"/>
          <w:iCs w:val="0"/>
          <w:sz w:val="22"/>
          <w:szCs w:val="22"/>
        </w:rPr>
        <w:t>[MAF</w:t>
      </w:r>
      <w:r w:rsidR="5475A3E2" w:rsidRPr="23CC2750">
        <w:rPr>
          <w:rFonts w:ascii="Arial" w:eastAsia="Arial" w:hAnsi="Arial" w:cs="Arial"/>
          <w:i w:val="0"/>
          <w:iCs w:val="0"/>
          <w:sz w:val="22"/>
          <w:szCs w:val="22"/>
          <w:vertAlign w:val="subscript"/>
        </w:rPr>
        <w:t>POP</w:t>
      </w:r>
      <w:r w:rsidRPr="23CC2750">
        <w:rPr>
          <w:rFonts w:ascii="Arial" w:eastAsia="Arial" w:hAnsi="Arial" w:cs="Arial"/>
          <w:i w:val="0"/>
          <w:iCs w:val="0"/>
          <w:sz w:val="22"/>
          <w:szCs w:val="22"/>
        </w:rPr>
        <w:t>/MAF</w:t>
      </w:r>
      <w:r w:rsidRPr="23CC2750">
        <w:rPr>
          <w:rFonts w:ascii="Arial" w:eastAsia="Arial" w:hAnsi="Arial" w:cs="Arial"/>
          <w:i w:val="0"/>
          <w:iCs w:val="0"/>
          <w:sz w:val="22"/>
          <w:szCs w:val="22"/>
          <w:vertAlign w:val="subscript"/>
        </w:rPr>
        <w:t>NFE</w:t>
      </w:r>
      <w:r w:rsidRPr="23CC2750">
        <w:rPr>
          <w:rFonts w:ascii="Arial" w:eastAsia="Arial" w:hAnsi="Arial" w:cs="Arial"/>
          <w:i w:val="0"/>
          <w:iCs w:val="0"/>
          <w:sz w:val="22"/>
          <w:szCs w:val="22"/>
        </w:rPr>
        <w:t>].  NFE: non-Finnish European; AFR: African; SAS: South Asian; EAS: East Asian; ASJ: Ashkenazi Jewish.</w:t>
      </w:r>
    </w:p>
    <w:p w14:paraId="205ADB57" w14:textId="29CC923C" w:rsidR="55F015EE" w:rsidRDefault="55F015EE" w:rsidP="55F015EE">
      <w:pPr>
        <w:widowControl w:val="0"/>
      </w:pPr>
    </w:p>
    <w:p w14:paraId="4090CD6A" w14:textId="19B737D8" w:rsidR="55F015EE" w:rsidRDefault="55F015EE" w:rsidP="55F015EE">
      <w:pPr>
        <w:widowControl w:val="0"/>
      </w:pPr>
    </w:p>
    <w:p w14:paraId="1601DCD9" w14:textId="7462441E" w:rsidR="55F015EE" w:rsidRDefault="55F015EE" w:rsidP="55F015EE">
      <w:pPr>
        <w:widowControl w:val="0"/>
      </w:pPr>
    </w:p>
    <w:p w14:paraId="3BC98D01" w14:textId="10E34576" w:rsidR="79B4447D" w:rsidRDefault="79B4447D" w:rsidP="55F015EE">
      <w:pPr>
        <w:widowControl w:val="0"/>
        <w:rPr>
          <w:rFonts w:ascii="Arial" w:eastAsia="Arial" w:hAnsi="Arial" w:cs="Arial"/>
          <w:sz w:val="22"/>
          <w:szCs w:val="22"/>
        </w:rPr>
      </w:pPr>
    </w:p>
    <w:p w14:paraId="004FAF1E" w14:textId="77777777" w:rsidR="00E67FF9" w:rsidRDefault="0A4F7EF3" w:rsidP="55F015EE">
      <w:pPr>
        <w:keepNext/>
        <w:spacing w:after="240" w:line="276" w:lineRule="auto"/>
        <w:rPr>
          <w:rFonts w:ascii="Arial" w:eastAsia="Arial" w:hAnsi="Arial" w:cs="Arial"/>
          <w:sz w:val="22"/>
          <w:szCs w:val="22"/>
        </w:rPr>
      </w:pPr>
      <w:r>
        <w:rPr>
          <w:noProof/>
        </w:rPr>
        <w:drawing>
          <wp:inline distT="0" distB="0" distL="0" distR="0" wp14:anchorId="7493EBB7" wp14:editId="40BD3421">
            <wp:extent cx="5724525" cy="2576036"/>
            <wp:effectExtent l="0" t="0" r="0" b="0"/>
            <wp:docPr id="368782171" name="Picture 36878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78217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4525" cy="2576036"/>
                    </a:xfrm>
                    <a:prstGeom prst="rect">
                      <a:avLst/>
                    </a:prstGeom>
                  </pic:spPr>
                </pic:pic>
              </a:graphicData>
            </a:graphic>
          </wp:inline>
        </w:drawing>
      </w:r>
    </w:p>
    <w:p w14:paraId="63066974" w14:textId="3DA1ABC3" w:rsidR="0A4F7EF3" w:rsidRDefault="00E67FF9" w:rsidP="23CC2750">
      <w:pPr>
        <w:pStyle w:val="a4"/>
        <w:rPr>
          <w:rFonts w:ascii="Arial" w:eastAsia="Arial" w:hAnsi="Arial" w:cs="Arial"/>
          <w:i w:val="0"/>
          <w:iCs w:val="0"/>
          <w:color w:val="212121"/>
          <w:sz w:val="22"/>
          <w:szCs w:val="22"/>
        </w:rPr>
      </w:pPr>
      <w:r w:rsidRPr="23CC2750">
        <w:rPr>
          <w:rFonts w:ascii="Arial" w:eastAsia="Arial" w:hAnsi="Arial" w:cs="Arial"/>
          <w:b/>
          <w:bCs/>
          <w:i w:val="0"/>
          <w:iCs w:val="0"/>
          <w:sz w:val="22"/>
          <w:szCs w:val="22"/>
        </w:rPr>
        <w:t>Fig. S</w:t>
      </w:r>
      <w:r w:rsidR="00F8704B" w:rsidRPr="23CC2750">
        <w:rPr>
          <w:rFonts w:ascii="Arial" w:eastAsia="Arial" w:hAnsi="Arial" w:cs="Arial"/>
          <w:b/>
          <w:bCs/>
          <w:i w:val="0"/>
          <w:iCs w:val="0"/>
          <w:sz w:val="22"/>
          <w:szCs w:val="22"/>
        </w:rPr>
        <w:t>7</w:t>
      </w:r>
      <w:r w:rsidR="584D496C" w:rsidRPr="23CC2750">
        <w:rPr>
          <w:rFonts w:ascii="Arial" w:eastAsia="Arial" w:hAnsi="Arial" w:cs="Arial"/>
          <w:b/>
          <w:bCs/>
          <w:i w:val="0"/>
          <w:iCs w:val="0"/>
          <w:sz w:val="22"/>
          <w:szCs w:val="22"/>
        </w:rPr>
        <w:t xml:space="preserve"> |</w:t>
      </w:r>
      <w:r w:rsidR="000D4DE8" w:rsidRPr="23CC2750">
        <w:rPr>
          <w:rFonts w:ascii="Arial" w:eastAsia="Arial" w:hAnsi="Arial" w:cs="Arial"/>
          <w:b/>
          <w:bCs/>
          <w:i w:val="0"/>
          <w:iCs w:val="0"/>
          <w:sz w:val="22"/>
          <w:szCs w:val="22"/>
        </w:rPr>
        <w:t xml:space="preserve"> </w:t>
      </w:r>
      <w:r w:rsidRPr="23CC2750">
        <w:rPr>
          <w:rFonts w:ascii="Arial" w:eastAsia="Arial" w:hAnsi="Arial" w:cs="Arial"/>
          <w:b/>
          <w:bCs/>
          <w:i w:val="0"/>
          <w:iCs w:val="0"/>
          <w:sz w:val="22"/>
          <w:szCs w:val="22"/>
        </w:rPr>
        <w:t>Comparison of rare variant association -log10 meta-analysis p-values between the WES and WGS results</w:t>
      </w:r>
      <w:r w:rsidRPr="23CC2750">
        <w:rPr>
          <w:rFonts w:ascii="Arial" w:eastAsia="Arial" w:hAnsi="Arial" w:cs="Arial"/>
          <w:i w:val="0"/>
          <w:iCs w:val="0"/>
          <w:sz w:val="22"/>
          <w:szCs w:val="22"/>
        </w:rPr>
        <w:t xml:space="preserve"> for </w:t>
      </w:r>
      <w:r w:rsidR="40C86C34" w:rsidRPr="23CC2750">
        <w:rPr>
          <w:rFonts w:ascii="Arial" w:eastAsia="Arial" w:hAnsi="Arial" w:cs="Arial"/>
          <w:i w:val="0"/>
          <w:iCs w:val="0"/>
          <w:sz w:val="22"/>
          <w:szCs w:val="22"/>
        </w:rPr>
        <w:t>a)</w:t>
      </w:r>
      <w:r w:rsidRPr="23CC2750">
        <w:rPr>
          <w:rFonts w:ascii="Arial" w:eastAsia="Arial" w:hAnsi="Arial" w:cs="Arial"/>
          <w:i w:val="0"/>
          <w:iCs w:val="0"/>
          <w:sz w:val="22"/>
          <w:szCs w:val="22"/>
        </w:rPr>
        <w:t xml:space="preserve"> </w:t>
      </w:r>
      <w:r w:rsidR="27EBDAC1" w:rsidRPr="23CC2750">
        <w:rPr>
          <w:rFonts w:ascii="Arial" w:eastAsia="Arial" w:hAnsi="Arial" w:cs="Arial"/>
          <w:i w:val="0"/>
          <w:iCs w:val="0"/>
          <w:sz w:val="22"/>
          <w:szCs w:val="22"/>
        </w:rPr>
        <w:t>687</w:t>
      </w:r>
      <w:r w:rsidR="00373491" w:rsidRPr="23CC2750">
        <w:rPr>
          <w:rFonts w:ascii="Arial" w:eastAsia="Arial" w:hAnsi="Arial" w:cs="Arial"/>
          <w:i w:val="0"/>
          <w:iCs w:val="0"/>
          <w:sz w:val="22"/>
          <w:szCs w:val="22"/>
        </w:rPr>
        <w:t xml:space="preserve"> </w:t>
      </w:r>
      <w:r w:rsidRPr="23CC2750">
        <w:rPr>
          <w:rFonts w:ascii="Arial" w:eastAsia="Arial" w:hAnsi="Arial" w:cs="Arial"/>
          <w:i w:val="0"/>
          <w:iCs w:val="0"/>
          <w:sz w:val="22"/>
          <w:szCs w:val="22"/>
        </w:rPr>
        <w:t xml:space="preserve">binary traits and </w:t>
      </w:r>
      <w:r w:rsidR="6BD26A06" w:rsidRPr="23CC2750">
        <w:rPr>
          <w:rFonts w:ascii="Arial" w:eastAsia="Arial" w:hAnsi="Arial" w:cs="Arial"/>
          <w:i w:val="0"/>
          <w:iCs w:val="0"/>
          <w:sz w:val="22"/>
          <w:szCs w:val="22"/>
        </w:rPr>
        <w:t>b)</w:t>
      </w:r>
      <w:r w:rsidRPr="23CC2750">
        <w:rPr>
          <w:rFonts w:ascii="Arial" w:eastAsia="Arial" w:hAnsi="Arial" w:cs="Arial"/>
          <w:i w:val="0"/>
          <w:iCs w:val="0"/>
          <w:sz w:val="22"/>
          <w:szCs w:val="22"/>
        </w:rPr>
        <w:t xml:space="preserve"> </w:t>
      </w:r>
      <w:r w:rsidR="7A697929" w:rsidRPr="23CC2750">
        <w:rPr>
          <w:rFonts w:ascii="Arial" w:eastAsia="Arial" w:hAnsi="Arial" w:cs="Arial"/>
          <w:i w:val="0"/>
          <w:iCs w:val="0"/>
          <w:sz w:val="22"/>
          <w:szCs w:val="22"/>
        </w:rPr>
        <w:t>64</w:t>
      </w:r>
      <w:r w:rsidR="00373491" w:rsidRPr="23CC2750">
        <w:rPr>
          <w:rFonts w:ascii="Arial" w:eastAsia="Arial" w:hAnsi="Arial" w:cs="Arial"/>
          <w:i w:val="0"/>
          <w:iCs w:val="0"/>
          <w:sz w:val="22"/>
          <w:szCs w:val="22"/>
        </w:rPr>
        <w:t xml:space="preserve"> </w:t>
      </w:r>
      <w:r w:rsidRPr="23CC2750">
        <w:rPr>
          <w:rFonts w:ascii="Arial" w:eastAsia="Arial" w:hAnsi="Arial" w:cs="Arial"/>
          <w:i w:val="0"/>
          <w:iCs w:val="0"/>
          <w:sz w:val="22"/>
          <w:szCs w:val="22"/>
        </w:rPr>
        <w:t>quantitative traits. Associations with absolute difference in Phred scores ≥ 100 are annotated for the most significant phenotype per gene in the WES results.</w:t>
      </w:r>
    </w:p>
    <w:p w14:paraId="462499C0" w14:textId="60AF6C95" w:rsidR="55F015EE" w:rsidRDefault="55F015EE" w:rsidP="55F015EE"/>
    <w:p w14:paraId="1C392CE3" w14:textId="7B84A24D" w:rsidR="55F015EE" w:rsidRDefault="55F015EE" w:rsidP="55F015EE"/>
    <w:p w14:paraId="287AD4EB" w14:textId="08F1C929" w:rsidR="55F015EE" w:rsidRDefault="55F015EE" w:rsidP="55F015EE"/>
    <w:p w14:paraId="4A9E7781" w14:textId="5E92B6FD" w:rsidR="55F015EE" w:rsidRDefault="55F015EE" w:rsidP="55F015EE"/>
    <w:p w14:paraId="23D6B38D" w14:textId="029C8FE8" w:rsidR="55F015EE" w:rsidRDefault="55F015EE" w:rsidP="55F015EE"/>
    <w:p w14:paraId="623EB801" w14:textId="45739A30" w:rsidR="79B4447D" w:rsidRDefault="79B4447D" w:rsidP="55F015EE">
      <w:pPr>
        <w:widowControl w:val="0"/>
        <w:rPr>
          <w:rFonts w:ascii="Arial" w:eastAsia="Arial" w:hAnsi="Arial" w:cs="Arial"/>
          <w:sz w:val="22"/>
          <w:szCs w:val="22"/>
        </w:rPr>
      </w:pPr>
    </w:p>
    <w:p w14:paraId="6DB98119" w14:textId="77777777" w:rsidR="00E67FF9" w:rsidRDefault="65F8C122" w:rsidP="55F015EE">
      <w:pPr>
        <w:keepNext/>
        <w:spacing w:after="240" w:line="276" w:lineRule="auto"/>
        <w:rPr>
          <w:rFonts w:ascii="Arial" w:eastAsia="Arial" w:hAnsi="Arial" w:cs="Arial"/>
          <w:sz w:val="22"/>
          <w:szCs w:val="22"/>
        </w:rPr>
      </w:pPr>
      <w:r>
        <w:rPr>
          <w:noProof/>
        </w:rPr>
        <w:lastRenderedPageBreak/>
        <w:drawing>
          <wp:inline distT="0" distB="0" distL="0" distR="0" wp14:anchorId="18E94D57" wp14:editId="2F2CE894">
            <wp:extent cx="5291528" cy="3362325"/>
            <wp:effectExtent l="0" t="0" r="0" b="0"/>
            <wp:docPr id="1549933343" name="Picture 154993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933343"/>
                    <pic:cNvPicPr/>
                  </pic:nvPicPr>
                  <pic:blipFill>
                    <a:blip r:embed="rId31">
                      <a:extLst>
                        <a:ext uri="{28A0092B-C50C-407E-A947-70E740481C1C}">
                          <a14:useLocalDpi xmlns:a14="http://schemas.microsoft.com/office/drawing/2010/main" val="0"/>
                        </a:ext>
                      </a:extLst>
                    </a:blip>
                    <a:stretch>
                      <a:fillRect/>
                    </a:stretch>
                  </pic:blipFill>
                  <pic:spPr>
                    <a:xfrm>
                      <a:off x="0" y="0"/>
                      <a:ext cx="5291528" cy="3362325"/>
                    </a:xfrm>
                    <a:prstGeom prst="rect">
                      <a:avLst/>
                    </a:prstGeom>
                  </pic:spPr>
                </pic:pic>
              </a:graphicData>
            </a:graphic>
          </wp:inline>
        </w:drawing>
      </w:r>
    </w:p>
    <w:p w14:paraId="78D8F64D" w14:textId="5647272B" w:rsidR="65F8C122" w:rsidRDefault="00E67FF9" w:rsidP="23CC2750">
      <w:pPr>
        <w:pStyle w:val="a4"/>
        <w:rPr>
          <w:rFonts w:ascii="Arial" w:eastAsia="Arial" w:hAnsi="Arial" w:cs="Arial"/>
          <w:i w:val="0"/>
          <w:iCs w:val="0"/>
          <w:sz w:val="22"/>
          <w:szCs w:val="22"/>
        </w:rPr>
      </w:pPr>
      <w:r w:rsidRPr="23CC2750">
        <w:rPr>
          <w:rFonts w:ascii="Arial" w:eastAsia="Arial" w:hAnsi="Arial" w:cs="Arial"/>
          <w:b/>
          <w:bCs/>
          <w:i w:val="0"/>
          <w:iCs w:val="0"/>
          <w:sz w:val="22"/>
          <w:szCs w:val="22"/>
        </w:rPr>
        <w:t>Fig. S</w:t>
      </w:r>
      <w:r w:rsidR="003505B9" w:rsidRPr="23CC2750">
        <w:rPr>
          <w:rFonts w:ascii="Arial" w:eastAsia="Arial" w:hAnsi="Arial" w:cs="Arial"/>
          <w:b/>
          <w:bCs/>
          <w:i w:val="0"/>
          <w:iCs w:val="0"/>
          <w:sz w:val="22"/>
          <w:szCs w:val="22"/>
        </w:rPr>
        <w:t>8</w:t>
      </w:r>
      <w:r w:rsidR="68D37AB8" w:rsidRPr="23CC2750">
        <w:rPr>
          <w:rFonts w:ascii="Arial" w:eastAsia="Arial" w:hAnsi="Arial" w:cs="Arial"/>
          <w:b/>
          <w:bCs/>
          <w:i w:val="0"/>
          <w:iCs w:val="0"/>
          <w:sz w:val="22"/>
          <w:szCs w:val="22"/>
        </w:rPr>
        <w:t xml:space="preserve"> |</w:t>
      </w:r>
      <w:r w:rsidR="003505B9" w:rsidRPr="23CC2750">
        <w:rPr>
          <w:rFonts w:ascii="Arial" w:eastAsia="Arial" w:hAnsi="Arial" w:cs="Arial"/>
          <w:b/>
          <w:bCs/>
          <w:i w:val="0"/>
          <w:iCs w:val="0"/>
          <w:sz w:val="22"/>
          <w:szCs w:val="22"/>
        </w:rPr>
        <w:t xml:space="preserve"> </w:t>
      </w:r>
      <w:r w:rsidRPr="23CC2750">
        <w:rPr>
          <w:rFonts w:ascii="Arial" w:eastAsia="Arial" w:hAnsi="Arial" w:cs="Arial"/>
          <w:b/>
          <w:bCs/>
          <w:i w:val="0"/>
          <w:iCs w:val="0"/>
          <w:sz w:val="22"/>
          <w:szCs w:val="22"/>
        </w:rPr>
        <w:t>Venn diagram showing genes with significant (p ≤ 1x10-8) phenotype associations across both binary and quantitative traits identified using only one technology (WES or WGS)</w:t>
      </w:r>
      <w:r w:rsidRPr="23CC2750">
        <w:rPr>
          <w:rFonts w:ascii="Arial" w:eastAsia="Arial" w:hAnsi="Arial" w:cs="Arial"/>
          <w:i w:val="0"/>
          <w:iCs w:val="0"/>
          <w:sz w:val="22"/>
          <w:szCs w:val="22"/>
        </w:rPr>
        <w:t>. Genes associated with binary phenotypes are shown in bold.</w:t>
      </w:r>
    </w:p>
    <w:p w14:paraId="078A420A" w14:textId="77777777" w:rsidR="00E67FF9" w:rsidRDefault="454B33BB" w:rsidP="55F015EE">
      <w:pPr>
        <w:keepNext/>
        <w:spacing w:after="240" w:line="276" w:lineRule="auto"/>
        <w:rPr>
          <w:rFonts w:ascii="Arial" w:eastAsia="Arial" w:hAnsi="Arial" w:cs="Arial"/>
          <w:sz w:val="22"/>
          <w:szCs w:val="22"/>
        </w:rPr>
      </w:pPr>
      <w:r>
        <w:rPr>
          <w:noProof/>
        </w:rPr>
        <w:lastRenderedPageBreak/>
        <w:drawing>
          <wp:inline distT="0" distB="0" distL="0" distR="0" wp14:anchorId="2B6E3426" wp14:editId="1E7ED604">
            <wp:extent cx="4572000" cy="4572000"/>
            <wp:effectExtent l="0" t="0" r="0" b="0"/>
            <wp:docPr id="468641193" name="Picture 46864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641193"/>
                    <pic:cNvPicPr/>
                  </pic:nvPicPr>
                  <pic:blipFill>
                    <a:blip r:embed="rId32">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222CD31A" w14:textId="4B5ED979" w:rsidR="454B33BB" w:rsidRDefault="00E67FF9" w:rsidP="23CC2750">
      <w:pPr>
        <w:pStyle w:val="a4"/>
        <w:rPr>
          <w:rFonts w:ascii="Arial" w:eastAsia="Arial" w:hAnsi="Arial" w:cs="Arial"/>
          <w:b/>
          <w:bCs/>
          <w:i w:val="0"/>
          <w:iCs w:val="0"/>
          <w:color w:val="212121"/>
          <w:sz w:val="22"/>
          <w:szCs w:val="22"/>
        </w:rPr>
      </w:pPr>
      <w:r w:rsidRPr="23CC2750">
        <w:rPr>
          <w:rFonts w:ascii="Arial" w:eastAsia="Arial" w:hAnsi="Arial" w:cs="Arial"/>
          <w:b/>
          <w:bCs/>
          <w:i w:val="0"/>
          <w:iCs w:val="0"/>
          <w:sz w:val="22"/>
          <w:szCs w:val="22"/>
        </w:rPr>
        <w:t>Fig. S</w:t>
      </w:r>
      <w:r w:rsidR="0037720E" w:rsidRPr="23CC2750">
        <w:rPr>
          <w:rFonts w:ascii="Arial" w:eastAsia="Arial" w:hAnsi="Arial" w:cs="Arial"/>
          <w:b/>
          <w:bCs/>
          <w:i w:val="0"/>
          <w:iCs w:val="0"/>
          <w:sz w:val="22"/>
          <w:szCs w:val="22"/>
        </w:rPr>
        <w:t xml:space="preserve">9 </w:t>
      </w:r>
      <w:r w:rsidR="27234EC3" w:rsidRPr="23CC2750">
        <w:rPr>
          <w:rFonts w:ascii="Arial" w:eastAsia="Arial" w:hAnsi="Arial" w:cs="Arial"/>
          <w:b/>
          <w:bCs/>
          <w:i w:val="0"/>
          <w:iCs w:val="0"/>
          <w:sz w:val="22"/>
          <w:szCs w:val="22"/>
        </w:rPr>
        <w:t xml:space="preserve">| </w:t>
      </w:r>
      <w:r w:rsidRPr="23CC2750">
        <w:rPr>
          <w:rFonts w:ascii="Arial" w:eastAsia="Arial" w:hAnsi="Arial" w:cs="Arial"/>
          <w:b/>
          <w:bCs/>
          <w:i w:val="0"/>
          <w:iCs w:val="0"/>
          <w:sz w:val="22"/>
          <w:szCs w:val="22"/>
        </w:rPr>
        <w:t>Proportion of gene-phenotype pairs with absolute difference in Phred scores (-10*log10[p-values]) between the WES and WGS results above varying thresholds</w:t>
      </w:r>
      <w:r w:rsidRPr="23CC2750">
        <w:rPr>
          <w:rFonts w:ascii="Arial" w:eastAsia="Arial" w:hAnsi="Arial" w:cs="Arial"/>
          <w:i w:val="0"/>
          <w:iCs w:val="0"/>
          <w:sz w:val="22"/>
          <w:szCs w:val="22"/>
        </w:rPr>
        <w:t>. Dashed line corresponds to 5%.</w:t>
      </w:r>
    </w:p>
    <w:p w14:paraId="4623F235" w14:textId="3106C509" w:rsidR="79B4447D" w:rsidRDefault="79B4447D" w:rsidP="55F015EE">
      <w:pPr>
        <w:spacing w:after="240" w:line="276" w:lineRule="auto"/>
        <w:rPr>
          <w:rFonts w:ascii="Arial" w:eastAsia="Arial" w:hAnsi="Arial" w:cs="Arial"/>
          <w:color w:val="212121"/>
          <w:sz w:val="22"/>
          <w:szCs w:val="22"/>
        </w:rPr>
      </w:pPr>
    </w:p>
    <w:p w14:paraId="1A037CB5" w14:textId="51C3FA54" w:rsidR="00E67FF9" w:rsidRDefault="00E67FF9" w:rsidP="55F015EE">
      <w:pPr>
        <w:keepNext/>
        <w:spacing w:after="240" w:line="276" w:lineRule="auto"/>
      </w:pPr>
    </w:p>
    <w:p w14:paraId="4BD6916D" w14:textId="76E33F21" w:rsidR="7E9B30BD" w:rsidRDefault="7E9B30BD" w:rsidP="55F015EE">
      <w:pPr>
        <w:keepNext/>
        <w:spacing w:after="240" w:line="276" w:lineRule="auto"/>
      </w:pPr>
    </w:p>
    <w:p w14:paraId="3590770C" w14:textId="01CF2669" w:rsidR="55F015EE" w:rsidRDefault="55F015EE" w:rsidP="55F015EE">
      <w:pPr>
        <w:keepNext/>
        <w:spacing w:after="240" w:line="276" w:lineRule="auto"/>
        <w:rPr>
          <w:rFonts w:ascii="Arial" w:eastAsia="Arial" w:hAnsi="Arial" w:cs="Arial"/>
          <w:sz w:val="22"/>
          <w:szCs w:val="22"/>
        </w:rPr>
      </w:pPr>
    </w:p>
    <w:p w14:paraId="18A0C7AB" w14:textId="0AFA58FD" w:rsidR="79B4447D" w:rsidRDefault="79B4447D" w:rsidP="23CC2750">
      <w:pPr>
        <w:widowControl w:val="0"/>
        <w:rPr>
          <w:rFonts w:ascii="Arial" w:eastAsia="Arial" w:hAnsi="Arial" w:cs="Arial"/>
          <w:sz w:val="22"/>
          <w:szCs w:val="22"/>
        </w:rPr>
      </w:pPr>
    </w:p>
    <w:p w14:paraId="26D389B7" w14:textId="44E81347" w:rsidR="00E67FF9" w:rsidRDefault="00E67FF9" w:rsidP="55F015EE">
      <w:pPr>
        <w:keepNext/>
        <w:spacing w:after="240" w:line="276" w:lineRule="auto"/>
        <w:rPr>
          <w:rFonts w:ascii="Arial" w:eastAsia="Arial" w:hAnsi="Arial" w:cs="Arial"/>
          <w:sz w:val="22"/>
          <w:szCs w:val="22"/>
        </w:rPr>
      </w:pPr>
    </w:p>
    <w:p w14:paraId="6B4B14F9" w14:textId="17995D64" w:rsidR="00D85879" w:rsidRDefault="006A78B7" w:rsidP="55F015EE">
      <w:pPr>
        <w:pStyle w:val="a4"/>
        <w:rPr>
          <w:rFonts w:ascii="Arial" w:eastAsia="Arial" w:hAnsi="Arial" w:cs="Arial"/>
          <w:sz w:val="22"/>
          <w:szCs w:val="22"/>
        </w:rPr>
      </w:pPr>
      <w:r>
        <w:rPr>
          <w:noProof/>
        </w:rPr>
        <w:drawing>
          <wp:inline distT="0" distB="0" distL="0" distR="0" wp14:anchorId="71A07714" wp14:editId="744C574D">
            <wp:extent cx="4134255" cy="2756017"/>
            <wp:effectExtent l="0" t="0" r="6350" b="0"/>
            <wp:docPr id="466482796" name="Picture 2" descr="A diagram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4134255" cy="2756017"/>
                    </a:xfrm>
                    <a:prstGeom prst="rect">
                      <a:avLst/>
                    </a:prstGeom>
                  </pic:spPr>
                </pic:pic>
              </a:graphicData>
            </a:graphic>
          </wp:inline>
        </w:drawing>
      </w:r>
    </w:p>
    <w:p w14:paraId="6E0B5234" w14:textId="4ADF90D9" w:rsidR="5B9C331C" w:rsidRDefault="00E67FF9" w:rsidP="23CC2750">
      <w:pPr>
        <w:pStyle w:val="a4"/>
        <w:rPr>
          <w:rFonts w:ascii="Arial" w:eastAsia="Arial" w:hAnsi="Arial" w:cs="Arial"/>
          <w:i w:val="0"/>
          <w:iCs w:val="0"/>
          <w:color w:val="212121"/>
          <w:sz w:val="22"/>
          <w:szCs w:val="22"/>
        </w:rPr>
      </w:pPr>
      <w:r w:rsidRPr="23CC2750">
        <w:rPr>
          <w:rFonts w:ascii="Arial" w:eastAsia="Arial" w:hAnsi="Arial" w:cs="Arial"/>
          <w:b/>
          <w:bCs/>
          <w:i w:val="0"/>
          <w:iCs w:val="0"/>
          <w:sz w:val="22"/>
          <w:szCs w:val="22"/>
        </w:rPr>
        <w:t>Fig. S</w:t>
      </w:r>
      <w:r w:rsidR="005F7CF3" w:rsidRPr="23CC2750">
        <w:rPr>
          <w:rFonts w:ascii="Arial" w:eastAsia="Arial" w:hAnsi="Arial" w:cs="Arial"/>
          <w:b/>
          <w:bCs/>
          <w:i w:val="0"/>
          <w:iCs w:val="0"/>
          <w:sz w:val="22"/>
          <w:szCs w:val="22"/>
        </w:rPr>
        <w:t>1</w:t>
      </w:r>
      <w:r w:rsidR="561CB8BA" w:rsidRPr="23CC2750">
        <w:rPr>
          <w:rFonts w:ascii="Arial" w:eastAsia="Arial" w:hAnsi="Arial" w:cs="Arial"/>
          <w:b/>
          <w:bCs/>
          <w:i w:val="0"/>
          <w:iCs w:val="0"/>
          <w:sz w:val="22"/>
          <w:szCs w:val="22"/>
        </w:rPr>
        <w:t>0</w:t>
      </w:r>
      <w:r w:rsidR="1EF88A20" w:rsidRPr="23CC2750">
        <w:rPr>
          <w:rFonts w:ascii="Arial" w:eastAsia="Arial" w:hAnsi="Arial" w:cs="Arial"/>
          <w:b/>
          <w:bCs/>
          <w:i w:val="0"/>
          <w:iCs w:val="0"/>
          <w:sz w:val="22"/>
          <w:szCs w:val="22"/>
        </w:rPr>
        <w:t xml:space="preserve"> |</w:t>
      </w:r>
      <w:r w:rsidR="005F7CF3" w:rsidRPr="23CC2750">
        <w:rPr>
          <w:rFonts w:ascii="Arial" w:eastAsia="Arial" w:hAnsi="Arial" w:cs="Arial"/>
          <w:b/>
          <w:bCs/>
          <w:i w:val="0"/>
          <w:iCs w:val="0"/>
          <w:sz w:val="22"/>
          <w:szCs w:val="22"/>
        </w:rPr>
        <w:t xml:space="preserve"> </w:t>
      </w:r>
      <w:r w:rsidRPr="23CC2750">
        <w:rPr>
          <w:rFonts w:ascii="Arial" w:eastAsia="Arial" w:hAnsi="Arial" w:cs="Arial"/>
          <w:b/>
          <w:bCs/>
          <w:i w:val="0"/>
          <w:iCs w:val="0"/>
          <w:sz w:val="22"/>
          <w:szCs w:val="22"/>
        </w:rPr>
        <w:t>Number of samples with at least 10X coverage across CDS sites in the WES and WGS data for PKHD1</w:t>
      </w:r>
      <w:r w:rsidRPr="23CC2750">
        <w:rPr>
          <w:rFonts w:ascii="Arial" w:eastAsia="Arial" w:hAnsi="Arial" w:cs="Arial"/>
          <w:i w:val="0"/>
          <w:iCs w:val="0"/>
          <w:sz w:val="22"/>
          <w:szCs w:val="22"/>
        </w:rPr>
        <w:t>.</w:t>
      </w:r>
    </w:p>
    <w:p w14:paraId="550CB9A1" w14:textId="72E37E6F" w:rsidR="00E67FF9" w:rsidRDefault="386D7300" w:rsidP="55F015EE">
      <w:pPr>
        <w:keepNext/>
        <w:widowControl w:val="0"/>
        <w:rPr>
          <w:rFonts w:ascii="Arial" w:eastAsia="Arial" w:hAnsi="Arial" w:cs="Arial"/>
          <w:sz w:val="22"/>
          <w:szCs w:val="22"/>
        </w:rPr>
      </w:pPr>
      <w:r>
        <w:rPr>
          <w:noProof/>
        </w:rPr>
        <w:drawing>
          <wp:inline distT="0" distB="0" distL="0" distR="0" wp14:anchorId="3DA4A971" wp14:editId="00C63CD1">
            <wp:extent cx="5724524" cy="1905000"/>
            <wp:effectExtent l="0" t="0" r="0" b="0"/>
            <wp:docPr id="1158095741" name="Picture 115809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095741"/>
                    <pic:cNvPicPr/>
                  </pic:nvPicPr>
                  <pic:blipFill>
                    <a:blip r:embed="rId34">
                      <a:extLst>
                        <a:ext uri="{28A0092B-C50C-407E-A947-70E740481C1C}">
                          <a14:useLocalDpi xmlns:a14="http://schemas.microsoft.com/office/drawing/2010/main" val="0"/>
                        </a:ext>
                      </a:extLst>
                    </a:blip>
                    <a:stretch>
                      <a:fillRect/>
                    </a:stretch>
                  </pic:blipFill>
                  <pic:spPr>
                    <a:xfrm>
                      <a:off x="0" y="0"/>
                      <a:ext cx="5724524" cy="1905000"/>
                    </a:xfrm>
                    <a:prstGeom prst="rect">
                      <a:avLst/>
                    </a:prstGeom>
                  </pic:spPr>
                </pic:pic>
              </a:graphicData>
            </a:graphic>
          </wp:inline>
        </w:drawing>
      </w:r>
    </w:p>
    <w:p w14:paraId="643A3877" w14:textId="3478A167" w:rsidR="00E67FF9" w:rsidRDefault="00E67FF9" w:rsidP="23CC2750">
      <w:pPr>
        <w:pStyle w:val="a4"/>
        <w:rPr>
          <w:rFonts w:ascii="Arial" w:eastAsia="Arial" w:hAnsi="Arial" w:cs="Arial"/>
          <w:i w:val="0"/>
          <w:sz w:val="22"/>
          <w:szCs w:val="22"/>
        </w:rPr>
      </w:pPr>
      <w:r w:rsidRPr="29C47E82">
        <w:rPr>
          <w:rFonts w:ascii="Arial" w:eastAsia="Arial" w:hAnsi="Arial" w:cs="Arial"/>
          <w:b/>
          <w:i w:val="0"/>
          <w:sz w:val="22"/>
          <w:szCs w:val="22"/>
        </w:rPr>
        <w:t xml:space="preserve">Fig. </w:t>
      </w:r>
      <w:r w:rsidRPr="29C47E82">
        <w:rPr>
          <w:rFonts w:ascii="Arial" w:eastAsia="Arial" w:hAnsi="Arial" w:cs="Arial"/>
          <w:b/>
          <w:bCs/>
          <w:i w:val="0"/>
          <w:iCs w:val="0"/>
          <w:sz w:val="22"/>
          <w:szCs w:val="22"/>
        </w:rPr>
        <w:t>S</w:t>
      </w:r>
      <w:r w:rsidR="00804835" w:rsidRPr="29C47E82">
        <w:rPr>
          <w:rFonts w:ascii="Arial" w:eastAsia="Arial" w:hAnsi="Arial" w:cs="Arial"/>
          <w:b/>
          <w:bCs/>
          <w:i w:val="0"/>
          <w:iCs w:val="0"/>
          <w:sz w:val="22"/>
          <w:szCs w:val="22"/>
        </w:rPr>
        <w:t>1</w:t>
      </w:r>
      <w:r w:rsidR="32F75FA0" w:rsidRPr="29C47E82">
        <w:rPr>
          <w:rFonts w:ascii="Arial" w:eastAsia="Arial" w:hAnsi="Arial" w:cs="Arial"/>
          <w:b/>
          <w:bCs/>
          <w:i w:val="0"/>
          <w:iCs w:val="0"/>
          <w:sz w:val="22"/>
          <w:szCs w:val="22"/>
        </w:rPr>
        <w:t>1</w:t>
      </w:r>
      <w:r w:rsidR="00804835" w:rsidRPr="29C47E82">
        <w:rPr>
          <w:rFonts w:ascii="Arial" w:eastAsia="Arial" w:hAnsi="Arial" w:cs="Arial"/>
          <w:b/>
          <w:i w:val="0"/>
          <w:sz w:val="22"/>
          <w:szCs w:val="22"/>
        </w:rPr>
        <w:t xml:space="preserve"> </w:t>
      </w:r>
      <w:r w:rsidR="725AC6AF" w:rsidRPr="29C47E82">
        <w:rPr>
          <w:rFonts w:ascii="Arial" w:eastAsia="Arial" w:hAnsi="Arial" w:cs="Arial"/>
          <w:b/>
          <w:i w:val="0"/>
          <w:sz w:val="22"/>
          <w:szCs w:val="22"/>
        </w:rPr>
        <w:t xml:space="preserve">| </w:t>
      </w:r>
      <w:r w:rsidRPr="29C47E82">
        <w:rPr>
          <w:rFonts w:ascii="Arial" w:eastAsia="Arial" w:hAnsi="Arial" w:cs="Arial"/>
          <w:b/>
          <w:i w:val="0"/>
          <w:sz w:val="22"/>
          <w:szCs w:val="22"/>
        </w:rPr>
        <w:t>Violin plots showing distribution of number of qualifying variants in 5’UTRs and 3’UTRs according to the six different models.</w:t>
      </w:r>
    </w:p>
    <w:p w14:paraId="786CA84B" w14:textId="3C58C638" w:rsidR="79B4447D" w:rsidRDefault="79B4447D" w:rsidP="55F015EE">
      <w:pPr>
        <w:widowControl w:val="0"/>
        <w:rPr>
          <w:rFonts w:ascii="Arial" w:eastAsia="Arial" w:hAnsi="Arial" w:cs="Arial"/>
          <w:sz w:val="22"/>
          <w:szCs w:val="22"/>
        </w:rPr>
      </w:pPr>
    </w:p>
    <w:p w14:paraId="0D627470" w14:textId="0F485F9D" w:rsidR="79B4447D" w:rsidRDefault="79B4447D" w:rsidP="55F015EE">
      <w:pPr>
        <w:rPr>
          <w:rFonts w:ascii="Arial" w:eastAsia="Arial" w:hAnsi="Arial" w:cs="Arial"/>
          <w:i/>
          <w:sz w:val="22"/>
          <w:szCs w:val="22"/>
        </w:rPr>
      </w:pPr>
    </w:p>
    <w:p w14:paraId="0D9088A9" w14:textId="77777777" w:rsidR="008C0DB3" w:rsidRDefault="00F77B76" w:rsidP="55F015EE">
      <w:pPr>
        <w:keepNext/>
        <w:rPr>
          <w:rFonts w:ascii="Arial" w:eastAsia="Arial" w:hAnsi="Arial" w:cs="Arial"/>
          <w:sz w:val="22"/>
          <w:szCs w:val="22"/>
        </w:rPr>
      </w:pPr>
      <w:r>
        <w:rPr>
          <w:noProof/>
        </w:rPr>
        <w:lastRenderedPageBreak/>
        <w:drawing>
          <wp:inline distT="0" distB="0" distL="0" distR="0" wp14:anchorId="71380DFE" wp14:editId="0E7DD073">
            <wp:extent cx="5724525" cy="5343525"/>
            <wp:effectExtent l="0" t="0" r="0" b="0"/>
            <wp:docPr id="48" name="Picture 48" descr="C:\Users\bjarnih\AppData\Local\Microsoft\Windows\INetCache\Content.MSO\D51FE94E.tmp"/>
            <wp:cNvGraphicFramePr/>
            <a:graphic xmlns:a="http://schemas.openxmlformats.org/drawingml/2006/main">
              <a:graphicData uri="http://schemas.openxmlformats.org/drawingml/2006/picture">
                <pic:pic xmlns:pic="http://schemas.openxmlformats.org/drawingml/2006/picture">
                  <pic:nvPicPr>
                    <pic:cNvPr id="0" name="image3.jpg" descr="C:\Users\bjarnih\AppData\Local\Microsoft\Windows\INetCache\Content.MSO\D51FE94E.tmp"/>
                    <pic:cNvPicPr preferRelativeResize="0"/>
                  </pic:nvPicPr>
                  <pic:blipFill>
                    <a:blip r:embed="rId35"/>
                    <a:srcRect/>
                    <a:stretch>
                      <a:fillRect/>
                    </a:stretch>
                  </pic:blipFill>
                  <pic:spPr>
                    <a:xfrm>
                      <a:off x="0" y="0"/>
                      <a:ext cx="5724525" cy="5343525"/>
                    </a:xfrm>
                    <a:prstGeom prst="rect">
                      <a:avLst/>
                    </a:prstGeom>
                    <a:ln/>
                  </pic:spPr>
                </pic:pic>
              </a:graphicData>
            </a:graphic>
          </wp:inline>
        </w:drawing>
      </w:r>
    </w:p>
    <w:p w14:paraId="1DD83262" w14:textId="051D1406" w:rsidR="003A2CC8" w:rsidRDefault="008C0DB3" w:rsidP="23CC2750">
      <w:pPr>
        <w:pStyle w:val="a4"/>
        <w:rPr>
          <w:rFonts w:ascii="Arial" w:eastAsia="Arial" w:hAnsi="Arial" w:cs="Arial"/>
          <w:b/>
          <w:i w:val="0"/>
          <w:sz w:val="22"/>
          <w:szCs w:val="22"/>
        </w:rPr>
      </w:pPr>
      <w:r w:rsidRPr="29C47E82">
        <w:rPr>
          <w:rFonts w:ascii="Arial" w:eastAsia="Arial" w:hAnsi="Arial" w:cs="Arial"/>
          <w:b/>
          <w:i w:val="0"/>
          <w:sz w:val="22"/>
          <w:szCs w:val="22"/>
        </w:rPr>
        <w:t xml:space="preserve">Fig. </w:t>
      </w:r>
      <w:r w:rsidRPr="29C47E82">
        <w:rPr>
          <w:rFonts w:ascii="Arial" w:eastAsia="Arial" w:hAnsi="Arial" w:cs="Arial"/>
          <w:b/>
          <w:bCs/>
          <w:i w:val="0"/>
          <w:iCs w:val="0"/>
          <w:sz w:val="22"/>
          <w:szCs w:val="22"/>
        </w:rPr>
        <w:t>S</w:t>
      </w:r>
      <w:r w:rsidR="00AA7C9B" w:rsidRPr="29C47E82">
        <w:rPr>
          <w:rFonts w:ascii="Arial" w:eastAsia="Arial" w:hAnsi="Arial" w:cs="Arial"/>
          <w:b/>
          <w:bCs/>
          <w:i w:val="0"/>
          <w:iCs w:val="0"/>
          <w:sz w:val="22"/>
          <w:szCs w:val="22"/>
        </w:rPr>
        <w:t>1</w:t>
      </w:r>
      <w:r w:rsidR="4286B36B" w:rsidRPr="29C47E82">
        <w:rPr>
          <w:rFonts w:ascii="Arial" w:eastAsia="Arial" w:hAnsi="Arial" w:cs="Arial"/>
          <w:b/>
          <w:bCs/>
          <w:i w:val="0"/>
          <w:iCs w:val="0"/>
          <w:sz w:val="22"/>
          <w:szCs w:val="22"/>
        </w:rPr>
        <w:t>2</w:t>
      </w:r>
      <w:r w:rsidR="00AA7C9B" w:rsidRPr="29C47E82">
        <w:rPr>
          <w:rFonts w:ascii="Arial" w:eastAsia="Arial" w:hAnsi="Arial" w:cs="Arial"/>
          <w:b/>
          <w:i w:val="0"/>
          <w:sz w:val="22"/>
          <w:szCs w:val="22"/>
        </w:rPr>
        <w:t xml:space="preserve"> </w:t>
      </w:r>
      <w:r w:rsidR="1AC41AE7" w:rsidRPr="23CC2750">
        <w:rPr>
          <w:rFonts w:ascii="Arial" w:eastAsia="Arial" w:hAnsi="Arial" w:cs="Arial"/>
          <w:b/>
          <w:bCs/>
          <w:i w:val="0"/>
          <w:iCs w:val="0"/>
          <w:sz w:val="22"/>
          <w:szCs w:val="22"/>
        </w:rPr>
        <w:t xml:space="preserve">| </w:t>
      </w:r>
      <w:r w:rsidRPr="29C47E82">
        <w:rPr>
          <w:rFonts w:ascii="Arial" w:eastAsia="Arial" w:hAnsi="Arial" w:cs="Arial"/>
          <w:b/>
          <w:i w:val="0"/>
          <w:sz w:val="22"/>
          <w:szCs w:val="22"/>
        </w:rPr>
        <w:t xml:space="preserve">Process outline for UKB sequencing pipeline at </w:t>
      </w:r>
      <w:proofErr w:type="spellStart"/>
      <w:r w:rsidRPr="29C47E82">
        <w:rPr>
          <w:rFonts w:ascii="Arial" w:eastAsia="Arial" w:hAnsi="Arial" w:cs="Arial"/>
          <w:b/>
          <w:i w:val="0"/>
          <w:sz w:val="22"/>
          <w:szCs w:val="22"/>
        </w:rPr>
        <w:t>deCODE</w:t>
      </w:r>
      <w:proofErr w:type="spellEnd"/>
      <w:r w:rsidRPr="29C47E82">
        <w:rPr>
          <w:rFonts w:ascii="Arial" w:eastAsia="Arial" w:hAnsi="Arial" w:cs="Arial"/>
          <w:b/>
          <w:i w:val="0"/>
          <w:sz w:val="22"/>
          <w:szCs w:val="22"/>
        </w:rPr>
        <w:t xml:space="preserve"> genetics.</w:t>
      </w:r>
    </w:p>
    <w:p w14:paraId="759E95BB" w14:textId="77777777" w:rsidR="008C0DB3" w:rsidRDefault="00F77B76" w:rsidP="55F015EE">
      <w:pPr>
        <w:keepNext/>
        <w:rPr>
          <w:rFonts w:ascii="Arial" w:eastAsia="Arial" w:hAnsi="Arial" w:cs="Arial"/>
          <w:sz w:val="22"/>
          <w:szCs w:val="22"/>
        </w:rPr>
      </w:pPr>
      <w:r>
        <w:rPr>
          <w:noProof/>
        </w:rPr>
        <w:lastRenderedPageBreak/>
        <w:drawing>
          <wp:inline distT="0" distB="0" distL="0" distR="0" wp14:anchorId="0BB272F8" wp14:editId="57F1477E">
            <wp:extent cx="5731510" cy="4234855"/>
            <wp:effectExtent l="0" t="0" r="0" b="0"/>
            <wp:docPr id="47" name="Picture 47" descr="C:\Users\bjarnih\AppData\Local\Microsoft\Windows\INetCache\Content.MSO\D713352F.tmp"/>
            <wp:cNvGraphicFramePr/>
            <a:graphic xmlns:a="http://schemas.openxmlformats.org/drawingml/2006/main">
              <a:graphicData uri="http://schemas.openxmlformats.org/drawingml/2006/picture">
                <pic:pic xmlns:pic="http://schemas.openxmlformats.org/drawingml/2006/picture">
                  <pic:nvPicPr>
                    <pic:cNvPr id="0" name="image1.jpg" descr="C:\Users\bjarnih\AppData\Local\Microsoft\Windows\INetCache\Content.MSO\D713352F.tmp"/>
                    <pic:cNvPicPr preferRelativeResize="0"/>
                  </pic:nvPicPr>
                  <pic:blipFill>
                    <a:blip r:embed="rId36"/>
                    <a:srcRect/>
                    <a:stretch>
                      <a:fillRect/>
                    </a:stretch>
                  </pic:blipFill>
                  <pic:spPr>
                    <a:xfrm>
                      <a:off x="0" y="0"/>
                      <a:ext cx="5731510" cy="4234855"/>
                    </a:xfrm>
                    <a:prstGeom prst="rect">
                      <a:avLst/>
                    </a:prstGeom>
                    <a:ln/>
                  </pic:spPr>
                </pic:pic>
              </a:graphicData>
            </a:graphic>
          </wp:inline>
        </w:drawing>
      </w:r>
    </w:p>
    <w:p w14:paraId="00000052" w14:textId="0C8890D3" w:rsidR="00005BC5" w:rsidRDefault="008C0DB3" w:rsidP="23CC2750">
      <w:pPr>
        <w:pStyle w:val="a4"/>
        <w:rPr>
          <w:rFonts w:ascii="Arial" w:eastAsia="Arial" w:hAnsi="Arial" w:cs="Arial"/>
          <w:b/>
          <w:i w:val="0"/>
          <w:sz w:val="22"/>
          <w:szCs w:val="22"/>
        </w:rPr>
      </w:pPr>
      <w:r w:rsidRPr="29C47E82">
        <w:rPr>
          <w:rFonts w:ascii="Arial" w:eastAsia="Arial" w:hAnsi="Arial" w:cs="Arial"/>
          <w:b/>
          <w:i w:val="0"/>
          <w:sz w:val="22"/>
          <w:szCs w:val="22"/>
        </w:rPr>
        <w:t xml:space="preserve">Fig. </w:t>
      </w:r>
      <w:r w:rsidRPr="29C47E82">
        <w:rPr>
          <w:rFonts w:ascii="Arial" w:eastAsia="Arial" w:hAnsi="Arial" w:cs="Arial"/>
          <w:b/>
          <w:bCs/>
          <w:i w:val="0"/>
          <w:iCs w:val="0"/>
          <w:sz w:val="22"/>
          <w:szCs w:val="22"/>
        </w:rPr>
        <w:t>S</w:t>
      </w:r>
      <w:r w:rsidR="00AA7C9B" w:rsidRPr="29C47E82">
        <w:rPr>
          <w:rFonts w:ascii="Arial" w:eastAsia="Arial" w:hAnsi="Arial" w:cs="Arial"/>
          <w:b/>
          <w:bCs/>
          <w:i w:val="0"/>
          <w:iCs w:val="0"/>
          <w:sz w:val="22"/>
          <w:szCs w:val="22"/>
        </w:rPr>
        <w:t>1</w:t>
      </w:r>
      <w:r w:rsidR="6CD51110" w:rsidRPr="29C47E82">
        <w:rPr>
          <w:rFonts w:ascii="Arial" w:eastAsia="Arial" w:hAnsi="Arial" w:cs="Arial"/>
          <w:b/>
          <w:bCs/>
          <w:i w:val="0"/>
          <w:iCs w:val="0"/>
          <w:sz w:val="22"/>
          <w:szCs w:val="22"/>
        </w:rPr>
        <w:t>3</w:t>
      </w:r>
      <w:r w:rsidR="16E1C1A4" w:rsidRPr="23CC2750">
        <w:rPr>
          <w:rFonts w:ascii="Arial" w:eastAsia="Arial" w:hAnsi="Arial" w:cs="Arial"/>
          <w:b/>
          <w:bCs/>
          <w:i w:val="0"/>
          <w:iCs w:val="0"/>
          <w:sz w:val="22"/>
          <w:szCs w:val="22"/>
        </w:rPr>
        <w:t xml:space="preserve"> |</w:t>
      </w:r>
      <w:r w:rsidR="00AA7C9B" w:rsidRPr="29C47E82">
        <w:rPr>
          <w:rFonts w:ascii="Arial" w:eastAsia="Arial" w:hAnsi="Arial" w:cs="Arial"/>
          <w:b/>
          <w:i w:val="0"/>
          <w:sz w:val="22"/>
          <w:szCs w:val="22"/>
        </w:rPr>
        <w:t xml:space="preserve"> </w:t>
      </w:r>
      <w:r w:rsidRPr="29C47E82">
        <w:rPr>
          <w:rFonts w:ascii="Arial" w:eastAsia="Arial" w:hAnsi="Arial" w:cs="Arial"/>
          <w:b/>
          <w:i w:val="0"/>
          <w:sz w:val="22"/>
          <w:szCs w:val="22"/>
        </w:rPr>
        <w:t xml:space="preserve">Pipeline for processing of sequence data at </w:t>
      </w:r>
      <w:proofErr w:type="spellStart"/>
      <w:r w:rsidRPr="29C47E82">
        <w:rPr>
          <w:rFonts w:ascii="Arial" w:eastAsia="Arial" w:hAnsi="Arial" w:cs="Arial"/>
          <w:b/>
          <w:i w:val="0"/>
          <w:sz w:val="22"/>
          <w:szCs w:val="22"/>
        </w:rPr>
        <w:t>deCODE</w:t>
      </w:r>
      <w:proofErr w:type="spellEnd"/>
      <w:r w:rsidRPr="29C47E82">
        <w:rPr>
          <w:rFonts w:ascii="Arial" w:eastAsia="Arial" w:hAnsi="Arial" w:cs="Arial"/>
          <w:b/>
          <w:i w:val="0"/>
          <w:sz w:val="22"/>
          <w:szCs w:val="22"/>
        </w:rPr>
        <w:t xml:space="preserve"> genetics.</w:t>
      </w:r>
      <w:r w:rsidRPr="23CC2750">
        <w:rPr>
          <w:rFonts w:ascii="Arial" w:eastAsia="Arial" w:hAnsi="Arial" w:cs="Arial"/>
          <w:b/>
          <w:bCs/>
          <w:i w:val="0"/>
          <w:iCs w:val="0"/>
          <w:sz w:val="22"/>
          <w:szCs w:val="22"/>
        </w:rPr>
        <w:br w:type="page"/>
      </w:r>
    </w:p>
    <w:p w14:paraId="00000053" w14:textId="77777777" w:rsidR="00005BC5" w:rsidRDefault="00005BC5" w:rsidP="55F015EE">
      <w:pPr>
        <w:rPr>
          <w:rFonts w:ascii="Arial" w:eastAsia="Arial" w:hAnsi="Arial" w:cs="Arial"/>
          <w:sz w:val="22"/>
          <w:szCs w:val="22"/>
        </w:rPr>
      </w:pPr>
    </w:p>
    <w:tbl>
      <w:tblPr>
        <w:tblW w:w="21600" w:type="dxa"/>
        <w:tblLayout w:type="fixed"/>
        <w:tblCellMar>
          <w:left w:w="0" w:type="dxa"/>
          <w:right w:w="0" w:type="dxa"/>
        </w:tblCellMar>
        <w:tblLook w:val="0400" w:firstRow="0" w:lastRow="0" w:firstColumn="0" w:lastColumn="0" w:noHBand="0" w:noVBand="1"/>
      </w:tblPr>
      <w:tblGrid>
        <w:gridCol w:w="21600"/>
      </w:tblGrid>
      <w:tr w:rsidR="00005BC5" w14:paraId="03E7D36D" w14:textId="77777777" w:rsidTr="55F015EE">
        <w:tc>
          <w:tcPr>
            <w:tcW w:w="21600" w:type="dxa"/>
            <w:tcBorders>
              <w:top w:val="nil"/>
              <w:left w:val="nil"/>
              <w:bottom w:val="nil"/>
              <w:right w:val="nil"/>
            </w:tcBorders>
            <w:tcMar>
              <w:top w:w="0" w:type="dxa"/>
              <w:left w:w="225" w:type="dxa"/>
              <w:bottom w:w="0" w:type="dxa"/>
              <w:right w:w="0" w:type="dxa"/>
            </w:tcMar>
            <w:vAlign w:val="bottom"/>
          </w:tcPr>
          <w:p w14:paraId="00000054"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QC_VERDICT = 'PASS'</w:t>
            </w:r>
          </w:p>
          <w:p w14:paraId="00000055"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w:t>
            </w:r>
          </w:p>
          <w:p w14:paraId="00000056"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if </w:t>
            </w:r>
            <w:proofErr w:type="spellStart"/>
            <w:r w:rsidRPr="29C47E82">
              <w:rPr>
                <w:rFonts w:ascii="Arial" w:eastAsia="Arial" w:hAnsi="Arial" w:cs="Arial"/>
                <w:sz w:val="22"/>
                <w:szCs w:val="22"/>
              </w:rPr>
              <w:t>freemix_percentage</w:t>
            </w:r>
            <w:proofErr w:type="spellEnd"/>
            <w:r w:rsidRPr="29C47E82">
              <w:rPr>
                <w:rFonts w:ascii="Arial" w:eastAsia="Arial" w:hAnsi="Arial" w:cs="Arial"/>
                <w:sz w:val="22"/>
                <w:szCs w:val="22"/>
              </w:rPr>
              <w:t xml:space="preserve"> &gt;= 1.0:</w:t>
            </w:r>
          </w:p>
          <w:p w14:paraId="00000057"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QC_VERDICT = 'REVIEW'</w:t>
            </w:r>
          </w:p>
          <w:p w14:paraId="00000058"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w:t>
            </w:r>
          </w:p>
          <w:p w14:paraId="00000059"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if coverage &lt; 26:</w:t>
            </w:r>
          </w:p>
          <w:p w14:paraId="0000005A"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QC_VERDICT = 'REVIEW'</w:t>
            </w:r>
          </w:p>
          <w:p w14:paraId="0000005B"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w:t>
            </w:r>
          </w:p>
          <w:p w14:paraId="0000005C"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if </w:t>
            </w:r>
            <w:proofErr w:type="spellStart"/>
            <w:r w:rsidRPr="29C47E82">
              <w:rPr>
                <w:rFonts w:ascii="Arial" w:eastAsia="Arial" w:hAnsi="Arial" w:cs="Arial"/>
                <w:sz w:val="22"/>
                <w:szCs w:val="22"/>
              </w:rPr>
              <w:t>freemix_percentage</w:t>
            </w:r>
            <w:proofErr w:type="spellEnd"/>
            <w:r w:rsidRPr="29C47E82">
              <w:rPr>
                <w:rFonts w:ascii="Arial" w:eastAsia="Arial" w:hAnsi="Arial" w:cs="Arial"/>
                <w:sz w:val="22"/>
                <w:szCs w:val="22"/>
              </w:rPr>
              <w:t xml:space="preserve"> &gt;= 5.0:</w:t>
            </w:r>
          </w:p>
          <w:p w14:paraId="0000005D"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QC_VERDICT = 'FAIL'</w:t>
            </w:r>
          </w:p>
          <w:p w14:paraId="0000005E"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w:t>
            </w:r>
          </w:p>
          <w:p w14:paraId="0000005F"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if </w:t>
            </w:r>
            <w:proofErr w:type="spellStart"/>
            <w:r w:rsidRPr="29C47E82">
              <w:rPr>
                <w:rFonts w:ascii="Arial" w:eastAsia="Arial" w:hAnsi="Arial" w:cs="Arial"/>
                <w:sz w:val="22"/>
                <w:szCs w:val="22"/>
              </w:rPr>
              <w:t>prc_proper_pairs</w:t>
            </w:r>
            <w:proofErr w:type="spellEnd"/>
            <w:r w:rsidRPr="29C47E82">
              <w:rPr>
                <w:rFonts w:ascii="Arial" w:eastAsia="Arial" w:hAnsi="Arial" w:cs="Arial"/>
                <w:sz w:val="22"/>
                <w:szCs w:val="22"/>
              </w:rPr>
              <w:t xml:space="preserve"> &lt; 95.0:</w:t>
            </w:r>
          </w:p>
          <w:p w14:paraId="00000060"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QC_VERDICT = 'FAIL'</w:t>
            </w:r>
          </w:p>
          <w:p w14:paraId="00000061"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w:t>
            </w:r>
          </w:p>
          <w:p w14:paraId="00000062"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if prc_auto_ge_15x &lt; 95.0:</w:t>
            </w:r>
          </w:p>
          <w:p w14:paraId="00000063"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QC_VERDICT = 'FAIL'</w:t>
            </w:r>
          </w:p>
          <w:p w14:paraId="00000064"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w:t>
            </w:r>
          </w:p>
          <w:p w14:paraId="00000065" w14:textId="77777777" w:rsidR="00005BC5" w:rsidRDefault="00F77B76" w:rsidP="55F015EE">
            <w:pPr>
              <w:rPr>
                <w:rFonts w:ascii="Arial" w:eastAsia="Arial" w:hAnsi="Arial" w:cs="Arial"/>
                <w:sz w:val="22"/>
                <w:szCs w:val="22"/>
              </w:rPr>
            </w:pPr>
            <w:r w:rsidRPr="29C47E82">
              <w:rPr>
                <w:rFonts w:ascii="Arial" w:eastAsia="Arial" w:hAnsi="Arial" w:cs="Arial"/>
                <w:sz w:val="22"/>
                <w:szCs w:val="22"/>
              </w:rPr>
              <w:t>    if </w:t>
            </w:r>
            <w:proofErr w:type="spellStart"/>
            <w:r w:rsidRPr="29C47E82">
              <w:rPr>
                <w:rFonts w:ascii="Arial" w:eastAsia="Arial" w:hAnsi="Arial" w:cs="Arial"/>
                <w:sz w:val="22"/>
                <w:szCs w:val="22"/>
              </w:rPr>
              <w:t>discordance_prc</w:t>
            </w:r>
            <w:proofErr w:type="spellEnd"/>
            <w:r w:rsidRPr="29C47E82">
              <w:rPr>
                <w:rFonts w:ascii="Arial" w:eastAsia="Arial" w:hAnsi="Arial" w:cs="Arial"/>
                <w:sz w:val="22"/>
                <w:szCs w:val="22"/>
              </w:rPr>
              <w:t xml:space="preserve"> is not -1 and </w:t>
            </w:r>
            <w:proofErr w:type="spellStart"/>
            <w:r w:rsidRPr="29C47E82">
              <w:rPr>
                <w:rFonts w:ascii="Arial" w:eastAsia="Arial" w:hAnsi="Arial" w:cs="Arial"/>
                <w:sz w:val="22"/>
                <w:szCs w:val="22"/>
              </w:rPr>
              <w:t>discordance_prc</w:t>
            </w:r>
            <w:proofErr w:type="spellEnd"/>
            <w:r w:rsidRPr="29C47E82">
              <w:rPr>
                <w:rFonts w:ascii="Arial" w:eastAsia="Arial" w:hAnsi="Arial" w:cs="Arial"/>
                <w:sz w:val="22"/>
                <w:szCs w:val="22"/>
              </w:rPr>
              <w:t xml:space="preserve"> &gt;= 2.0:</w:t>
            </w:r>
          </w:p>
          <w:p w14:paraId="00000066" w14:textId="77777777" w:rsidR="00005BC5" w:rsidRDefault="00F77B76" w:rsidP="55F015EE">
            <w:pPr>
              <w:keepNext/>
              <w:rPr>
                <w:rFonts w:ascii="Arial" w:eastAsia="Arial" w:hAnsi="Arial" w:cs="Arial"/>
                <w:sz w:val="22"/>
                <w:szCs w:val="22"/>
              </w:rPr>
            </w:pPr>
            <w:r w:rsidRPr="29C47E82">
              <w:rPr>
                <w:rFonts w:ascii="Arial" w:eastAsia="Arial" w:hAnsi="Arial" w:cs="Arial"/>
                <w:sz w:val="22"/>
                <w:szCs w:val="22"/>
              </w:rPr>
              <w:t>         QC_VERDICT = 'FAIL'</w:t>
            </w:r>
          </w:p>
        </w:tc>
      </w:tr>
    </w:tbl>
    <w:p w14:paraId="49B394FA" w14:textId="0E84B726" w:rsidR="55F015EE" w:rsidRDefault="55F015EE" w:rsidP="55F015EE">
      <w:pPr>
        <w:pStyle w:val="a4"/>
        <w:rPr>
          <w:rFonts w:ascii="Arial" w:eastAsia="Arial" w:hAnsi="Arial" w:cs="Arial"/>
          <w:b/>
          <w:bCs/>
          <w:i w:val="0"/>
          <w:iCs w:val="0"/>
          <w:sz w:val="22"/>
          <w:szCs w:val="22"/>
        </w:rPr>
      </w:pPr>
    </w:p>
    <w:p w14:paraId="78288917" w14:textId="6405C38F" w:rsidR="008C0DB3" w:rsidRDefault="008C0DB3" w:rsidP="23CC2750">
      <w:pPr>
        <w:pStyle w:val="a4"/>
        <w:rPr>
          <w:rFonts w:ascii="Arial" w:eastAsia="Arial" w:hAnsi="Arial" w:cs="Arial"/>
          <w:b/>
          <w:i w:val="0"/>
          <w:sz w:val="22"/>
          <w:szCs w:val="22"/>
        </w:rPr>
      </w:pPr>
      <w:r w:rsidRPr="29C47E82">
        <w:rPr>
          <w:rFonts w:ascii="Arial" w:eastAsia="Arial" w:hAnsi="Arial" w:cs="Arial"/>
          <w:b/>
          <w:i w:val="0"/>
          <w:sz w:val="22"/>
          <w:szCs w:val="22"/>
        </w:rPr>
        <w:t xml:space="preserve">Fig. </w:t>
      </w:r>
      <w:r w:rsidRPr="29C47E82">
        <w:rPr>
          <w:rFonts w:ascii="Arial" w:eastAsia="Arial" w:hAnsi="Arial" w:cs="Arial"/>
          <w:b/>
          <w:bCs/>
          <w:i w:val="0"/>
          <w:iCs w:val="0"/>
          <w:sz w:val="22"/>
          <w:szCs w:val="22"/>
        </w:rPr>
        <w:t>S</w:t>
      </w:r>
      <w:r w:rsidR="007C1498" w:rsidRPr="29C47E82">
        <w:rPr>
          <w:rFonts w:ascii="Arial" w:eastAsia="Arial" w:hAnsi="Arial" w:cs="Arial"/>
          <w:b/>
          <w:bCs/>
          <w:i w:val="0"/>
          <w:iCs w:val="0"/>
          <w:sz w:val="22"/>
          <w:szCs w:val="22"/>
        </w:rPr>
        <w:t>1</w:t>
      </w:r>
      <w:r w:rsidR="02D44ECC" w:rsidRPr="29C47E82">
        <w:rPr>
          <w:rFonts w:ascii="Arial" w:eastAsia="Arial" w:hAnsi="Arial" w:cs="Arial"/>
          <w:b/>
          <w:bCs/>
          <w:i w:val="0"/>
          <w:iCs w:val="0"/>
          <w:sz w:val="22"/>
          <w:szCs w:val="22"/>
        </w:rPr>
        <w:t>4</w:t>
      </w:r>
      <w:r w:rsidR="007C1498" w:rsidRPr="29C47E82">
        <w:rPr>
          <w:rFonts w:ascii="Arial" w:eastAsia="Arial" w:hAnsi="Arial" w:cs="Arial"/>
          <w:b/>
          <w:i w:val="0"/>
          <w:sz w:val="22"/>
          <w:szCs w:val="22"/>
        </w:rPr>
        <w:t xml:space="preserve"> </w:t>
      </w:r>
      <w:r w:rsidR="6A0C266D" w:rsidRPr="29C47E82">
        <w:rPr>
          <w:rFonts w:ascii="Arial" w:eastAsia="Arial" w:hAnsi="Arial" w:cs="Arial"/>
          <w:b/>
          <w:i w:val="0"/>
          <w:sz w:val="22"/>
          <w:szCs w:val="22"/>
        </w:rPr>
        <w:t xml:space="preserve">| </w:t>
      </w:r>
      <w:r w:rsidRPr="29C47E82">
        <w:rPr>
          <w:rFonts w:ascii="Arial" w:eastAsia="Arial" w:hAnsi="Arial" w:cs="Arial"/>
          <w:b/>
          <w:i w:val="0"/>
          <w:sz w:val="22"/>
          <w:szCs w:val="22"/>
        </w:rPr>
        <w:t>Logic used to compute PASS/FAIL for WGS cram file.</w:t>
      </w:r>
    </w:p>
    <w:p w14:paraId="08A713B5" w14:textId="2F016E54" w:rsidR="79B4447D" w:rsidRDefault="79B4447D" w:rsidP="55F015EE">
      <w:pPr>
        <w:rPr>
          <w:rFonts w:ascii="Arial" w:eastAsia="Arial" w:hAnsi="Arial" w:cs="Arial"/>
          <w:sz w:val="22"/>
          <w:szCs w:val="22"/>
        </w:rPr>
      </w:pPr>
    </w:p>
    <w:p w14:paraId="00000067" w14:textId="20DDBC96" w:rsidR="00005BC5" w:rsidRDefault="00005BC5" w:rsidP="55F015EE">
      <w:pPr>
        <w:rPr>
          <w:rFonts w:ascii="Arial" w:eastAsia="Arial" w:hAnsi="Arial" w:cs="Arial"/>
          <w:sz w:val="22"/>
          <w:szCs w:val="22"/>
        </w:rPr>
      </w:pPr>
    </w:p>
    <w:p w14:paraId="00000068" w14:textId="77777777" w:rsidR="00005BC5" w:rsidRDefault="00005BC5" w:rsidP="55F015EE">
      <w:pPr>
        <w:rPr>
          <w:rFonts w:ascii="Arial" w:eastAsia="Arial" w:hAnsi="Arial" w:cs="Arial"/>
          <w:sz w:val="22"/>
          <w:szCs w:val="22"/>
        </w:rPr>
      </w:pPr>
    </w:p>
    <w:p w14:paraId="00000069" w14:textId="77777777" w:rsidR="00005BC5" w:rsidRDefault="00005BC5" w:rsidP="55F015EE">
      <w:pPr>
        <w:rPr>
          <w:rFonts w:ascii="Arial" w:eastAsia="Arial" w:hAnsi="Arial" w:cs="Arial"/>
          <w:sz w:val="22"/>
          <w:szCs w:val="22"/>
        </w:rPr>
      </w:pPr>
    </w:p>
    <w:p w14:paraId="1ACD6934" w14:textId="77777777" w:rsidR="008C0DB3" w:rsidRDefault="00F77B76" w:rsidP="55F015EE">
      <w:pPr>
        <w:keepNext/>
        <w:rPr>
          <w:rFonts w:ascii="Arial" w:eastAsia="Arial" w:hAnsi="Arial" w:cs="Arial"/>
          <w:sz w:val="22"/>
          <w:szCs w:val="22"/>
        </w:rPr>
      </w:pPr>
      <w:r>
        <w:rPr>
          <w:noProof/>
        </w:rPr>
        <w:drawing>
          <wp:inline distT="114300" distB="114300" distL="114300" distR="114300" wp14:anchorId="5E509DD7" wp14:editId="55C41E9D">
            <wp:extent cx="5731200" cy="32258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731200" cy="3225800"/>
                    </a:xfrm>
                    <a:prstGeom prst="rect">
                      <a:avLst/>
                    </a:prstGeom>
                    <a:ln/>
                  </pic:spPr>
                </pic:pic>
              </a:graphicData>
            </a:graphic>
          </wp:inline>
        </w:drawing>
      </w:r>
    </w:p>
    <w:p w14:paraId="4755904E" w14:textId="48BBB317" w:rsidR="00420EDD" w:rsidRDefault="008C0DB3" w:rsidP="23CC2750">
      <w:pPr>
        <w:pStyle w:val="a4"/>
        <w:rPr>
          <w:rFonts w:ascii="Arial" w:eastAsia="Arial" w:hAnsi="Arial" w:cs="Arial"/>
          <w:b/>
          <w:i w:val="0"/>
          <w:sz w:val="22"/>
          <w:szCs w:val="22"/>
        </w:rPr>
      </w:pPr>
      <w:r w:rsidRPr="29C47E82">
        <w:rPr>
          <w:rFonts w:ascii="Arial" w:eastAsia="Arial" w:hAnsi="Arial" w:cs="Arial"/>
          <w:b/>
          <w:i w:val="0"/>
          <w:sz w:val="22"/>
          <w:szCs w:val="22"/>
        </w:rPr>
        <w:t xml:space="preserve">Fig. </w:t>
      </w:r>
      <w:r w:rsidRPr="29C47E82">
        <w:rPr>
          <w:rFonts w:ascii="Arial" w:eastAsia="Arial" w:hAnsi="Arial" w:cs="Arial"/>
          <w:b/>
          <w:bCs/>
          <w:i w:val="0"/>
          <w:iCs w:val="0"/>
          <w:sz w:val="22"/>
          <w:szCs w:val="22"/>
        </w:rPr>
        <w:t>S</w:t>
      </w:r>
      <w:r w:rsidR="006C0AA9" w:rsidRPr="29C47E82">
        <w:rPr>
          <w:rFonts w:ascii="Arial" w:eastAsia="Arial" w:hAnsi="Arial" w:cs="Arial"/>
          <w:b/>
          <w:bCs/>
          <w:i w:val="0"/>
          <w:iCs w:val="0"/>
          <w:sz w:val="22"/>
          <w:szCs w:val="22"/>
        </w:rPr>
        <w:t>1</w:t>
      </w:r>
      <w:r w:rsidR="7B19564F" w:rsidRPr="29C47E82">
        <w:rPr>
          <w:rFonts w:ascii="Arial" w:eastAsia="Arial" w:hAnsi="Arial" w:cs="Arial"/>
          <w:b/>
          <w:bCs/>
          <w:i w:val="0"/>
          <w:iCs w:val="0"/>
          <w:sz w:val="22"/>
          <w:szCs w:val="22"/>
        </w:rPr>
        <w:t>5</w:t>
      </w:r>
      <w:r w:rsidR="05A8296B" w:rsidRPr="23CC2750">
        <w:rPr>
          <w:rFonts w:ascii="Arial" w:eastAsia="Arial" w:hAnsi="Arial" w:cs="Arial"/>
          <w:b/>
          <w:bCs/>
          <w:i w:val="0"/>
          <w:iCs w:val="0"/>
          <w:sz w:val="22"/>
          <w:szCs w:val="22"/>
        </w:rPr>
        <w:t xml:space="preserve"> |</w:t>
      </w:r>
      <w:r w:rsidR="006C0AA9" w:rsidRPr="29C47E82">
        <w:rPr>
          <w:rFonts w:ascii="Arial" w:eastAsia="Arial" w:hAnsi="Arial" w:cs="Arial"/>
          <w:b/>
          <w:i w:val="0"/>
          <w:sz w:val="22"/>
          <w:szCs w:val="22"/>
        </w:rPr>
        <w:t xml:space="preserve"> </w:t>
      </w:r>
      <w:r w:rsidRPr="29C47E82">
        <w:rPr>
          <w:rFonts w:ascii="Arial" w:eastAsia="Arial" w:hAnsi="Arial" w:cs="Arial"/>
          <w:b/>
          <w:i w:val="0"/>
          <w:sz w:val="22"/>
          <w:szCs w:val="22"/>
        </w:rPr>
        <w:t>Process outline for Sanger Vanguard sequence data at the Sanger.</w:t>
      </w:r>
    </w:p>
    <w:p w14:paraId="0000006C" w14:textId="13AC32EA" w:rsidR="00F56572" w:rsidRDefault="00F56572" w:rsidP="55F015EE">
      <w:pPr>
        <w:rPr>
          <w:rFonts w:ascii="Arial" w:eastAsia="Arial" w:hAnsi="Arial" w:cs="Arial"/>
          <w:sz w:val="22"/>
          <w:szCs w:val="22"/>
        </w:rPr>
      </w:pPr>
      <w:r w:rsidRPr="29C47E82">
        <w:rPr>
          <w:rFonts w:ascii="Arial" w:eastAsia="Arial" w:hAnsi="Arial" w:cs="Arial"/>
          <w:sz w:val="22"/>
          <w:szCs w:val="22"/>
        </w:rPr>
        <w:br w:type="page"/>
      </w:r>
    </w:p>
    <w:p w14:paraId="5029ED49" w14:textId="77777777" w:rsidR="00005BC5" w:rsidRDefault="00005BC5" w:rsidP="55F015EE">
      <w:pPr>
        <w:widowControl w:val="0"/>
        <w:rPr>
          <w:rFonts w:ascii="Arial" w:eastAsia="Arial" w:hAnsi="Arial" w:cs="Arial"/>
          <w:sz w:val="22"/>
          <w:szCs w:val="22"/>
        </w:rPr>
      </w:pPr>
    </w:p>
    <w:p w14:paraId="11C3BC53" w14:textId="77777777" w:rsidR="008C0DB3" w:rsidRDefault="00F77B76" w:rsidP="55F015EE">
      <w:pPr>
        <w:keepNext/>
        <w:widowControl w:val="0"/>
        <w:rPr>
          <w:rFonts w:ascii="Arial" w:eastAsia="Arial" w:hAnsi="Arial" w:cs="Arial"/>
          <w:sz w:val="22"/>
          <w:szCs w:val="22"/>
        </w:rPr>
      </w:pPr>
      <w:r>
        <w:rPr>
          <w:noProof/>
        </w:rPr>
        <w:drawing>
          <wp:inline distT="114300" distB="114300" distL="114300" distR="114300" wp14:anchorId="5FD7613F" wp14:editId="64BAA386">
            <wp:extent cx="5731200" cy="32258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5731200" cy="3225800"/>
                    </a:xfrm>
                    <a:prstGeom prst="rect">
                      <a:avLst/>
                    </a:prstGeom>
                    <a:ln/>
                  </pic:spPr>
                </pic:pic>
              </a:graphicData>
            </a:graphic>
          </wp:inline>
        </w:drawing>
      </w:r>
    </w:p>
    <w:p w14:paraId="32722EFD" w14:textId="2485D3C4" w:rsidR="00420EDD" w:rsidRDefault="008C0DB3" w:rsidP="23CC2750">
      <w:pPr>
        <w:pStyle w:val="a4"/>
        <w:rPr>
          <w:rFonts w:ascii="Arial" w:eastAsia="Arial" w:hAnsi="Arial" w:cs="Arial"/>
          <w:b/>
          <w:i w:val="0"/>
          <w:sz w:val="22"/>
          <w:szCs w:val="22"/>
        </w:rPr>
      </w:pPr>
      <w:r w:rsidRPr="29C47E82">
        <w:rPr>
          <w:rFonts w:ascii="Arial" w:eastAsia="Arial" w:hAnsi="Arial" w:cs="Arial"/>
          <w:b/>
          <w:i w:val="0"/>
          <w:sz w:val="22"/>
          <w:szCs w:val="22"/>
        </w:rPr>
        <w:t xml:space="preserve">Fig. </w:t>
      </w:r>
      <w:r w:rsidRPr="29C47E82">
        <w:rPr>
          <w:rFonts w:ascii="Arial" w:eastAsia="Arial" w:hAnsi="Arial" w:cs="Arial"/>
          <w:b/>
          <w:bCs/>
          <w:i w:val="0"/>
          <w:iCs w:val="0"/>
          <w:sz w:val="22"/>
          <w:szCs w:val="22"/>
        </w:rPr>
        <w:t>S</w:t>
      </w:r>
      <w:r w:rsidR="006C0AA9" w:rsidRPr="29C47E82">
        <w:rPr>
          <w:rFonts w:ascii="Arial" w:eastAsia="Arial" w:hAnsi="Arial" w:cs="Arial"/>
          <w:b/>
          <w:bCs/>
          <w:i w:val="0"/>
          <w:iCs w:val="0"/>
          <w:sz w:val="22"/>
          <w:szCs w:val="22"/>
        </w:rPr>
        <w:t>1</w:t>
      </w:r>
      <w:r w:rsidR="1C51A46F" w:rsidRPr="29C47E82">
        <w:rPr>
          <w:rFonts w:ascii="Arial" w:eastAsia="Arial" w:hAnsi="Arial" w:cs="Arial"/>
          <w:b/>
          <w:bCs/>
          <w:i w:val="0"/>
          <w:iCs w:val="0"/>
          <w:sz w:val="22"/>
          <w:szCs w:val="22"/>
        </w:rPr>
        <w:t>6</w:t>
      </w:r>
      <w:r w:rsidR="006C0AA9" w:rsidRPr="29C47E82">
        <w:rPr>
          <w:rFonts w:ascii="Arial" w:eastAsia="Arial" w:hAnsi="Arial" w:cs="Arial"/>
          <w:b/>
          <w:i w:val="0"/>
          <w:sz w:val="22"/>
          <w:szCs w:val="22"/>
        </w:rPr>
        <w:t xml:space="preserve"> </w:t>
      </w:r>
      <w:r w:rsidR="402DEF26" w:rsidRPr="29C47E82">
        <w:rPr>
          <w:rFonts w:ascii="Arial" w:eastAsia="Arial" w:hAnsi="Arial" w:cs="Arial"/>
          <w:b/>
          <w:i w:val="0"/>
          <w:sz w:val="22"/>
          <w:szCs w:val="22"/>
        </w:rPr>
        <w:t xml:space="preserve">| </w:t>
      </w:r>
      <w:r w:rsidRPr="29C47E82">
        <w:rPr>
          <w:rFonts w:ascii="Arial" w:eastAsia="Arial" w:hAnsi="Arial" w:cs="Arial"/>
          <w:b/>
          <w:i w:val="0"/>
          <w:sz w:val="22"/>
          <w:szCs w:val="22"/>
        </w:rPr>
        <w:t>Sanger Vanguard Pipeline for the processing of sequence data at the Sanger.</w:t>
      </w:r>
    </w:p>
    <w:p w14:paraId="0000006D" w14:textId="66DA5401" w:rsidR="00005BC5" w:rsidRDefault="00005BC5" w:rsidP="55F015EE">
      <w:pPr>
        <w:pStyle w:val="a4"/>
        <w:rPr>
          <w:rFonts w:ascii="Arial" w:eastAsia="Arial" w:hAnsi="Arial" w:cs="Arial"/>
          <w:sz w:val="22"/>
          <w:szCs w:val="22"/>
        </w:rPr>
      </w:pPr>
    </w:p>
    <w:p w14:paraId="0000006F" w14:textId="7380DEC9" w:rsidR="00F56572" w:rsidRDefault="00F56572" w:rsidP="55F015EE">
      <w:pPr>
        <w:rPr>
          <w:rFonts w:ascii="Arial" w:eastAsia="Arial" w:hAnsi="Arial" w:cs="Arial"/>
          <w:sz w:val="22"/>
          <w:szCs w:val="22"/>
        </w:rPr>
      </w:pPr>
      <w:r w:rsidRPr="29C47E82">
        <w:rPr>
          <w:rFonts w:ascii="Arial" w:eastAsia="Arial" w:hAnsi="Arial" w:cs="Arial"/>
          <w:sz w:val="22"/>
          <w:szCs w:val="22"/>
        </w:rPr>
        <w:br w:type="page"/>
      </w:r>
    </w:p>
    <w:p w14:paraId="31EFB9FC" w14:textId="77777777" w:rsidR="00005BC5" w:rsidRDefault="00005BC5" w:rsidP="55F015EE">
      <w:pPr>
        <w:widowControl w:val="0"/>
        <w:rPr>
          <w:rFonts w:ascii="Arial" w:eastAsia="Arial" w:hAnsi="Arial" w:cs="Arial"/>
          <w:sz w:val="22"/>
          <w:szCs w:val="22"/>
        </w:rPr>
      </w:pPr>
    </w:p>
    <w:p w14:paraId="68988F9D" w14:textId="77777777" w:rsidR="008C0DB3" w:rsidRDefault="00F77B76" w:rsidP="55F015EE">
      <w:pPr>
        <w:keepNext/>
        <w:widowControl w:val="0"/>
        <w:rPr>
          <w:rFonts w:ascii="Arial" w:eastAsia="Arial" w:hAnsi="Arial" w:cs="Arial"/>
          <w:sz w:val="22"/>
          <w:szCs w:val="22"/>
        </w:rPr>
      </w:pPr>
      <w:r>
        <w:rPr>
          <w:noProof/>
        </w:rPr>
        <w:drawing>
          <wp:inline distT="114300" distB="114300" distL="114300" distR="114300" wp14:anchorId="67202C43" wp14:editId="584EE559">
            <wp:extent cx="5731200" cy="32258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5731200" cy="3225800"/>
                    </a:xfrm>
                    <a:prstGeom prst="rect">
                      <a:avLst/>
                    </a:prstGeom>
                    <a:ln/>
                  </pic:spPr>
                </pic:pic>
              </a:graphicData>
            </a:graphic>
          </wp:inline>
        </w:drawing>
      </w:r>
    </w:p>
    <w:p w14:paraId="288EC437" w14:textId="4A81D965" w:rsidR="00420EDD" w:rsidRDefault="008C0DB3" w:rsidP="23CC2750">
      <w:pPr>
        <w:pStyle w:val="a4"/>
        <w:rPr>
          <w:rFonts w:ascii="Arial" w:eastAsia="Arial" w:hAnsi="Arial" w:cs="Arial"/>
          <w:b/>
          <w:i w:val="0"/>
          <w:sz w:val="22"/>
          <w:szCs w:val="22"/>
        </w:rPr>
      </w:pPr>
      <w:r w:rsidRPr="29C47E82">
        <w:rPr>
          <w:rFonts w:ascii="Arial" w:eastAsia="Arial" w:hAnsi="Arial" w:cs="Arial"/>
          <w:b/>
          <w:i w:val="0"/>
          <w:sz w:val="22"/>
          <w:szCs w:val="22"/>
        </w:rPr>
        <w:t xml:space="preserve">Fig. </w:t>
      </w:r>
      <w:r w:rsidRPr="29C47E82">
        <w:rPr>
          <w:rFonts w:ascii="Arial" w:eastAsia="Arial" w:hAnsi="Arial" w:cs="Arial"/>
          <w:b/>
          <w:bCs/>
          <w:i w:val="0"/>
          <w:iCs w:val="0"/>
          <w:sz w:val="22"/>
          <w:szCs w:val="22"/>
        </w:rPr>
        <w:t>S</w:t>
      </w:r>
      <w:r w:rsidR="00FC7D7D" w:rsidRPr="29C47E82">
        <w:rPr>
          <w:rFonts w:ascii="Arial" w:eastAsia="Arial" w:hAnsi="Arial" w:cs="Arial"/>
          <w:b/>
          <w:bCs/>
          <w:i w:val="0"/>
          <w:iCs w:val="0"/>
          <w:sz w:val="22"/>
          <w:szCs w:val="22"/>
        </w:rPr>
        <w:t>1</w:t>
      </w:r>
      <w:r w:rsidR="3270C775" w:rsidRPr="29C47E82">
        <w:rPr>
          <w:rFonts w:ascii="Arial" w:eastAsia="Arial" w:hAnsi="Arial" w:cs="Arial"/>
          <w:b/>
          <w:bCs/>
          <w:i w:val="0"/>
          <w:iCs w:val="0"/>
          <w:sz w:val="22"/>
          <w:szCs w:val="22"/>
        </w:rPr>
        <w:t>7</w:t>
      </w:r>
      <w:r w:rsidR="25FDA87A" w:rsidRPr="23CC2750">
        <w:rPr>
          <w:rFonts w:ascii="Arial" w:eastAsia="Arial" w:hAnsi="Arial" w:cs="Arial"/>
          <w:b/>
          <w:bCs/>
          <w:i w:val="0"/>
          <w:iCs w:val="0"/>
          <w:sz w:val="22"/>
          <w:szCs w:val="22"/>
        </w:rPr>
        <w:t xml:space="preserve"> |</w:t>
      </w:r>
      <w:r w:rsidR="00FC7D7D" w:rsidRPr="29C47E82">
        <w:rPr>
          <w:rFonts w:ascii="Arial" w:eastAsia="Arial" w:hAnsi="Arial" w:cs="Arial"/>
          <w:b/>
          <w:i w:val="0"/>
          <w:sz w:val="22"/>
          <w:szCs w:val="22"/>
        </w:rPr>
        <w:t xml:space="preserve"> </w:t>
      </w:r>
      <w:r w:rsidRPr="29C47E82">
        <w:rPr>
          <w:rFonts w:ascii="Arial" w:eastAsia="Arial" w:hAnsi="Arial" w:cs="Arial"/>
          <w:b/>
          <w:i w:val="0"/>
          <w:sz w:val="22"/>
          <w:szCs w:val="22"/>
        </w:rPr>
        <w:t>Process outline for Sanger Main Phase sequence data at the Sanger.</w:t>
      </w:r>
    </w:p>
    <w:p w14:paraId="00000072" w14:textId="54BEC0DA" w:rsidR="00F56572" w:rsidRDefault="00F56572" w:rsidP="55F015EE">
      <w:pPr>
        <w:rPr>
          <w:rFonts w:ascii="Arial" w:eastAsia="Arial" w:hAnsi="Arial" w:cs="Arial"/>
          <w:sz w:val="22"/>
          <w:szCs w:val="22"/>
        </w:rPr>
      </w:pPr>
      <w:r w:rsidRPr="29C47E82">
        <w:rPr>
          <w:rFonts w:ascii="Arial" w:eastAsia="Arial" w:hAnsi="Arial" w:cs="Arial"/>
          <w:sz w:val="22"/>
          <w:szCs w:val="22"/>
        </w:rPr>
        <w:br w:type="page"/>
      </w:r>
    </w:p>
    <w:p w14:paraId="34F94FE6" w14:textId="77777777" w:rsidR="00005BC5" w:rsidRDefault="00005BC5" w:rsidP="55F015EE">
      <w:pPr>
        <w:widowControl w:val="0"/>
        <w:rPr>
          <w:rFonts w:ascii="Arial" w:eastAsia="Arial" w:hAnsi="Arial" w:cs="Arial"/>
          <w:sz w:val="22"/>
          <w:szCs w:val="22"/>
        </w:rPr>
      </w:pPr>
    </w:p>
    <w:p w14:paraId="3732CEF4" w14:textId="77777777" w:rsidR="008C0DB3" w:rsidRDefault="00F77B76" w:rsidP="55F015EE">
      <w:pPr>
        <w:keepNext/>
        <w:widowControl w:val="0"/>
        <w:rPr>
          <w:rFonts w:ascii="Arial" w:eastAsia="Arial" w:hAnsi="Arial" w:cs="Arial"/>
          <w:sz w:val="22"/>
          <w:szCs w:val="22"/>
        </w:rPr>
      </w:pPr>
      <w:r>
        <w:rPr>
          <w:noProof/>
        </w:rPr>
        <w:drawing>
          <wp:inline distT="114300" distB="114300" distL="114300" distR="114300" wp14:anchorId="65C16D75" wp14:editId="48911172">
            <wp:extent cx="5731200" cy="322580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5731200" cy="3225800"/>
                    </a:xfrm>
                    <a:prstGeom prst="rect">
                      <a:avLst/>
                    </a:prstGeom>
                    <a:ln/>
                  </pic:spPr>
                </pic:pic>
              </a:graphicData>
            </a:graphic>
          </wp:inline>
        </w:drawing>
      </w:r>
    </w:p>
    <w:p w14:paraId="1FF5F1E9" w14:textId="1597139D" w:rsidR="00420EDD" w:rsidRDefault="008C0DB3" w:rsidP="23CC2750">
      <w:pPr>
        <w:pStyle w:val="a4"/>
        <w:rPr>
          <w:rFonts w:ascii="Arial" w:eastAsia="Arial" w:hAnsi="Arial" w:cs="Arial"/>
          <w:b/>
          <w:i w:val="0"/>
          <w:sz w:val="22"/>
          <w:szCs w:val="22"/>
        </w:rPr>
      </w:pPr>
      <w:r w:rsidRPr="29C47E82">
        <w:rPr>
          <w:rFonts w:ascii="Arial" w:eastAsia="Arial" w:hAnsi="Arial" w:cs="Arial"/>
          <w:b/>
          <w:i w:val="0"/>
          <w:sz w:val="22"/>
          <w:szCs w:val="22"/>
        </w:rPr>
        <w:t xml:space="preserve">Fig. </w:t>
      </w:r>
      <w:r w:rsidRPr="29C47E82">
        <w:rPr>
          <w:rFonts w:ascii="Arial" w:eastAsia="Arial" w:hAnsi="Arial" w:cs="Arial"/>
          <w:b/>
          <w:bCs/>
          <w:i w:val="0"/>
          <w:iCs w:val="0"/>
          <w:sz w:val="22"/>
          <w:szCs w:val="22"/>
        </w:rPr>
        <w:t>S</w:t>
      </w:r>
      <w:r w:rsidR="00FC7D7D" w:rsidRPr="29C47E82">
        <w:rPr>
          <w:rFonts w:ascii="Arial" w:eastAsia="Arial" w:hAnsi="Arial" w:cs="Arial"/>
          <w:b/>
          <w:bCs/>
          <w:i w:val="0"/>
          <w:iCs w:val="0"/>
          <w:sz w:val="22"/>
          <w:szCs w:val="22"/>
        </w:rPr>
        <w:t>1</w:t>
      </w:r>
      <w:r w:rsidR="3413AD37" w:rsidRPr="29C47E82">
        <w:rPr>
          <w:rFonts w:ascii="Arial" w:eastAsia="Arial" w:hAnsi="Arial" w:cs="Arial"/>
          <w:b/>
          <w:bCs/>
          <w:i w:val="0"/>
          <w:iCs w:val="0"/>
          <w:sz w:val="22"/>
          <w:szCs w:val="22"/>
        </w:rPr>
        <w:t>8</w:t>
      </w:r>
      <w:r w:rsidR="2FDA8310" w:rsidRPr="29C47E82">
        <w:rPr>
          <w:rFonts w:ascii="Arial" w:eastAsia="Arial" w:hAnsi="Arial" w:cs="Arial"/>
          <w:b/>
          <w:i w:val="0"/>
          <w:sz w:val="22"/>
          <w:szCs w:val="22"/>
        </w:rPr>
        <w:t xml:space="preserve"> |</w:t>
      </w:r>
      <w:r w:rsidR="00FC7D7D" w:rsidRPr="29C47E82">
        <w:rPr>
          <w:rFonts w:ascii="Arial" w:eastAsia="Arial" w:hAnsi="Arial" w:cs="Arial"/>
          <w:b/>
          <w:i w:val="0"/>
          <w:sz w:val="22"/>
          <w:szCs w:val="22"/>
        </w:rPr>
        <w:t xml:space="preserve"> </w:t>
      </w:r>
      <w:r w:rsidRPr="29C47E82">
        <w:rPr>
          <w:rFonts w:ascii="Arial" w:eastAsia="Arial" w:hAnsi="Arial" w:cs="Arial"/>
          <w:b/>
          <w:i w:val="0"/>
          <w:sz w:val="22"/>
          <w:szCs w:val="22"/>
        </w:rPr>
        <w:t>Sanger Main Phase Pipeline for the processing of sequence data at the Sanger.</w:t>
      </w:r>
    </w:p>
    <w:p w14:paraId="7D601CE1" w14:textId="77777777" w:rsidR="004A2905" w:rsidRDefault="004A2905" w:rsidP="55F015EE">
      <w:pPr>
        <w:rPr>
          <w:rFonts w:ascii="Arial" w:eastAsia="Arial" w:hAnsi="Arial" w:cs="Arial"/>
          <w:sz w:val="22"/>
          <w:szCs w:val="22"/>
        </w:rPr>
      </w:pPr>
    </w:p>
    <w:p w14:paraId="500830B8" w14:textId="77777777" w:rsidR="004A2905" w:rsidRDefault="004A2905" w:rsidP="55F015EE">
      <w:pPr>
        <w:rPr>
          <w:rFonts w:ascii="Arial" w:eastAsia="Arial" w:hAnsi="Arial" w:cs="Arial"/>
          <w:sz w:val="22"/>
          <w:szCs w:val="22"/>
        </w:rPr>
      </w:pPr>
    </w:p>
    <w:p w14:paraId="4F776038" w14:textId="456A8529" w:rsidR="79B4447D" w:rsidRDefault="79B4447D" w:rsidP="55F015EE">
      <w:pPr>
        <w:rPr>
          <w:rFonts w:ascii="Arial" w:eastAsia="Arial" w:hAnsi="Arial" w:cs="Arial"/>
          <w:sz w:val="22"/>
          <w:szCs w:val="22"/>
        </w:rPr>
      </w:pPr>
    </w:p>
    <w:p w14:paraId="24E11697" w14:textId="77777777" w:rsidR="000B2899" w:rsidRDefault="000B2899" w:rsidP="55F015EE">
      <w:pPr>
        <w:rPr>
          <w:rFonts w:ascii="Arial" w:eastAsia="Arial" w:hAnsi="Arial" w:cs="Arial"/>
          <w:color w:val="2F5496" w:themeColor="accent1" w:themeShade="BF"/>
          <w:sz w:val="22"/>
          <w:szCs w:val="22"/>
        </w:rPr>
      </w:pPr>
      <w:bookmarkStart w:id="17" w:name="_heading=h.17dp8vu"/>
      <w:bookmarkEnd w:id="17"/>
      <w:r w:rsidRPr="29C47E82">
        <w:rPr>
          <w:rFonts w:ascii="Arial" w:eastAsia="Arial" w:hAnsi="Arial" w:cs="Arial"/>
          <w:sz w:val="22"/>
          <w:szCs w:val="22"/>
        </w:rPr>
        <w:br w:type="page"/>
      </w:r>
    </w:p>
    <w:p w14:paraId="00000077" w14:textId="22835F05" w:rsidR="00005BC5" w:rsidRDefault="00F77B76" w:rsidP="55F015EE">
      <w:pPr>
        <w:pStyle w:val="1"/>
        <w:widowControl w:val="0"/>
        <w:rPr>
          <w:rFonts w:ascii="Arial" w:eastAsia="Arial" w:hAnsi="Arial" w:cs="Arial"/>
          <w:sz w:val="22"/>
          <w:szCs w:val="22"/>
        </w:rPr>
      </w:pPr>
      <w:r w:rsidRPr="19471C96">
        <w:rPr>
          <w:rFonts w:ascii="Arial" w:eastAsia="Arial" w:hAnsi="Arial" w:cs="Arial"/>
          <w:sz w:val="22"/>
          <w:szCs w:val="22"/>
        </w:rPr>
        <w:lastRenderedPageBreak/>
        <w:t>Supplementary Tables</w:t>
      </w:r>
    </w:p>
    <w:p w14:paraId="765DA15C" w14:textId="77777777" w:rsidR="003F6EC3" w:rsidRDefault="003F6EC3" w:rsidP="55F015EE">
      <w:pPr>
        <w:keepNext/>
        <w:keepLines/>
        <w:spacing w:before="240"/>
        <w:rPr>
          <w:rFonts w:ascii="Arial" w:eastAsia="Arial" w:hAnsi="Arial" w:cs="Arial"/>
          <w:color w:val="2F5496" w:themeColor="accent1" w:themeShade="BF"/>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18"/>
        <w:gridCol w:w="868"/>
        <w:gridCol w:w="1044"/>
        <w:gridCol w:w="838"/>
        <w:gridCol w:w="912"/>
        <w:gridCol w:w="662"/>
        <w:gridCol w:w="691"/>
        <w:gridCol w:w="691"/>
        <w:gridCol w:w="824"/>
        <w:gridCol w:w="824"/>
        <w:gridCol w:w="1044"/>
      </w:tblGrid>
      <w:tr w:rsidR="003F6EC3" w14:paraId="5A36ABA1" w14:textId="77777777" w:rsidTr="55F015EE">
        <w:trPr>
          <w:trHeight w:val="225"/>
        </w:trPr>
        <w:tc>
          <w:tcPr>
            <w:tcW w:w="618" w:type="dxa"/>
            <w:tcBorders>
              <w:top w:val="single" w:sz="12" w:space="0" w:color="auto"/>
              <w:left w:val="nil"/>
              <w:bottom w:val="single" w:sz="6" w:space="0" w:color="auto"/>
              <w:right w:val="nil"/>
            </w:tcBorders>
            <w:tcMar>
              <w:left w:w="60" w:type="dxa"/>
              <w:right w:w="60" w:type="dxa"/>
            </w:tcMar>
            <w:vAlign w:val="bottom"/>
          </w:tcPr>
          <w:p w14:paraId="01043099"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color w:val="000000" w:themeColor="text1"/>
                <w:sz w:val="22"/>
                <w:szCs w:val="22"/>
              </w:rPr>
              <w:t> </w:t>
            </w:r>
          </w:p>
        </w:tc>
        <w:tc>
          <w:tcPr>
            <w:tcW w:w="868" w:type="dxa"/>
            <w:tcBorders>
              <w:top w:val="single" w:sz="12" w:space="0" w:color="auto"/>
              <w:left w:val="nil"/>
              <w:bottom w:val="single" w:sz="6" w:space="0" w:color="auto"/>
              <w:right w:val="nil"/>
            </w:tcBorders>
            <w:tcMar>
              <w:left w:w="60" w:type="dxa"/>
              <w:right w:w="60" w:type="dxa"/>
            </w:tcMar>
            <w:vAlign w:val="center"/>
          </w:tcPr>
          <w:p w14:paraId="18C91FE5"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Annotation</w:t>
            </w:r>
          </w:p>
        </w:tc>
        <w:tc>
          <w:tcPr>
            <w:tcW w:w="1044" w:type="dxa"/>
            <w:tcBorders>
              <w:top w:val="single" w:sz="12" w:space="0" w:color="auto"/>
              <w:left w:val="nil"/>
              <w:bottom w:val="single" w:sz="6" w:space="0" w:color="auto"/>
              <w:right w:val="nil"/>
            </w:tcBorders>
            <w:tcMar>
              <w:left w:w="60" w:type="dxa"/>
              <w:right w:w="60" w:type="dxa"/>
            </w:tcMar>
            <w:vAlign w:val="center"/>
          </w:tcPr>
          <w:p w14:paraId="76D96483"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 xml:space="preserve">WGS </w:t>
            </w:r>
          </w:p>
        </w:tc>
        <w:tc>
          <w:tcPr>
            <w:tcW w:w="838" w:type="dxa"/>
            <w:tcBorders>
              <w:top w:val="single" w:sz="12" w:space="0" w:color="auto"/>
              <w:left w:val="nil"/>
              <w:bottom w:val="single" w:sz="6" w:space="0" w:color="auto"/>
              <w:right w:val="nil"/>
            </w:tcBorders>
            <w:tcMar>
              <w:left w:w="60" w:type="dxa"/>
              <w:right w:w="60" w:type="dxa"/>
            </w:tcMar>
            <w:vAlign w:val="center"/>
          </w:tcPr>
          <w:p w14:paraId="0CF1F682"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WES</w:t>
            </w:r>
          </w:p>
        </w:tc>
        <w:tc>
          <w:tcPr>
            <w:tcW w:w="912" w:type="dxa"/>
            <w:tcBorders>
              <w:top w:val="single" w:sz="12" w:space="0" w:color="auto"/>
              <w:left w:val="nil"/>
              <w:bottom w:val="single" w:sz="6" w:space="0" w:color="auto"/>
              <w:right w:val="nil"/>
            </w:tcBorders>
            <w:tcMar>
              <w:left w:w="60" w:type="dxa"/>
              <w:right w:w="60" w:type="dxa"/>
            </w:tcMar>
            <w:vAlign w:val="center"/>
          </w:tcPr>
          <w:p w14:paraId="398A8D4D"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Intersection</w:t>
            </w:r>
          </w:p>
        </w:tc>
        <w:tc>
          <w:tcPr>
            <w:tcW w:w="662" w:type="dxa"/>
            <w:tcBorders>
              <w:top w:val="single" w:sz="12" w:space="0" w:color="auto"/>
              <w:left w:val="nil"/>
              <w:bottom w:val="single" w:sz="6" w:space="0" w:color="auto"/>
              <w:right w:val="nil"/>
            </w:tcBorders>
            <w:tcMar>
              <w:left w:w="60" w:type="dxa"/>
              <w:right w:w="60" w:type="dxa"/>
            </w:tcMar>
            <w:vAlign w:val="center"/>
          </w:tcPr>
          <w:p w14:paraId="135BA608"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 xml:space="preserve">Unique to WES </w:t>
            </w:r>
          </w:p>
        </w:tc>
        <w:tc>
          <w:tcPr>
            <w:tcW w:w="691" w:type="dxa"/>
            <w:tcBorders>
              <w:top w:val="single" w:sz="12" w:space="0" w:color="auto"/>
              <w:left w:val="nil"/>
              <w:bottom w:val="single" w:sz="6" w:space="0" w:color="auto"/>
              <w:right w:val="nil"/>
            </w:tcBorders>
            <w:tcMar>
              <w:left w:w="60" w:type="dxa"/>
              <w:right w:w="60" w:type="dxa"/>
            </w:tcMar>
            <w:vAlign w:val="center"/>
          </w:tcPr>
          <w:p w14:paraId="3DFD3954"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Present WES (%)</w:t>
            </w:r>
          </w:p>
        </w:tc>
        <w:tc>
          <w:tcPr>
            <w:tcW w:w="691" w:type="dxa"/>
            <w:tcBorders>
              <w:top w:val="single" w:sz="12" w:space="0" w:color="auto"/>
              <w:left w:val="nil"/>
              <w:bottom w:val="single" w:sz="6" w:space="0" w:color="auto"/>
              <w:right w:val="nil"/>
            </w:tcBorders>
            <w:tcMar>
              <w:left w:w="60" w:type="dxa"/>
              <w:right w:w="60" w:type="dxa"/>
            </w:tcMar>
            <w:vAlign w:val="center"/>
          </w:tcPr>
          <w:p w14:paraId="368D1CBD"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Missing WES (%)</w:t>
            </w:r>
          </w:p>
        </w:tc>
        <w:tc>
          <w:tcPr>
            <w:tcW w:w="824" w:type="dxa"/>
            <w:tcBorders>
              <w:top w:val="single" w:sz="12" w:space="0" w:color="auto"/>
              <w:left w:val="nil"/>
              <w:bottom w:val="single" w:sz="6" w:space="0" w:color="auto"/>
              <w:right w:val="nil"/>
            </w:tcBorders>
            <w:tcMar>
              <w:left w:w="60" w:type="dxa"/>
              <w:right w:w="60" w:type="dxa"/>
            </w:tcMar>
            <w:vAlign w:val="center"/>
          </w:tcPr>
          <w:p w14:paraId="5E94549A"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Present WGS (%)</w:t>
            </w:r>
          </w:p>
        </w:tc>
        <w:tc>
          <w:tcPr>
            <w:tcW w:w="824" w:type="dxa"/>
            <w:tcBorders>
              <w:top w:val="single" w:sz="12" w:space="0" w:color="auto"/>
              <w:left w:val="nil"/>
              <w:bottom w:val="single" w:sz="6" w:space="0" w:color="auto"/>
              <w:right w:val="nil"/>
            </w:tcBorders>
            <w:tcMar>
              <w:left w:w="60" w:type="dxa"/>
              <w:right w:w="60" w:type="dxa"/>
            </w:tcMar>
            <w:vAlign w:val="center"/>
          </w:tcPr>
          <w:p w14:paraId="7B7E7EE5"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Missing WGS (%)</w:t>
            </w:r>
          </w:p>
        </w:tc>
        <w:tc>
          <w:tcPr>
            <w:tcW w:w="1044" w:type="dxa"/>
            <w:tcBorders>
              <w:top w:val="single" w:sz="12" w:space="0" w:color="auto"/>
              <w:left w:val="nil"/>
              <w:bottom w:val="single" w:sz="6" w:space="0" w:color="auto"/>
              <w:right w:val="nil"/>
            </w:tcBorders>
            <w:tcMar>
              <w:left w:w="60" w:type="dxa"/>
              <w:right w:w="60" w:type="dxa"/>
            </w:tcMar>
            <w:vAlign w:val="center"/>
          </w:tcPr>
          <w:p w14:paraId="3ED7070F"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Union</w:t>
            </w:r>
          </w:p>
        </w:tc>
      </w:tr>
      <w:tr w:rsidR="003F6EC3" w14:paraId="67153B77" w14:textId="77777777" w:rsidTr="55F015EE">
        <w:trPr>
          <w:trHeight w:val="225"/>
        </w:trPr>
        <w:tc>
          <w:tcPr>
            <w:tcW w:w="618" w:type="dxa"/>
            <w:tcBorders>
              <w:top w:val="single" w:sz="6" w:space="0" w:color="auto"/>
              <w:left w:val="nil"/>
              <w:bottom w:val="nil"/>
              <w:right w:val="nil"/>
            </w:tcBorders>
            <w:tcMar>
              <w:left w:w="60" w:type="dxa"/>
              <w:right w:w="60" w:type="dxa"/>
            </w:tcMar>
            <w:vAlign w:val="center"/>
          </w:tcPr>
          <w:p w14:paraId="7E632FE1"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SNPs+</w:t>
            </w:r>
          </w:p>
        </w:tc>
        <w:tc>
          <w:tcPr>
            <w:tcW w:w="868" w:type="dxa"/>
            <w:tcBorders>
              <w:top w:val="single" w:sz="6" w:space="0" w:color="auto"/>
              <w:left w:val="nil"/>
              <w:bottom w:val="nil"/>
              <w:right w:val="nil"/>
            </w:tcBorders>
            <w:tcMar>
              <w:left w:w="60" w:type="dxa"/>
              <w:right w:w="60" w:type="dxa"/>
            </w:tcMar>
            <w:vAlign w:val="center"/>
          </w:tcPr>
          <w:p w14:paraId="3E30B643"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 xml:space="preserve">Coding </w:t>
            </w:r>
          </w:p>
        </w:tc>
        <w:tc>
          <w:tcPr>
            <w:tcW w:w="1044" w:type="dxa"/>
            <w:tcBorders>
              <w:top w:val="single" w:sz="6" w:space="0" w:color="auto"/>
              <w:left w:val="nil"/>
              <w:bottom w:val="nil"/>
              <w:right w:val="nil"/>
            </w:tcBorders>
            <w:tcMar>
              <w:left w:w="60" w:type="dxa"/>
              <w:right w:w="60" w:type="dxa"/>
            </w:tcMar>
            <w:vAlign w:val="center"/>
          </w:tcPr>
          <w:p w14:paraId="6DCCF4FD"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12,563,849</w:t>
            </w:r>
          </w:p>
        </w:tc>
        <w:tc>
          <w:tcPr>
            <w:tcW w:w="838" w:type="dxa"/>
            <w:tcBorders>
              <w:top w:val="single" w:sz="6" w:space="0" w:color="auto"/>
              <w:left w:val="nil"/>
              <w:bottom w:val="nil"/>
              <w:right w:val="nil"/>
            </w:tcBorders>
            <w:tcMar>
              <w:left w:w="60" w:type="dxa"/>
              <w:right w:w="60" w:type="dxa"/>
            </w:tcMar>
            <w:vAlign w:val="center"/>
          </w:tcPr>
          <w:p w14:paraId="6ADF8724"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10,997,033</w:t>
            </w:r>
          </w:p>
        </w:tc>
        <w:tc>
          <w:tcPr>
            <w:tcW w:w="912" w:type="dxa"/>
            <w:tcBorders>
              <w:top w:val="single" w:sz="6" w:space="0" w:color="auto"/>
              <w:left w:val="nil"/>
              <w:bottom w:val="nil"/>
              <w:right w:val="nil"/>
            </w:tcBorders>
            <w:tcMar>
              <w:left w:w="60" w:type="dxa"/>
              <w:right w:w="60" w:type="dxa"/>
            </w:tcMar>
            <w:vAlign w:val="center"/>
          </w:tcPr>
          <w:p w14:paraId="1C506C63"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10,813,189</w:t>
            </w:r>
          </w:p>
        </w:tc>
        <w:tc>
          <w:tcPr>
            <w:tcW w:w="662" w:type="dxa"/>
            <w:tcBorders>
              <w:top w:val="single" w:sz="6" w:space="0" w:color="auto"/>
              <w:left w:val="nil"/>
              <w:bottom w:val="nil"/>
              <w:right w:val="nil"/>
            </w:tcBorders>
            <w:tcMar>
              <w:left w:w="60" w:type="dxa"/>
              <w:right w:w="60" w:type="dxa"/>
            </w:tcMar>
            <w:vAlign w:val="center"/>
          </w:tcPr>
          <w:p w14:paraId="545AD2A1"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183,844</w:t>
            </w:r>
          </w:p>
        </w:tc>
        <w:tc>
          <w:tcPr>
            <w:tcW w:w="691" w:type="dxa"/>
            <w:tcBorders>
              <w:top w:val="single" w:sz="6" w:space="0" w:color="auto"/>
              <w:left w:val="nil"/>
              <w:bottom w:val="nil"/>
              <w:right w:val="nil"/>
            </w:tcBorders>
            <w:tcMar>
              <w:left w:w="60" w:type="dxa"/>
              <w:right w:w="60" w:type="dxa"/>
            </w:tcMar>
            <w:vAlign w:val="center"/>
          </w:tcPr>
          <w:p w14:paraId="3B4F3AF6"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86.267</w:t>
            </w:r>
          </w:p>
        </w:tc>
        <w:tc>
          <w:tcPr>
            <w:tcW w:w="691" w:type="dxa"/>
            <w:tcBorders>
              <w:top w:val="single" w:sz="6" w:space="0" w:color="auto"/>
              <w:left w:val="nil"/>
              <w:bottom w:val="nil"/>
              <w:right w:val="nil"/>
            </w:tcBorders>
            <w:tcMar>
              <w:left w:w="60" w:type="dxa"/>
              <w:right w:w="60" w:type="dxa"/>
            </w:tcMar>
            <w:vAlign w:val="center"/>
          </w:tcPr>
          <w:p w14:paraId="6995CC5A"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13.733</w:t>
            </w:r>
          </w:p>
        </w:tc>
        <w:tc>
          <w:tcPr>
            <w:tcW w:w="824" w:type="dxa"/>
            <w:tcBorders>
              <w:top w:val="single" w:sz="6" w:space="0" w:color="auto"/>
              <w:left w:val="nil"/>
              <w:bottom w:val="nil"/>
              <w:right w:val="nil"/>
            </w:tcBorders>
            <w:tcMar>
              <w:left w:w="60" w:type="dxa"/>
              <w:right w:w="60" w:type="dxa"/>
            </w:tcMar>
            <w:vAlign w:val="center"/>
          </w:tcPr>
          <w:p w14:paraId="32CD827F"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98.558</w:t>
            </w:r>
          </w:p>
        </w:tc>
        <w:tc>
          <w:tcPr>
            <w:tcW w:w="824" w:type="dxa"/>
            <w:tcBorders>
              <w:top w:val="single" w:sz="6" w:space="0" w:color="auto"/>
              <w:left w:val="nil"/>
              <w:bottom w:val="nil"/>
              <w:right w:val="nil"/>
            </w:tcBorders>
            <w:tcMar>
              <w:left w:w="60" w:type="dxa"/>
              <w:right w:w="60" w:type="dxa"/>
            </w:tcMar>
            <w:vAlign w:val="center"/>
          </w:tcPr>
          <w:p w14:paraId="111407E6"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1.442</w:t>
            </w:r>
          </w:p>
        </w:tc>
        <w:tc>
          <w:tcPr>
            <w:tcW w:w="1044" w:type="dxa"/>
            <w:tcBorders>
              <w:top w:val="single" w:sz="6" w:space="0" w:color="auto"/>
              <w:left w:val="nil"/>
              <w:bottom w:val="nil"/>
              <w:right w:val="nil"/>
            </w:tcBorders>
            <w:tcMar>
              <w:left w:w="60" w:type="dxa"/>
              <w:right w:w="60" w:type="dxa"/>
            </w:tcMar>
            <w:vAlign w:val="center"/>
          </w:tcPr>
          <w:p w14:paraId="487FBA27"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12,747,693</w:t>
            </w:r>
          </w:p>
        </w:tc>
      </w:tr>
      <w:tr w:rsidR="003F6EC3" w14:paraId="52ACA7F6" w14:textId="77777777" w:rsidTr="55F015EE">
        <w:trPr>
          <w:trHeight w:val="225"/>
        </w:trPr>
        <w:tc>
          <w:tcPr>
            <w:tcW w:w="618" w:type="dxa"/>
            <w:tcBorders>
              <w:top w:val="nil"/>
              <w:left w:val="nil"/>
              <w:bottom w:val="nil"/>
              <w:right w:val="nil"/>
            </w:tcBorders>
            <w:tcMar>
              <w:left w:w="60" w:type="dxa"/>
              <w:right w:w="60" w:type="dxa"/>
            </w:tcMar>
            <w:vAlign w:val="center"/>
          </w:tcPr>
          <w:p w14:paraId="34972124"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 xml:space="preserve"> Indels</w:t>
            </w:r>
          </w:p>
        </w:tc>
        <w:tc>
          <w:tcPr>
            <w:tcW w:w="868" w:type="dxa"/>
            <w:tcBorders>
              <w:top w:val="nil"/>
              <w:left w:val="nil"/>
              <w:bottom w:val="nil"/>
              <w:right w:val="nil"/>
            </w:tcBorders>
            <w:tcMar>
              <w:left w:w="60" w:type="dxa"/>
              <w:right w:w="60" w:type="dxa"/>
            </w:tcMar>
            <w:vAlign w:val="center"/>
          </w:tcPr>
          <w:p w14:paraId="24DF44E9"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Splice</w:t>
            </w:r>
          </w:p>
        </w:tc>
        <w:tc>
          <w:tcPr>
            <w:tcW w:w="1044" w:type="dxa"/>
            <w:tcBorders>
              <w:top w:val="nil"/>
              <w:left w:val="nil"/>
              <w:bottom w:val="nil"/>
              <w:right w:val="nil"/>
            </w:tcBorders>
            <w:tcMar>
              <w:left w:w="60" w:type="dxa"/>
              <w:right w:w="60" w:type="dxa"/>
            </w:tcMar>
            <w:vAlign w:val="center"/>
          </w:tcPr>
          <w:p w14:paraId="24636887"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922,111</w:t>
            </w:r>
          </w:p>
        </w:tc>
        <w:tc>
          <w:tcPr>
            <w:tcW w:w="838" w:type="dxa"/>
            <w:tcBorders>
              <w:top w:val="nil"/>
              <w:left w:val="nil"/>
              <w:bottom w:val="nil"/>
              <w:right w:val="nil"/>
            </w:tcBorders>
            <w:tcMar>
              <w:left w:w="60" w:type="dxa"/>
              <w:right w:w="60" w:type="dxa"/>
            </w:tcMar>
            <w:vAlign w:val="center"/>
          </w:tcPr>
          <w:p w14:paraId="14ADBA45"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799,114</w:t>
            </w:r>
          </w:p>
        </w:tc>
        <w:tc>
          <w:tcPr>
            <w:tcW w:w="912" w:type="dxa"/>
            <w:tcBorders>
              <w:top w:val="nil"/>
              <w:left w:val="nil"/>
              <w:bottom w:val="nil"/>
              <w:right w:val="nil"/>
            </w:tcBorders>
            <w:tcMar>
              <w:left w:w="60" w:type="dxa"/>
              <w:right w:w="60" w:type="dxa"/>
            </w:tcMar>
            <w:vAlign w:val="center"/>
          </w:tcPr>
          <w:p w14:paraId="67CF9785"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784,865</w:t>
            </w:r>
          </w:p>
        </w:tc>
        <w:tc>
          <w:tcPr>
            <w:tcW w:w="662" w:type="dxa"/>
            <w:tcBorders>
              <w:top w:val="nil"/>
              <w:left w:val="nil"/>
              <w:bottom w:val="nil"/>
              <w:right w:val="nil"/>
            </w:tcBorders>
            <w:tcMar>
              <w:left w:w="60" w:type="dxa"/>
              <w:right w:w="60" w:type="dxa"/>
            </w:tcMar>
            <w:vAlign w:val="center"/>
          </w:tcPr>
          <w:p w14:paraId="21F4BAD6"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14,249</w:t>
            </w:r>
          </w:p>
        </w:tc>
        <w:tc>
          <w:tcPr>
            <w:tcW w:w="691" w:type="dxa"/>
            <w:tcBorders>
              <w:top w:val="nil"/>
              <w:left w:val="nil"/>
              <w:bottom w:val="nil"/>
              <w:right w:val="nil"/>
            </w:tcBorders>
            <w:tcMar>
              <w:left w:w="60" w:type="dxa"/>
              <w:right w:w="60" w:type="dxa"/>
            </w:tcMar>
            <w:vAlign w:val="center"/>
          </w:tcPr>
          <w:p w14:paraId="44B05E56"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85.343</w:t>
            </w:r>
          </w:p>
        </w:tc>
        <w:tc>
          <w:tcPr>
            <w:tcW w:w="691" w:type="dxa"/>
            <w:tcBorders>
              <w:top w:val="nil"/>
              <w:left w:val="nil"/>
              <w:bottom w:val="nil"/>
              <w:right w:val="nil"/>
            </w:tcBorders>
            <w:tcMar>
              <w:left w:w="60" w:type="dxa"/>
              <w:right w:w="60" w:type="dxa"/>
            </w:tcMar>
            <w:vAlign w:val="center"/>
          </w:tcPr>
          <w:p w14:paraId="3D1FE4BB"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14.657</w:t>
            </w:r>
          </w:p>
        </w:tc>
        <w:tc>
          <w:tcPr>
            <w:tcW w:w="824" w:type="dxa"/>
            <w:tcBorders>
              <w:top w:val="nil"/>
              <w:left w:val="nil"/>
              <w:bottom w:val="nil"/>
              <w:right w:val="nil"/>
            </w:tcBorders>
            <w:tcMar>
              <w:left w:w="60" w:type="dxa"/>
              <w:right w:w="60" w:type="dxa"/>
            </w:tcMar>
            <w:vAlign w:val="center"/>
          </w:tcPr>
          <w:p w14:paraId="0B96AB76"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98.478</w:t>
            </w:r>
          </w:p>
        </w:tc>
        <w:tc>
          <w:tcPr>
            <w:tcW w:w="824" w:type="dxa"/>
            <w:tcBorders>
              <w:top w:val="nil"/>
              <w:left w:val="nil"/>
              <w:bottom w:val="nil"/>
              <w:right w:val="nil"/>
            </w:tcBorders>
            <w:tcMar>
              <w:left w:w="60" w:type="dxa"/>
              <w:right w:w="60" w:type="dxa"/>
            </w:tcMar>
            <w:vAlign w:val="center"/>
          </w:tcPr>
          <w:p w14:paraId="2E3C72F5"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1.522</w:t>
            </w:r>
          </w:p>
        </w:tc>
        <w:tc>
          <w:tcPr>
            <w:tcW w:w="1044" w:type="dxa"/>
            <w:tcBorders>
              <w:top w:val="nil"/>
              <w:left w:val="nil"/>
              <w:bottom w:val="nil"/>
              <w:right w:val="nil"/>
            </w:tcBorders>
            <w:tcMar>
              <w:left w:w="60" w:type="dxa"/>
              <w:right w:w="60" w:type="dxa"/>
            </w:tcMar>
            <w:vAlign w:val="center"/>
          </w:tcPr>
          <w:p w14:paraId="6012F778"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936,360</w:t>
            </w:r>
          </w:p>
        </w:tc>
      </w:tr>
      <w:tr w:rsidR="003F6EC3" w14:paraId="72174C57" w14:textId="77777777" w:rsidTr="55F015EE">
        <w:trPr>
          <w:trHeight w:val="225"/>
        </w:trPr>
        <w:tc>
          <w:tcPr>
            <w:tcW w:w="618" w:type="dxa"/>
            <w:tcBorders>
              <w:top w:val="nil"/>
              <w:left w:val="nil"/>
              <w:bottom w:val="nil"/>
              <w:right w:val="nil"/>
            </w:tcBorders>
            <w:tcMar>
              <w:left w:w="60" w:type="dxa"/>
              <w:right w:w="60" w:type="dxa"/>
            </w:tcMar>
            <w:vAlign w:val="bottom"/>
          </w:tcPr>
          <w:p w14:paraId="44B45B63"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5622C8B2" w14:textId="01BBD258"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5</w:t>
            </w:r>
            <w:r w:rsidR="007C1498" w:rsidRPr="29C47E82">
              <w:rPr>
                <w:rFonts w:ascii="Arial" w:eastAsia="Arial" w:hAnsi="Arial" w:cs="Arial"/>
                <w:b/>
                <w:color w:val="000000" w:themeColor="text1"/>
                <w:sz w:val="22"/>
                <w:szCs w:val="22"/>
              </w:rPr>
              <w:t>’</w:t>
            </w:r>
            <w:r w:rsidRPr="29C47E82">
              <w:rPr>
                <w:rFonts w:ascii="Arial" w:eastAsia="Arial" w:hAnsi="Arial" w:cs="Arial"/>
                <w:b/>
                <w:color w:val="000000" w:themeColor="text1"/>
                <w:sz w:val="22"/>
                <w:szCs w:val="22"/>
              </w:rPr>
              <w:t xml:space="preserve"> UTR</w:t>
            </w:r>
          </w:p>
        </w:tc>
        <w:tc>
          <w:tcPr>
            <w:tcW w:w="1044" w:type="dxa"/>
            <w:tcBorders>
              <w:top w:val="nil"/>
              <w:left w:val="nil"/>
              <w:bottom w:val="nil"/>
              <w:right w:val="nil"/>
            </w:tcBorders>
            <w:tcMar>
              <w:left w:w="60" w:type="dxa"/>
              <w:right w:w="60" w:type="dxa"/>
            </w:tcMar>
            <w:vAlign w:val="center"/>
          </w:tcPr>
          <w:p w14:paraId="0F7A2571"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3,127,742</w:t>
            </w:r>
          </w:p>
        </w:tc>
        <w:tc>
          <w:tcPr>
            <w:tcW w:w="838" w:type="dxa"/>
            <w:tcBorders>
              <w:top w:val="nil"/>
              <w:left w:val="nil"/>
              <w:bottom w:val="nil"/>
              <w:right w:val="nil"/>
            </w:tcBorders>
            <w:tcMar>
              <w:left w:w="60" w:type="dxa"/>
              <w:right w:w="60" w:type="dxa"/>
            </w:tcMar>
            <w:vAlign w:val="center"/>
          </w:tcPr>
          <w:p w14:paraId="5BFB0C2F"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973,615</w:t>
            </w:r>
          </w:p>
        </w:tc>
        <w:tc>
          <w:tcPr>
            <w:tcW w:w="912" w:type="dxa"/>
            <w:tcBorders>
              <w:top w:val="nil"/>
              <w:left w:val="nil"/>
              <w:bottom w:val="nil"/>
              <w:right w:val="nil"/>
            </w:tcBorders>
            <w:tcMar>
              <w:left w:w="60" w:type="dxa"/>
              <w:right w:w="60" w:type="dxa"/>
            </w:tcMar>
            <w:vAlign w:val="center"/>
          </w:tcPr>
          <w:p w14:paraId="490F4063"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944,458</w:t>
            </w:r>
          </w:p>
        </w:tc>
        <w:tc>
          <w:tcPr>
            <w:tcW w:w="662" w:type="dxa"/>
            <w:tcBorders>
              <w:top w:val="nil"/>
              <w:left w:val="nil"/>
              <w:bottom w:val="nil"/>
              <w:right w:val="nil"/>
            </w:tcBorders>
            <w:tcMar>
              <w:left w:w="60" w:type="dxa"/>
              <w:right w:w="60" w:type="dxa"/>
            </w:tcMar>
            <w:vAlign w:val="center"/>
          </w:tcPr>
          <w:p w14:paraId="69260395"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29,157</w:t>
            </w:r>
          </w:p>
        </w:tc>
        <w:tc>
          <w:tcPr>
            <w:tcW w:w="691" w:type="dxa"/>
            <w:tcBorders>
              <w:top w:val="nil"/>
              <w:left w:val="nil"/>
              <w:bottom w:val="nil"/>
              <w:right w:val="nil"/>
            </w:tcBorders>
            <w:tcMar>
              <w:left w:w="60" w:type="dxa"/>
              <w:right w:w="60" w:type="dxa"/>
            </w:tcMar>
            <w:vAlign w:val="center"/>
          </w:tcPr>
          <w:p w14:paraId="7264615D"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30.841</w:t>
            </w:r>
          </w:p>
        </w:tc>
        <w:tc>
          <w:tcPr>
            <w:tcW w:w="691" w:type="dxa"/>
            <w:tcBorders>
              <w:top w:val="nil"/>
              <w:left w:val="nil"/>
              <w:bottom w:val="nil"/>
              <w:right w:val="nil"/>
            </w:tcBorders>
            <w:tcMar>
              <w:left w:w="60" w:type="dxa"/>
              <w:right w:w="60" w:type="dxa"/>
            </w:tcMar>
            <w:vAlign w:val="center"/>
          </w:tcPr>
          <w:p w14:paraId="0FF81EC1"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69.159</w:t>
            </w:r>
          </w:p>
        </w:tc>
        <w:tc>
          <w:tcPr>
            <w:tcW w:w="824" w:type="dxa"/>
            <w:tcBorders>
              <w:top w:val="nil"/>
              <w:left w:val="nil"/>
              <w:bottom w:val="nil"/>
              <w:right w:val="nil"/>
            </w:tcBorders>
            <w:tcMar>
              <w:left w:w="60" w:type="dxa"/>
              <w:right w:w="60" w:type="dxa"/>
            </w:tcMar>
            <w:vAlign w:val="center"/>
          </w:tcPr>
          <w:p w14:paraId="3CC0903B"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99.076</w:t>
            </w:r>
          </w:p>
        </w:tc>
        <w:tc>
          <w:tcPr>
            <w:tcW w:w="824" w:type="dxa"/>
            <w:tcBorders>
              <w:top w:val="nil"/>
              <w:left w:val="nil"/>
              <w:bottom w:val="nil"/>
              <w:right w:val="nil"/>
            </w:tcBorders>
            <w:tcMar>
              <w:left w:w="60" w:type="dxa"/>
              <w:right w:w="60" w:type="dxa"/>
            </w:tcMar>
            <w:vAlign w:val="center"/>
          </w:tcPr>
          <w:p w14:paraId="4269F12A"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0.924</w:t>
            </w:r>
          </w:p>
        </w:tc>
        <w:tc>
          <w:tcPr>
            <w:tcW w:w="1044" w:type="dxa"/>
            <w:tcBorders>
              <w:top w:val="nil"/>
              <w:left w:val="nil"/>
              <w:bottom w:val="nil"/>
              <w:right w:val="nil"/>
            </w:tcBorders>
            <w:tcMar>
              <w:left w:w="60" w:type="dxa"/>
              <w:right w:w="60" w:type="dxa"/>
            </w:tcMar>
            <w:vAlign w:val="center"/>
          </w:tcPr>
          <w:p w14:paraId="7555A7E7"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3,156,899</w:t>
            </w:r>
          </w:p>
        </w:tc>
      </w:tr>
      <w:tr w:rsidR="003F6EC3" w14:paraId="1B590EBA" w14:textId="77777777" w:rsidTr="55F015EE">
        <w:trPr>
          <w:trHeight w:val="225"/>
        </w:trPr>
        <w:tc>
          <w:tcPr>
            <w:tcW w:w="618" w:type="dxa"/>
            <w:tcBorders>
              <w:top w:val="nil"/>
              <w:left w:val="nil"/>
              <w:bottom w:val="nil"/>
              <w:right w:val="nil"/>
            </w:tcBorders>
            <w:tcMar>
              <w:left w:w="60" w:type="dxa"/>
              <w:right w:w="60" w:type="dxa"/>
            </w:tcMar>
            <w:vAlign w:val="bottom"/>
          </w:tcPr>
          <w:p w14:paraId="02D89687"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4A136254" w14:textId="050D5545"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3</w:t>
            </w:r>
            <w:r w:rsidR="007C1498" w:rsidRPr="29C47E82">
              <w:rPr>
                <w:rFonts w:ascii="Arial" w:eastAsia="Arial" w:hAnsi="Arial" w:cs="Arial"/>
                <w:b/>
                <w:color w:val="000000" w:themeColor="text1"/>
                <w:sz w:val="22"/>
                <w:szCs w:val="22"/>
              </w:rPr>
              <w:t>’</w:t>
            </w:r>
            <w:r w:rsidRPr="29C47E82">
              <w:rPr>
                <w:rFonts w:ascii="Arial" w:eastAsia="Arial" w:hAnsi="Arial" w:cs="Arial"/>
                <w:b/>
                <w:color w:val="000000" w:themeColor="text1"/>
                <w:sz w:val="22"/>
                <w:szCs w:val="22"/>
              </w:rPr>
              <w:t xml:space="preserve"> UTR</w:t>
            </w:r>
          </w:p>
        </w:tc>
        <w:tc>
          <w:tcPr>
            <w:tcW w:w="1044" w:type="dxa"/>
            <w:tcBorders>
              <w:top w:val="nil"/>
              <w:left w:val="nil"/>
              <w:bottom w:val="nil"/>
              <w:right w:val="nil"/>
            </w:tcBorders>
            <w:tcMar>
              <w:left w:w="60" w:type="dxa"/>
              <w:right w:w="60" w:type="dxa"/>
            </w:tcMar>
            <w:vAlign w:val="center"/>
          </w:tcPr>
          <w:p w14:paraId="64B00D94"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13,941,989</w:t>
            </w:r>
          </w:p>
        </w:tc>
        <w:tc>
          <w:tcPr>
            <w:tcW w:w="838" w:type="dxa"/>
            <w:tcBorders>
              <w:top w:val="nil"/>
              <w:left w:val="nil"/>
              <w:bottom w:val="nil"/>
              <w:right w:val="nil"/>
            </w:tcBorders>
            <w:tcMar>
              <w:left w:w="60" w:type="dxa"/>
              <w:right w:w="60" w:type="dxa"/>
            </w:tcMar>
            <w:vAlign w:val="center"/>
          </w:tcPr>
          <w:p w14:paraId="5105C82C"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1,406,375</w:t>
            </w:r>
          </w:p>
        </w:tc>
        <w:tc>
          <w:tcPr>
            <w:tcW w:w="912" w:type="dxa"/>
            <w:tcBorders>
              <w:top w:val="nil"/>
              <w:left w:val="nil"/>
              <w:bottom w:val="nil"/>
              <w:right w:val="nil"/>
            </w:tcBorders>
            <w:tcMar>
              <w:left w:w="60" w:type="dxa"/>
              <w:right w:w="60" w:type="dxa"/>
            </w:tcMar>
            <w:vAlign w:val="center"/>
          </w:tcPr>
          <w:p w14:paraId="65DD1EEB"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1,366,180</w:t>
            </w:r>
          </w:p>
        </w:tc>
        <w:tc>
          <w:tcPr>
            <w:tcW w:w="662" w:type="dxa"/>
            <w:tcBorders>
              <w:top w:val="nil"/>
              <w:left w:val="nil"/>
              <w:bottom w:val="nil"/>
              <w:right w:val="nil"/>
            </w:tcBorders>
            <w:tcMar>
              <w:left w:w="60" w:type="dxa"/>
              <w:right w:w="60" w:type="dxa"/>
            </w:tcMar>
            <w:vAlign w:val="center"/>
          </w:tcPr>
          <w:p w14:paraId="6EF7FC87"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40,195</w:t>
            </w:r>
          </w:p>
        </w:tc>
        <w:tc>
          <w:tcPr>
            <w:tcW w:w="691" w:type="dxa"/>
            <w:tcBorders>
              <w:top w:val="nil"/>
              <w:left w:val="nil"/>
              <w:bottom w:val="nil"/>
              <w:right w:val="nil"/>
            </w:tcBorders>
            <w:tcMar>
              <w:left w:w="60" w:type="dxa"/>
              <w:right w:w="60" w:type="dxa"/>
            </w:tcMar>
            <w:vAlign w:val="center"/>
          </w:tcPr>
          <w:p w14:paraId="3A9FBB1C"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10.058</w:t>
            </w:r>
          </w:p>
        </w:tc>
        <w:tc>
          <w:tcPr>
            <w:tcW w:w="691" w:type="dxa"/>
            <w:tcBorders>
              <w:top w:val="nil"/>
              <w:left w:val="nil"/>
              <w:bottom w:val="nil"/>
              <w:right w:val="nil"/>
            </w:tcBorders>
            <w:tcMar>
              <w:left w:w="60" w:type="dxa"/>
              <w:right w:w="60" w:type="dxa"/>
            </w:tcMar>
            <w:vAlign w:val="center"/>
          </w:tcPr>
          <w:p w14:paraId="1CD9E296"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89.942</w:t>
            </w:r>
          </w:p>
        </w:tc>
        <w:tc>
          <w:tcPr>
            <w:tcW w:w="824" w:type="dxa"/>
            <w:tcBorders>
              <w:top w:val="nil"/>
              <w:left w:val="nil"/>
              <w:bottom w:val="nil"/>
              <w:right w:val="nil"/>
            </w:tcBorders>
            <w:tcMar>
              <w:left w:w="60" w:type="dxa"/>
              <w:right w:w="60" w:type="dxa"/>
            </w:tcMar>
            <w:vAlign w:val="center"/>
          </w:tcPr>
          <w:p w14:paraId="6DD65DEB"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99.713</w:t>
            </w:r>
          </w:p>
        </w:tc>
        <w:tc>
          <w:tcPr>
            <w:tcW w:w="824" w:type="dxa"/>
            <w:tcBorders>
              <w:top w:val="nil"/>
              <w:left w:val="nil"/>
              <w:bottom w:val="nil"/>
              <w:right w:val="nil"/>
            </w:tcBorders>
            <w:tcMar>
              <w:left w:w="60" w:type="dxa"/>
              <w:right w:w="60" w:type="dxa"/>
            </w:tcMar>
            <w:vAlign w:val="center"/>
          </w:tcPr>
          <w:p w14:paraId="53DE00DF"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0.287</w:t>
            </w:r>
          </w:p>
        </w:tc>
        <w:tc>
          <w:tcPr>
            <w:tcW w:w="1044" w:type="dxa"/>
            <w:tcBorders>
              <w:top w:val="nil"/>
              <w:left w:val="nil"/>
              <w:bottom w:val="nil"/>
              <w:right w:val="nil"/>
            </w:tcBorders>
            <w:tcMar>
              <w:left w:w="60" w:type="dxa"/>
              <w:right w:w="60" w:type="dxa"/>
            </w:tcMar>
            <w:vAlign w:val="center"/>
          </w:tcPr>
          <w:p w14:paraId="06D458A3"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13,982,184</w:t>
            </w:r>
          </w:p>
        </w:tc>
      </w:tr>
      <w:tr w:rsidR="003F6EC3" w14:paraId="04452E53" w14:textId="77777777" w:rsidTr="55F015EE">
        <w:trPr>
          <w:trHeight w:val="225"/>
        </w:trPr>
        <w:tc>
          <w:tcPr>
            <w:tcW w:w="618" w:type="dxa"/>
            <w:tcBorders>
              <w:top w:val="nil"/>
              <w:left w:val="nil"/>
              <w:bottom w:val="nil"/>
              <w:right w:val="nil"/>
            </w:tcBorders>
            <w:tcMar>
              <w:left w:w="60" w:type="dxa"/>
              <w:right w:w="60" w:type="dxa"/>
            </w:tcMar>
            <w:vAlign w:val="bottom"/>
          </w:tcPr>
          <w:p w14:paraId="4296C12C"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2C7D9964" w14:textId="77777777" w:rsidR="003F6EC3" w:rsidRDefault="003F6EC3" w:rsidP="55F015EE">
            <w:pPr>
              <w:rPr>
                <w:rFonts w:ascii="Arial" w:eastAsia="Arial" w:hAnsi="Arial" w:cs="Arial"/>
                <w:color w:val="000000" w:themeColor="text1"/>
                <w:sz w:val="22"/>
                <w:szCs w:val="22"/>
              </w:rPr>
            </w:pPr>
            <w:r w:rsidRPr="29C47E82">
              <w:rPr>
                <w:rFonts w:ascii="Arial" w:eastAsia="Arial" w:hAnsi="Arial" w:cs="Arial"/>
                <w:b/>
                <w:color w:val="000000" w:themeColor="text1"/>
                <w:sz w:val="22"/>
                <w:szCs w:val="22"/>
              </w:rPr>
              <w:t>Proximal</w:t>
            </w:r>
          </w:p>
        </w:tc>
        <w:tc>
          <w:tcPr>
            <w:tcW w:w="1044" w:type="dxa"/>
            <w:tcBorders>
              <w:top w:val="nil"/>
              <w:left w:val="nil"/>
              <w:bottom w:val="nil"/>
              <w:right w:val="nil"/>
            </w:tcBorders>
            <w:tcMar>
              <w:left w:w="60" w:type="dxa"/>
              <w:right w:w="60" w:type="dxa"/>
            </w:tcMar>
            <w:vAlign w:val="center"/>
          </w:tcPr>
          <w:p w14:paraId="69725416"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490,613,217</w:t>
            </w:r>
          </w:p>
        </w:tc>
        <w:tc>
          <w:tcPr>
            <w:tcW w:w="838" w:type="dxa"/>
            <w:tcBorders>
              <w:top w:val="nil"/>
              <w:left w:val="nil"/>
              <w:bottom w:val="nil"/>
              <w:right w:val="nil"/>
            </w:tcBorders>
            <w:tcMar>
              <w:left w:w="60" w:type="dxa"/>
              <w:right w:w="60" w:type="dxa"/>
            </w:tcMar>
            <w:vAlign w:val="center"/>
          </w:tcPr>
          <w:p w14:paraId="6210CA20"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12,482,022</w:t>
            </w:r>
          </w:p>
        </w:tc>
        <w:tc>
          <w:tcPr>
            <w:tcW w:w="912" w:type="dxa"/>
            <w:tcBorders>
              <w:top w:val="nil"/>
              <w:left w:val="nil"/>
              <w:bottom w:val="nil"/>
              <w:right w:val="nil"/>
            </w:tcBorders>
            <w:tcMar>
              <w:left w:w="60" w:type="dxa"/>
              <w:right w:w="60" w:type="dxa"/>
            </w:tcMar>
            <w:vAlign w:val="center"/>
          </w:tcPr>
          <w:p w14:paraId="39270A50"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11,988,515</w:t>
            </w:r>
          </w:p>
        </w:tc>
        <w:tc>
          <w:tcPr>
            <w:tcW w:w="662" w:type="dxa"/>
            <w:tcBorders>
              <w:top w:val="nil"/>
              <w:left w:val="nil"/>
              <w:bottom w:val="nil"/>
              <w:right w:val="nil"/>
            </w:tcBorders>
            <w:tcMar>
              <w:left w:w="60" w:type="dxa"/>
              <w:right w:w="60" w:type="dxa"/>
            </w:tcMar>
            <w:vAlign w:val="center"/>
          </w:tcPr>
          <w:p w14:paraId="29C36CFD"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493,507</w:t>
            </w:r>
          </w:p>
        </w:tc>
        <w:tc>
          <w:tcPr>
            <w:tcW w:w="691" w:type="dxa"/>
            <w:tcBorders>
              <w:top w:val="nil"/>
              <w:left w:val="nil"/>
              <w:bottom w:val="nil"/>
              <w:right w:val="nil"/>
            </w:tcBorders>
            <w:tcMar>
              <w:left w:w="60" w:type="dxa"/>
              <w:right w:w="60" w:type="dxa"/>
            </w:tcMar>
            <w:vAlign w:val="center"/>
          </w:tcPr>
          <w:p w14:paraId="4938FC27"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2.542</w:t>
            </w:r>
          </w:p>
        </w:tc>
        <w:tc>
          <w:tcPr>
            <w:tcW w:w="691" w:type="dxa"/>
            <w:tcBorders>
              <w:top w:val="nil"/>
              <w:left w:val="nil"/>
              <w:bottom w:val="nil"/>
              <w:right w:val="nil"/>
            </w:tcBorders>
            <w:tcMar>
              <w:left w:w="60" w:type="dxa"/>
              <w:right w:w="60" w:type="dxa"/>
            </w:tcMar>
            <w:vAlign w:val="center"/>
          </w:tcPr>
          <w:p w14:paraId="2A2E40A2"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97.458</w:t>
            </w:r>
          </w:p>
        </w:tc>
        <w:tc>
          <w:tcPr>
            <w:tcW w:w="824" w:type="dxa"/>
            <w:tcBorders>
              <w:top w:val="nil"/>
              <w:left w:val="nil"/>
              <w:bottom w:val="nil"/>
              <w:right w:val="nil"/>
            </w:tcBorders>
            <w:tcMar>
              <w:left w:w="60" w:type="dxa"/>
              <w:right w:w="60" w:type="dxa"/>
            </w:tcMar>
            <w:vAlign w:val="center"/>
          </w:tcPr>
          <w:p w14:paraId="4B723FDF"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99.900</w:t>
            </w:r>
          </w:p>
        </w:tc>
        <w:tc>
          <w:tcPr>
            <w:tcW w:w="824" w:type="dxa"/>
            <w:tcBorders>
              <w:top w:val="nil"/>
              <w:left w:val="nil"/>
              <w:bottom w:val="nil"/>
              <w:right w:val="nil"/>
            </w:tcBorders>
            <w:tcMar>
              <w:left w:w="60" w:type="dxa"/>
              <w:right w:w="60" w:type="dxa"/>
            </w:tcMar>
            <w:vAlign w:val="center"/>
          </w:tcPr>
          <w:p w14:paraId="7909309D"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0.100</w:t>
            </w:r>
          </w:p>
        </w:tc>
        <w:tc>
          <w:tcPr>
            <w:tcW w:w="1044" w:type="dxa"/>
            <w:tcBorders>
              <w:top w:val="nil"/>
              <w:left w:val="nil"/>
              <w:bottom w:val="nil"/>
              <w:right w:val="nil"/>
            </w:tcBorders>
            <w:tcMar>
              <w:left w:w="60" w:type="dxa"/>
              <w:right w:w="60" w:type="dxa"/>
            </w:tcMar>
            <w:vAlign w:val="center"/>
          </w:tcPr>
          <w:p w14:paraId="709AF8BC" w14:textId="77777777" w:rsidR="003F6EC3" w:rsidRDefault="003F6EC3" w:rsidP="55F015EE">
            <w:pPr>
              <w:jc w:val="right"/>
              <w:rPr>
                <w:rFonts w:ascii="Arial" w:eastAsia="Arial" w:hAnsi="Arial" w:cs="Arial"/>
                <w:color w:val="000000" w:themeColor="text1"/>
                <w:sz w:val="22"/>
                <w:szCs w:val="22"/>
              </w:rPr>
            </w:pPr>
            <w:r w:rsidRPr="29C47E82">
              <w:rPr>
                <w:rFonts w:ascii="Arial" w:eastAsia="Arial" w:hAnsi="Arial" w:cs="Arial"/>
                <w:color w:val="000000" w:themeColor="text1"/>
                <w:sz w:val="22"/>
                <w:szCs w:val="22"/>
              </w:rPr>
              <w:t>491,106,724</w:t>
            </w:r>
          </w:p>
        </w:tc>
      </w:tr>
      <w:tr w:rsidR="003F6EC3" w14:paraId="69FCBC28" w14:textId="77777777" w:rsidTr="55F015EE">
        <w:trPr>
          <w:trHeight w:val="225"/>
        </w:trPr>
        <w:tc>
          <w:tcPr>
            <w:tcW w:w="618" w:type="dxa"/>
            <w:tcBorders>
              <w:top w:val="nil"/>
              <w:left w:val="nil"/>
              <w:bottom w:val="nil"/>
              <w:right w:val="nil"/>
            </w:tcBorders>
            <w:tcMar>
              <w:left w:w="60" w:type="dxa"/>
              <w:right w:w="60" w:type="dxa"/>
            </w:tcMar>
            <w:vAlign w:val="bottom"/>
          </w:tcPr>
          <w:p w14:paraId="6D0EDA86"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6DE2459B"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Intergenic</w:t>
            </w:r>
          </w:p>
        </w:tc>
        <w:tc>
          <w:tcPr>
            <w:tcW w:w="1044" w:type="dxa"/>
            <w:tcBorders>
              <w:top w:val="nil"/>
              <w:left w:val="nil"/>
              <w:bottom w:val="nil"/>
              <w:right w:val="nil"/>
            </w:tcBorders>
            <w:tcMar>
              <w:left w:w="60" w:type="dxa"/>
              <w:right w:w="60" w:type="dxa"/>
            </w:tcMar>
            <w:vAlign w:val="center"/>
          </w:tcPr>
          <w:p w14:paraId="1C95402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601,209,600</w:t>
            </w:r>
          </w:p>
        </w:tc>
        <w:tc>
          <w:tcPr>
            <w:tcW w:w="838" w:type="dxa"/>
            <w:tcBorders>
              <w:top w:val="nil"/>
              <w:left w:val="nil"/>
              <w:bottom w:val="nil"/>
              <w:right w:val="nil"/>
            </w:tcBorders>
            <w:tcMar>
              <w:left w:w="60" w:type="dxa"/>
              <w:right w:w="60" w:type="dxa"/>
            </w:tcMar>
            <w:vAlign w:val="center"/>
          </w:tcPr>
          <w:p w14:paraId="24C9C5F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182,763</w:t>
            </w:r>
          </w:p>
        </w:tc>
        <w:tc>
          <w:tcPr>
            <w:tcW w:w="912" w:type="dxa"/>
            <w:tcBorders>
              <w:top w:val="nil"/>
              <w:left w:val="nil"/>
              <w:bottom w:val="nil"/>
              <w:right w:val="nil"/>
            </w:tcBorders>
            <w:tcMar>
              <w:left w:w="60" w:type="dxa"/>
              <w:right w:w="60" w:type="dxa"/>
            </w:tcMar>
            <w:vAlign w:val="center"/>
          </w:tcPr>
          <w:p w14:paraId="6BBD8E38"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165,217</w:t>
            </w:r>
          </w:p>
        </w:tc>
        <w:tc>
          <w:tcPr>
            <w:tcW w:w="662" w:type="dxa"/>
            <w:tcBorders>
              <w:top w:val="nil"/>
              <w:left w:val="nil"/>
              <w:bottom w:val="nil"/>
              <w:right w:val="nil"/>
            </w:tcBorders>
            <w:tcMar>
              <w:left w:w="60" w:type="dxa"/>
              <w:right w:w="60" w:type="dxa"/>
            </w:tcMar>
            <w:vAlign w:val="center"/>
          </w:tcPr>
          <w:p w14:paraId="6205D83A"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17,546</w:t>
            </w:r>
          </w:p>
        </w:tc>
        <w:tc>
          <w:tcPr>
            <w:tcW w:w="691" w:type="dxa"/>
            <w:tcBorders>
              <w:top w:val="nil"/>
              <w:left w:val="nil"/>
              <w:bottom w:val="nil"/>
              <w:right w:val="nil"/>
            </w:tcBorders>
            <w:tcMar>
              <w:left w:w="60" w:type="dxa"/>
              <w:right w:w="60" w:type="dxa"/>
            </w:tcMar>
            <w:vAlign w:val="center"/>
          </w:tcPr>
          <w:p w14:paraId="154519D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0.030</w:t>
            </w:r>
          </w:p>
        </w:tc>
        <w:tc>
          <w:tcPr>
            <w:tcW w:w="691" w:type="dxa"/>
            <w:tcBorders>
              <w:top w:val="nil"/>
              <w:left w:val="nil"/>
              <w:bottom w:val="nil"/>
              <w:right w:val="nil"/>
            </w:tcBorders>
            <w:tcMar>
              <w:left w:w="60" w:type="dxa"/>
              <w:right w:w="60" w:type="dxa"/>
            </w:tcMar>
            <w:vAlign w:val="center"/>
          </w:tcPr>
          <w:p w14:paraId="16FD0EB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99.970</w:t>
            </w:r>
          </w:p>
        </w:tc>
        <w:tc>
          <w:tcPr>
            <w:tcW w:w="824" w:type="dxa"/>
            <w:tcBorders>
              <w:top w:val="nil"/>
              <w:left w:val="nil"/>
              <w:bottom w:val="nil"/>
              <w:right w:val="nil"/>
            </w:tcBorders>
            <w:tcMar>
              <w:left w:w="60" w:type="dxa"/>
              <w:right w:w="60" w:type="dxa"/>
            </w:tcMar>
            <w:vAlign w:val="center"/>
          </w:tcPr>
          <w:p w14:paraId="052B6D5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99.997</w:t>
            </w:r>
          </w:p>
        </w:tc>
        <w:tc>
          <w:tcPr>
            <w:tcW w:w="824" w:type="dxa"/>
            <w:tcBorders>
              <w:top w:val="nil"/>
              <w:left w:val="nil"/>
              <w:bottom w:val="nil"/>
              <w:right w:val="nil"/>
            </w:tcBorders>
            <w:tcMar>
              <w:left w:w="60" w:type="dxa"/>
              <w:right w:w="60" w:type="dxa"/>
            </w:tcMar>
            <w:vAlign w:val="center"/>
          </w:tcPr>
          <w:p w14:paraId="6E0F3032"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0.003</w:t>
            </w:r>
          </w:p>
        </w:tc>
        <w:tc>
          <w:tcPr>
            <w:tcW w:w="1044" w:type="dxa"/>
            <w:tcBorders>
              <w:top w:val="nil"/>
              <w:left w:val="nil"/>
              <w:bottom w:val="nil"/>
              <w:right w:val="nil"/>
            </w:tcBorders>
            <w:tcMar>
              <w:left w:w="60" w:type="dxa"/>
              <w:right w:w="60" w:type="dxa"/>
            </w:tcMar>
            <w:vAlign w:val="center"/>
          </w:tcPr>
          <w:p w14:paraId="57B8DCD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601,227,146</w:t>
            </w:r>
          </w:p>
        </w:tc>
      </w:tr>
      <w:tr w:rsidR="003F6EC3" w14:paraId="113450E5" w14:textId="77777777" w:rsidTr="55F015EE">
        <w:trPr>
          <w:trHeight w:val="225"/>
        </w:trPr>
        <w:tc>
          <w:tcPr>
            <w:tcW w:w="618" w:type="dxa"/>
            <w:tcBorders>
              <w:top w:val="nil"/>
              <w:left w:val="nil"/>
              <w:bottom w:val="nil"/>
              <w:right w:val="nil"/>
            </w:tcBorders>
            <w:tcMar>
              <w:left w:w="60" w:type="dxa"/>
              <w:right w:w="60" w:type="dxa"/>
            </w:tcMar>
            <w:vAlign w:val="bottom"/>
          </w:tcPr>
          <w:p w14:paraId="1FCB3023"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51026DE1"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Sum</w:t>
            </w:r>
          </w:p>
        </w:tc>
        <w:tc>
          <w:tcPr>
            <w:tcW w:w="1044" w:type="dxa"/>
            <w:tcBorders>
              <w:top w:val="nil"/>
              <w:left w:val="nil"/>
              <w:bottom w:val="nil"/>
              <w:right w:val="nil"/>
            </w:tcBorders>
            <w:tcMar>
              <w:left w:w="60" w:type="dxa"/>
              <w:right w:w="60" w:type="dxa"/>
            </w:tcMar>
            <w:vAlign w:val="center"/>
          </w:tcPr>
          <w:p w14:paraId="653E2F4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1,122,378,508</w:t>
            </w:r>
          </w:p>
        </w:tc>
        <w:tc>
          <w:tcPr>
            <w:tcW w:w="838" w:type="dxa"/>
            <w:tcBorders>
              <w:top w:val="nil"/>
              <w:left w:val="nil"/>
              <w:bottom w:val="nil"/>
              <w:right w:val="nil"/>
            </w:tcBorders>
            <w:tcMar>
              <w:left w:w="60" w:type="dxa"/>
              <w:right w:w="60" w:type="dxa"/>
            </w:tcMar>
            <w:vAlign w:val="center"/>
          </w:tcPr>
          <w:p w14:paraId="1DA9594B"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26,840,922</w:t>
            </w:r>
          </w:p>
        </w:tc>
        <w:tc>
          <w:tcPr>
            <w:tcW w:w="912" w:type="dxa"/>
            <w:tcBorders>
              <w:top w:val="nil"/>
              <w:left w:val="nil"/>
              <w:bottom w:val="nil"/>
              <w:right w:val="nil"/>
            </w:tcBorders>
            <w:tcMar>
              <w:left w:w="60" w:type="dxa"/>
              <w:right w:w="60" w:type="dxa"/>
            </w:tcMar>
            <w:vAlign w:val="center"/>
          </w:tcPr>
          <w:p w14:paraId="04D34E31"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26,062,424</w:t>
            </w:r>
          </w:p>
        </w:tc>
        <w:tc>
          <w:tcPr>
            <w:tcW w:w="662" w:type="dxa"/>
            <w:tcBorders>
              <w:top w:val="nil"/>
              <w:left w:val="nil"/>
              <w:bottom w:val="nil"/>
              <w:right w:val="nil"/>
            </w:tcBorders>
            <w:tcMar>
              <w:left w:w="60" w:type="dxa"/>
              <w:right w:w="60" w:type="dxa"/>
            </w:tcMar>
            <w:vAlign w:val="center"/>
          </w:tcPr>
          <w:p w14:paraId="396B6D4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778,498</w:t>
            </w:r>
          </w:p>
        </w:tc>
        <w:tc>
          <w:tcPr>
            <w:tcW w:w="691" w:type="dxa"/>
            <w:tcBorders>
              <w:top w:val="nil"/>
              <w:left w:val="nil"/>
              <w:bottom w:val="nil"/>
              <w:right w:val="nil"/>
            </w:tcBorders>
            <w:tcMar>
              <w:left w:w="60" w:type="dxa"/>
              <w:right w:w="60" w:type="dxa"/>
            </w:tcMar>
            <w:vAlign w:val="center"/>
          </w:tcPr>
          <w:p w14:paraId="694B9DC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2.390</w:t>
            </w:r>
          </w:p>
        </w:tc>
        <w:tc>
          <w:tcPr>
            <w:tcW w:w="691" w:type="dxa"/>
            <w:tcBorders>
              <w:top w:val="nil"/>
              <w:left w:val="nil"/>
              <w:bottom w:val="nil"/>
              <w:right w:val="nil"/>
            </w:tcBorders>
            <w:tcMar>
              <w:left w:w="60" w:type="dxa"/>
              <w:right w:w="60" w:type="dxa"/>
            </w:tcMar>
            <w:vAlign w:val="center"/>
          </w:tcPr>
          <w:p w14:paraId="14F08721"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97.610</w:t>
            </w:r>
          </w:p>
        </w:tc>
        <w:tc>
          <w:tcPr>
            <w:tcW w:w="824" w:type="dxa"/>
            <w:tcBorders>
              <w:top w:val="nil"/>
              <w:left w:val="nil"/>
              <w:bottom w:val="nil"/>
              <w:right w:val="nil"/>
            </w:tcBorders>
            <w:tcMar>
              <w:left w:w="60" w:type="dxa"/>
              <w:right w:w="60" w:type="dxa"/>
            </w:tcMar>
            <w:vAlign w:val="center"/>
          </w:tcPr>
          <w:p w14:paraId="6A7CBA6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99.931</w:t>
            </w:r>
          </w:p>
        </w:tc>
        <w:tc>
          <w:tcPr>
            <w:tcW w:w="824" w:type="dxa"/>
            <w:tcBorders>
              <w:top w:val="nil"/>
              <w:left w:val="nil"/>
              <w:bottom w:val="nil"/>
              <w:right w:val="nil"/>
            </w:tcBorders>
            <w:tcMar>
              <w:left w:w="60" w:type="dxa"/>
              <w:right w:w="60" w:type="dxa"/>
            </w:tcMar>
            <w:vAlign w:val="center"/>
          </w:tcPr>
          <w:p w14:paraId="4E08E5B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0.069</w:t>
            </w:r>
          </w:p>
        </w:tc>
        <w:tc>
          <w:tcPr>
            <w:tcW w:w="1044" w:type="dxa"/>
            <w:tcBorders>
              <w:top w:val="nil"/>
              <w:left w:val="nil"/>
              <w:bottom w:val="nil"/>
              <w:right w:val="nil"/>
            </w:tcBorders>
            <w:tcMar>
              <w:left w:w="60" w:type="dxa"/>
              <w:right w:w="60" w:type="dxa"/>
            </w:tcMar>
            <w:vAlign w:val="center"/>
          </w:tcPr>
          <w:p w14:paraId="4660F8C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1,123,157,006</w:t>
            </w:r>
          </w:p>
        </w:tc>
      </w:tr>
      <w:tr w:rsidR="003F6EC3" w14:paraId="65C1FEE9" w14:textId="77777777" w:rsidTr="55F015EE">
        <w:trPr>
          <w:trHeight w:val="225"/>
        </w:trPr>
        <w:tc>
          <w:tcPr>
            <w:tcW w:w="618" w:type="dxa"/>
            <w:tcBorders>
              <w:top w:val="nil"/>
              <w:left w:val="nil"/>
              <w:bottom w:val="nil"/>
              <w:right w:val="nil"/>
            </w:tcBorders>
            <w:tcMar>
              <w:left w:w="60" w:type="dxa"/>
              <w:right w:w="60" w:type="dxa"/>
            </w:tcMar>
            <w:vAlign w:val="center"/>
          </w:tcPr>
          <w:p w14:paraId="1F1024EE"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SNPs</w:t>
            </w:r>
          </w:p>
        </w:tc>
        <w:tc>
          <w:tcPr>
            <w:tcW w:w="868" w:type="dxa"/>
            <w:tcBorders>
              <w:top w:val="nil"/>
              <w:left w:val="nil"/>
              <w:bottom w:val="nil"/>
              <w:right w:val="nil"/>
            </w:tcBorders>
            <w:tcMar>
              <w:left w:w="60" w:type="dxa"/>
              <w:right w:w="60" w:type="dxa"/>
            </w:tcMar>
            <w:vAlign w:val="center"/>
          </w:tcPr>
          <w:p w14:paraId="496579BB"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 xml:space="preserve">Coding </w:t>
            </w:r>
          </w:p>
        </w:tc>
        <w:tc>
          <w:tcPr>
            <w:tcW w:w="1044" w:type="dxa"/>
            <w:tcBorders>
              <w:top w:val="nil"/>
              <w:left w:val="nil"/>
              <w:bottom w:val="nil"/>
              <w:right w:val="nil"/>
            </w:tcBorders>
            <w:tcMar>
              <w:left w:w="60" w:type="dxa"/>
              <w:right w:w="60" w:type="dxa"/>
            </w:tcMar>
            <w:vAlign w:val="center"/>
          </w:tcPr>
          <w:p w14:paraId="54FBC86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11,948,179</w:t>
            </w:r>
          </w:p>
        </w:tc>
        <w:tc>
          <w:tcPr>
            <w:tcW w:w="838" w:type="dxa"/>
            <w:tcBorders>
              <w:top w:val="nil"/>
              <w:left w:val="nil"/>
              <w:bottom w:val="nil"/>
              <w:right w:val="nil"/>
            </w:tcBorders>
            <w:tcMar>
              <w:left w:w="60" w:type="dxa"/>
              <w:right w:w="60" w:type="dxa"/>
            </w:tcMar>
            <w:vAlign w:val="center"/>
          </w:tcPr>
          <w:p w14:paraId="5A4436F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10,473,822</w:t>
            </w:r>
          </w:p>
        </w:tc>
        <w:tc>
          <w:tcPr>
            <w:tcW w:w="912" w:type="dxa"/>
            <w:tcBorders>
              <w:top w:val="nil"/>
              <w:left w:val="nil"/>
              <w:bottom w:val="nil"/>
              <w:right w:val="nil"/>
            </w:tcBorders>
            <w:tcMar>
              <w:left w:w="60" w:type="dxa"/>
              <w:right w:w="60" w:type="dxa"/>
            </w:tcMar>
            <w:vAlign w:val="center"/>
          </w:tcPr>
          <w:p w14:paraId="05FC8A61"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10,325,688</w:t>
            </w:r>
          </w:p>
        </w:tc>
        <w:tc>
          <w:tcPr>
            <w:tcW w:w="662" w:type="dxa"/>
            <w:tcBorders>
              <w:top w:val="nil"/>
              <w:left w:val="nil"/>
              <w:bottom w:val="nil"/>
              <w:right w:val="nil"/>
            </w:tcBorders>
            <w:tcMar>
              <w:left w:w="60" w:type="dxa"/>
              <w:right w:w="60" w:type="dxa"/>
            </w:tcMar>
            <w:vAlign w:val="center"/>
          </w:tcPr>
          <w:p w14:paraId="44556203"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148,134</w:t>
            </w:r>
          </w:p>
        </w:tc>
        <w:tc>
          <w:tcPr>
            <w:tcW w:w="691" w:type="dxa"/>
            <w:tcBorders>
              <w:top w:val="nil"/>
              <w:left w:val="nil"/>
              <w:bottom w:val="nil"/>
              <w:right w:val="nil"/>
            </w:tcBorders>
            <w:tcMar>
              <w:left w:w="60" w:type="dxa"/>
              <w:right w:w="60" w:type="dxa"/>
            </w:tcMar>
            <w:vAlign w:val="center"/>
          </w:tcPr>
          <w:p w14:paraId="1A9DDE7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86.587</w:t>
            </w:r>
          </w:p>
        </w:tc>
        <w:tc>
          <w:tcPr>
            <w:tcW w:w="691" w:type="dxa"/>
            <w:tcBorders>
              <w:top w:val="nil"/>
              <w:left w:val="nil"/>
              <w:bottom w:val="nil"/>
              <w:right w:val="nil"/>
            </w:tcBorders>
            <w:tcMar>
              <w:left w:w="60" w:type="dxa"/>
              <w:right w:w="60" w:type="dxa"/>
            </w:tcMar>
            <w:vAlign w:val="center"/>
          </w:tcPr>
          <w:p w14:paraId="356C38B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13.413</w:t>
            </w:r>
          </w:p>
        </w:tc>
        <w:tc>
          <w:tcPr>
            <w:tcW w:w="824" w:type="dxa"/>
            <w:tcBorders>
              <w:top w:val="nil"/>
              <w:left w:val="nil"/>
              <w:bottom w:val="nil"/>
              <w:right w:val="nil"/>
            </w:tcBorders>
            <w:tcMar>
              <w:left w:w="60" w:type="dxa"/>
              <w:right w:w="60" w:type="dxa"/>
            </w:tcMar>
            <w:vAlign w:val="center"/>
          </w:tcPr>
          <w:p w14:paraId="13C9D61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98.775</w:t>
            </w:r>
          </w:p>
        </w:tc>
        <w:tc>
          <w:tcPr>
            <w:tcW w:w="824" w:type="dxa"/>
            <w:tcBorders>
              <w:top w:val="nil"/>
              <w:left w:val="nil"/>
              <w:bottom w:val="nil"/>
              <w:right w:val="nil"/>
            </w:tcBorders>
            <w:tcMar>
              <w:left w:w="60" w:type="dxa"/>
              <w:right w:w="60" w:type="dxa"/>
            </w:tcMar>
            <w:vAlign w:val="center"/>
          </w:tcPr>
          <w:p w14:paraId="41274756"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1.225</w:t>
            </w:r>
          </w:p>
        </w:tc>
        <w:tc>
          <w:tcPr>
            <w:tcW w:w="1044" w:type="dxa"/>
            <w:tcBorders>
              <w:top w:val="nil"/>
              <w:left w:val="nil"/>
              <w:bottom w:val="nil"/>
              <w:right w:val="nil"/>
            </w:tcBorders>
            <w:tcMar>
              <w:left w:w="60" w:type="dxa"/>
              <w:right w:w="60" w:type="dxa"/>
            </w:tcMar>
            <w:vAlign w:val="center"/>
          </w:tcPr>
          <w:p w14:paraId="1AE8884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12,096,313</w:t>
            </w:r>
          </w:p>
        </w:tc>
      </w:tr>
      <w:tr w:rsidR="003F6EC3" w14:paraId="1F675C77" w14:textId="77777777" w:rsidTr="55F015EE">
        <w:trPr>
          <w:trHeight w:val="225"/>
        </w:trPr>
        <w:tc>
          <w:tcPr>
            <w:tcW w:w="618" w:type="dxa"/>
            <w:tcBorders>
              <w:top w:val="nil"/>
              <w:left w:val="nil"/>
              <w:bottom w:val="nil"/>
              <w:right w:val="nil"/>
            </w:tcBorders>
            <w:tcMar>
              <w:left w:w="60" w:type="dxa"/>
              <w:right w:w="60" w:type="dxa"/>
            </w:tcMar>
            <w:vAlign w:val="bottom"/>
          </w:tcPr>
          <w:p w14:paraId="5E5D2408"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363C3C9F"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Splice</w:t>
            </w:r>
          </w:p>
        </w:tc>
        <w:tc>
          <w:tcPr>
            <w:tcW w:w="1044" w:type="dxa"/>
            <w:tcBorders>
              <w:top w:val="nil"/>
              <w:left w:val="nil"/>
              <w:bottom w:val="nil"/>
              <w:right w:val="nil"/>
            </w:tcBorders>
            <w:tcMar>
              <w:left w:w="60" w:type="dxa"/>
              <w:right w:w="60" w:type="dxa"/>
            </w:tcMar>
            <w:vAlign w:val="center"/>
          </w:tcPr>
          <w:p w14:paraId="3FEE60F3"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836,897</w:t>
            </w:r>
          </w:p>
        </w:tc>
        <w:tc>
          <w:tcPr>
            <w:tcW w:w="838" w:type="dxa"/>
            <w:tcBorders>
              <w:top w:val="nil"/>
              <w:left w:val="nil"/>
              <w:bottom w:val="nil"/>
              <w:right w:val="nil"/>
            </w:tcBorders>
            <w:tcMar>
              <w:left w:w="60" w:type="dxa"/>
              <w:right w:w="60" w:type="dxa"/>
            </w:tcMar>
            <w:vAlign w:val="center"/>
          </w:tcPr>
          <w:p w14:paraId="370A252B"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726,506</w:t>
            </w:r>
          </w:p>
        </w:tc>
        <w:tc>
          <w:tcPr>
            <w:tcW w:w="912" w:type="dxa"/>
            <w:tcBorders>
              <w:top w:val="nil"/>
              <w:left w:val="nil"/>
              <w:bottom w:val="nil"/>
              <w:right w:val="nil"/>
            </w:tcBorders>
            <w:tcMar>
              <w:left w:w="60" w:type="dxa"/>
              <w:right w:w="60" w:type="dxa"/>
            </w:tcMar>
            <w:vAlign w:val="center"/>
          </w:tcPr>
          <w:p w14:paraId="1B40A2C3"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716,881</w:t>
            </w:r>
          </w:p>
        </w:tc>
        <w:tc>
          <w:tcPr>
            <w:tcW w:w="662" w:type="dxa"/>
            <w:tcBorders>
              <w:top w:val="nil"/>
              <w:left w:val="nil"/>
              <w:bottom w:val="nil"/>
              <w:right w:val="nil"/>
            </w:tcBorders>
            <w:tcMar>
              <w:left w:w="60" w:type="dxa"/>
              <w:right w:w="60" w:type="dxa"/>
            </w:tcMar>
            <w:vAlign w:val="center"/>
          </w:tcPr>
          <w:p w14:paraId="19B0D8E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9,625</w:t>
            </w:r>
          </w:p>
        </w:tc>
        <w:tc>
          <w:tcPr>
            <w:tcW w:w="691" w:type="dxa"/>
            <w:tcBorders>
              <w:top w:val="nil"/>
              <w:left w:val="nil"/>
              <w:bottom w:val="nil"/>
              <w:right w:val="nil"/>
            </w:tcBorders>
            <w:tcMar>
              <w:left w:w="60" w:type="dxa"/>
              <w:right w:w="60" w:type="dxa"/>
            </w:tcMar>
            <w:vAlign w:val="center"/>
          </w:tcPr>
          <w:p w14:paraId="307DC30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85.822</w:t>
            </w:r>
          </w:p>
        </w:tc>
        <w:tc>
          <w:tcPr>
            <w:tcW w:w="691" w:type="dxa"/>
            <w:tcBorders>
              <w:top w:val="nil"/>
              <w:left w:val="nil"/>
              <w:bottom w:val="nil"/>
              <w:right w:val="nil"/>
            </w:tcBorders>
            <w:tcMar>
              <w:left w:w="60" w:type="dxa"/>
              <w:right w:w="60" w:type="dxa"/>
            </w:tcMar>
            <w:vAlign w:val="center"/>
          </w:tcPr>
          <w:p w14:paraId="63AFA45B"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14.178</w:t>
            </w:r>
          </w:p>
        </w:tc>
        <w:tc>
          <w:tcPr>
            <w:tcW w:w="824" w:type="dxa"/>
            <w:tcBorders>
              <w:top w:val="nil"/>
              <w:left w:val="nil"/>
              <w:bottom w:val="nil"/>
              <w:right w:val="nil"/>
            </w:tcBorders>
            <w:tcMar>
              <w:left w:w="60" w:type="dxa"/>
              <w:right w:w="60" w:type="dxa"/>
            </w:tcMar>
            <w:vAlign w:val="center"/>
          </w:tcPr>
          <w:p w14:paraId="6441157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98.863</w:t>
            </w:r>
          </w:p>
        </w:tc>
        <w:tc>
          <w:tcPr>
            <w:tcW w:w="824" w:type="dxa"/>
            <w:tcBorders>
              <w:top w:val="nil"/>
              <w:left w:val="nil"/>
              <w:bottom w:val="nil"/>
              <w:right w:val="nil"/>
            </w:tcBorders>
            <w:tcMar>
              <w:left w:w="60" w:type="dxa"/>
              <w:right w:w="60" w:type="dxa"/>
            </w:tcMar>
            <w:vAlign w:val="center"/>
          </w:tcPr>
          <w:p w14:paraId="2FE1715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1.137</w:t>
            </w:r>
          </w:p>
        </w:tc>
        <w:tc>
          <w:tcPr>
            <w:tcW w:w="1044" w:type="dxa"/>
            <w:tcBorders>
              <w:top w:val="nil"/>
              <w:left w:val="nil"/>
              <w:bottom w:val="nil"/>
              <w:right w:val="nil"/>
            </w:tcBorders>
            <w:tcMar>
              <w:left w:w="60" w:type="dxa"/>
              <w:right w:w="60" w:type="dxa"/>
            </w:tcMar>
            <w:vAlign w:val="center"/>
          </w:tcPr>
          <w:p w14:paraId="76C5DACA"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846,522</w:t>
            </w:r>
          </w:p>
        </w:tc>
      </w:tr>
      <w:tr w:rsidR="003F6EC3" w14:paraId="353584A8" w14:textId="77777777" w:rsidTr="55F015EE">
        <w:trPr>
          <w:trHeight w:val="225"/>
        </w:trPr>
        <w:tc>
          <w:tcPr>
            <w:tcW w:w="618" w:type="dxa"/>
            <w:tcBorders>
              <w:top w:val="nil"/>
              <w:left w:val="nil"/>
              <w:bottom w:val="nil"/>
              <w:right w:val="nil"/>
            </w:tcBorders>
            <w:tcMar>
              <w:left w:w="60" w:type="dxa"/>
              <w:right w:w="60" w:type="dxa"/>
            </w:tcMar>
            <w:vAlign w:val="bottom"/>
          </w:tcPr>
          <w:p w14:paraId="5B52F60E"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18B6531A" w14:textId="7FCFC668"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5</w:t>
            </w:r>
            <w:r w:rsidR="007C1498" w:rsidRPr="01D2279B">
              <w:rPr>
                <w:rFonts w:ascii="Arial" w:eastAsia="Arial" w:hAnsi="Arial" w:cs="Arial"/>
                <w:b/>
                <w:color w:val="000000" w:themeColor="text1"/>
                <w:sz w:val="22"/>
                <w:szCs w:val="22"/>
              </w:rPr>
              <w:t>’</w:t>
            </w:r>
            <w:r w:rsidRPr="01D2279B">
              <w:rPr>
                <w:rFonts w:ascii="Arial" w:eastAsia="Arial" w:hAnsi="Arial" w:cs="Arial"/>
                <w:b/>
                <w:color w:val="000000" w:themeColor="text1"/>
                <w:sz w:val="22"/>
                <w:szCs w:val="22"/>
              </w:rPr>
              <w:t xml:space="preserve"> UTR</w:t>
            </w:r>
          </w:p>
        </w:tc>
        <w:tc>
          <w:tcPr>
            <w:tcW w:w="1044" w:type="dxa"/>
            <w:tcBorders>
              <w:top w:val="nil"/>
              <w:left w:val="nil"/>
              <w:bottom w:val="nil"/>
              <w:right w:val="nil"/>
            </w:tcBorders>
            <w:tcMar>
              <w:left w:w="60" w:type="dxa"/>
              <w:right w:w="60" w:type="dxa"/>
            </w:tcMar>
            <w:vAlign w:val="center"/>
          </w:tcPr>
          <w:p w14:paraId="259EC20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2,864,262</w:t>
            </w:r>
          </w:p>
        </w:tc>
        <w:tc>
          <w:tcPr>
            <w:tcW w:w="838" w:type="dxa"/>
            <w:tcBorders>
              <w:top w:val="nil"/>
              <w:left w:val="nil"/>
              <w:bottom w:val="nil"/>
              <w:right w:val="nil"/>
            </w:tcBorders>
            <w:tcMar>
              <w:left w:w="60" w:type="dxa"/>
              <w:right w:w="60" w:type="dxa"/>
            </w:tcMar>
            <w:vAlign w:val="center"/>
          </w:tcPr>
          <w:p w14:paraId="56860EC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897,070</w:t>
            </w:r>
          </w:p>
        </w:tc>
        <w:tc>
          <w:tcPr>
            <w:tcW w:w="912" w:type="dxa"/>
            <w:tcBorders>
              <w:top w:val="nil"/>
              <w:left w:val="nil"/>
              <w:bottom w:val="nil"/>
              <w:right w:val="nil"/>
            </w:tcBorders>
            <w:tcMar>
              <w:left w:w="60" w:type="dxa"/>
              <w:right w:w="60" w:type="dxa"/>
            </w:tcMar>
            <w:vAlign w:val="center"/>
          </w:tcPr>
          <w:p w14:paraId="6FF20E1B"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874,839</w:t>
            </w:r>
          </w:p>
        </w:tc>
        <w:tc>
          <w:tcPr>
            <w:tcW w:w="662" w:type="dxa"/>
            <w:tcBorders>
              <w:top w:val="nil"/>
              <w:left w:val="nil"/>
              <w:bottom w:val="nil"/>
              <w:right w:val="nil"/>
            </w:tcBorders>
            <w:tcMar>
              <w:left w:w="60" w:type="dxa"/>
              <w:right w:w="60" w:type="dxa"/>
            </w:tcMar>
            <w:vAlign w:val="center"/>
          </w:tcPr>
          <w:p w14:paraId="341420E3"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22,231</w:t>
            </w:r>
          </w:p>
        </w:tc>
        <w:tc>
          <w:tcPr>
            <w:tcW w:w="691" w:type="dxa"/>
            <w:tcBorders>
              <w:top w:val="nil"/>
              <w:left w:val="nil"/>
              <w:bottom w:val="nil"/>
              <w:right w:val="nil"/>
            </w:tcBorders>
            <w:tcMar>
              <w:left w:w="60" w:type="dxa"/>
              <w:right w:w="60" w:type="dxa"/>
            </w:tcMar>
            <w:vAlign w:val="center"/>
          </w:tcPr>
          <w:p w14:paraId="033E80B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31.078</w:t>
            </w:r>
          </w:p>
        </w:tc>
        <w:tc>
          <w:tcPr>
            <w:tcW w:w="691" w:type="dxa"/>
            <w:tcBorders>
              <w:top w:val="nil"/>
              <w:left w:val="nil"/>
              <w:bottom w:val="nil"/>
              <w:right w:val="nil"/>
            </w:tcBorders>
            <w:tcMar>
              <w:left w:w="60" w:type="dxa"/>
              <w:right w:w="60" w:type="dxa"/>
            </w:tcMar>
            <w:vAlign w:val="center"/>
          </w:tcPr>
          <w:p w14:paraId="0FDC43D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68.922</w:t>
            </w:r>
          </w:p>
        </w:tc>
        <w:tc>
          <w:tcPr>
            <w:tcW w:w="824" w:type="dxa"/>
            <w:tcBorders>
              <w:top w:val="nil"/>
              <w:left w:val="nil"/>
              <w:bottom w:val="nil"/>
              <w:right w:val="nil"/>
            </w:tcBorders>
            <w:tcMar>
              <w:left w:w="60" w:type="dxa"/>
              <w:right w:w="60" w:type="dxa"/>
            </w:tcMar>
            <w:vAlign w:val="center"/>
          </w:tcPr>
          <w:p w14:paraId="10248A9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99.230</w:t>
            </w:r>
          </w:p>
        </w:tc>
        <w:tc>
          <w:tcPr>
            <w:tcW w:w="824" w:type="dxa"/>
            <w:tcBorders>
              <w:top w:val="nil"/>
              <w:left w:val="nil"/>
              <w:bottom w:val="nil"/>
              <w:right w:val="nil"/>
            </w:tcBorders>
            <w:tcMar>
              <w:left w:w="60" w:type="dxa"/>
              <w:right w:w="60" w:type="dxa"/>
            </w:tcMar>
            <w:vAlign w:val="center"/>
          </w:tcPr>
          <w:p w14:paraId="64E6C09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0.770</w:t>
            </w:r>
          </w:p>
        </w:tc>
        <w:tc>
          <w:tcPr>
            <w:tcW w:w="1044" w:type="dxa"/>
            <w:tcBorders>
              <w:top w:val="nil"/>
              <w:left w:val="nil"/>
              <w:bottom w:val="nil"/>
              <w:right w:val="nil"/>
            </w:tcBorders>
            <w:tcMar>
              <w:left w:w="60" w:type="dxa"/>
              <w:right w:w="60" w:type="dxa"/>
            </w:tcMar>
            <w:vAlign w:val="center"/>
          </w:tcPr>
          <w:p w14:paraId="0378327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2,886,493</w:t>
            </w:r>
          </w:p>
        </w:tc>
      </w:tr>
      <w:tr w:rsidR="003F6EC3" w14:paraId="23C44F0E" w14:textId="77777777" w:rsidTr="55F015EE">
        <w:trPr>
          <w:trHeight w:val="225"/>
        </w:trPr>
        <w:tc>
          <w:tcPr>
            <w:tcW w:w="618" w:type="dxa"/>
            <w:tcBorders>
              <w:top w:val="nil"/>
              <w:left w:val="nil"/>
              <w:bottom w:val="nil"/>
              <w:right w:val="nil"/>
            </w:tcBorders>
            <w:tcMar>
              <w:left w:w="60" w:type="dxa"/>
              <w:right w:w="60" w:type="dxa"/>
            </w:tcMar>
            <w:vAlign w:val="bottom"/>
          </w:tcPr>
          <w:p w14:paraId="612EF10E"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60E27FA0" w14:textId="60FB791E"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3</w:t>
            </w:r>
            <w:r w:rsidR="007C1498" w:rsidRPr="01D2279B">
              <w:rPr>
                <w:rFonts w:ascii="Arial" w:eastAsia="Arial" w:hAnsi="Arial" w:cs="Arial"/>
                <w:b/>
                <w:color w:val="000000" w:themeColor="text1"/>
                <w:sz w:val="22"/>
                <w:szCs w:val="22"/>
              </w:rPr>
              <w:t>’</w:t>
            </w:r>
            <w:r w:rsidRPr="01D2279B">
              <w:rPr>
                <w:rFonts w:ascii="Arial" w:eastAsia="Arial" w:hAnsi="Arial" w:cs="Arial"/>
                <w:b/>
                <w:color w:val="000000" w:themeColor="text1"/>
                <w:sz w:val="22"/>
                <w:szCs w:val="22"/>
              </w:rPr>
              <w:t xml:space="preserve"> UTR</w:t>
            </w:r>
          </w:p>
        </w:tc>
        <w:tc>
          <w:tcPr>
            <w:tcW w:w="1044" w:type="dxa"/>
            <w:tcBorders>
              <w:top w:val="nil"/>
              <w:left w:val="nil"/>
              <w:bottom w:val="nil"/>
              <w:right w:val="nil"/>
            </w:tcBorders>
            <w:tcMar>
              <w:left w:w="60" w:type="dxa"/>
              <w:right w:w="60" w:type="dxa"/>
            </w:tcMar>
            <w:vAlign w:val="center"/>
          </w:tcPr>
          <w:p w14:paraId="6C46F94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12,388,104</w:t>
            </w:r>
          </w:p>
        </w:tc>
        <w:tc>
          <w:tcPr>
            <w:tcW w:w="838" w:type="dxa"/>
            <w:tcBorders>
              <w:top w:val="nil"/>
              <w:left w:val="nil"/>
              <w:bottom w:val="nil"/>
              <w:right w:val="nil"/>
            </w:tcBorders>
            <w:tcMar>
              <w:left w:w="60" w:type="dxa"/>
              <w:right w:w="60" w:type="dxa"/>
            </w:tcMar>
            <w:vAlign w:val="center"/>
          </w:tcPr>
          <w:p w14:paraId="79D64F6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1,266,661</w:t>
            </w:r>
          </w:p>
        </w:tc>
        <w:tc>
          <w:tcPr>
            <w:tcW w:w="912" w:type="dxa"/>
            <w:tcBorders>
              <w:top w:val="nil"/>
              <w:left w:val="nil"/>
              <w:bottom w:val="nil"/>
              <w:right w:val="nil"/>
            </w:tcBorders>
            <w:tcMar>
              <w:left w:w="60" w:type="dxa"/>
              <w:right w:w="60" w:type="dxa"/>
            </w:tcMar>
            <w:vAlign w:val="center"/>
          </w:tcPr>
          <w:p w14:paraId="2DB0A27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1,237,013</w:t>
            </w:r>
          </w:p>
        </w:tc>
        <w:tc>
          <w:tcPr>
            <w:tcW w:w="662" w:type="dxa"/>
            <w:tcBorders>
              <w:top w:val="nil"/>
              <w:left w:val="nil"/>
              <w:bottom w:val="nil"/>
              <w:right w:val="nil"/>
            </w:tcBorders>
            <w:tcMar>
              <w:left w:w="60" w:type="dxa"/>
              <w:right w:w="60" w:type="dxa"/>
            </w:tcMar>
            <w:vAlign w:val="center"/>
          </w:tcPr>
          <w:p w14:paraId="6C569CA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29,648</w:t>
            </w:r>
          </w:p>
        </w:tc>
        <w:tc>
          <w:tcPr>
            <w:tcW w:w="691" w:type="dxa"/>
            <w:tcBorders>
              <w:top w:val="nil"/>
              <w:left w:val="nil"/>
              <w:bottom w:val="nil"/>
              <w:right w:val="nil"/>
            </w:tcBorders>
            <w:tcMar>
              <w:left w:w="60" w:type="dxa"/>
              <w:right w:w="60" w:type="dxa"/>
            </w:tcMar>
            <w:vAlign w:val="center"/>
          </w:tcPr>
          <w:p w14:paraId="51C4AD8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10.200</w:t>
            </w:r>
          </w:p>
        </w:tc>
        <w:tc>
          <w:tcPr>
            <w:tcW w:w="691" w:type="dxa"/>
            <w:tcBorders>
              <w:top w:val="nil"/>
              <w:left w:val="nil"/>
              <w:bottom w:val="nil"/>
              <w:right w:val="nil"/>
            </w:tcBorders>
            <w:tcMar>
              <w:left w:w="60" w:type="dxa"/>
              <w:right w:w="60" w:type="dxa"/>
            </w:tcMar>
            <w:vAlign w:val="center"/>
          </w:tcPr>
          <w:p w14:paraId="0142CFD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89.800</w:t>
            </w:r>
          </w:p>
        </w:tc>
        <w:tc>
          <w:tcPr>
            <w:tcW w:w="824" w:type="dxa"/>
            <w:tcBorders>
              <w:top w:val="nil"/>
              <w:left w:val="nil"/>
              <w:bottom w:val="nil"/>
              <w:right w:val="nil"/>
            </w:tcBorders>
            <w:tcMar>
              <w:left w:w="60" w:type="dxa"/>
              <w:right w:w="60" w:type="dxa"/>
            </w:tcMar>
            <w:vAlign w:val="center"/>
          </w:tcPr>
          <w:p w14:paraId="7B2D42B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99.761</w:t>
            </w:r>
          </w:p>
        </w:tc>
        <w:tc>
          <w:tcPr>
            <w:tcW w:w="824" w:type="dxa"/>
            <w:tcBorders>
              <w:top w:val="nil"/>
              <w:left w:val="nil"/>
              <w:bottom w:val="nil"/>
              <w:right w:val="nil"/>
            </w:tcBorders>
            <w:tcMar>
              <w:left w:w="60" w:type="dxa"/>
              <w:right w:w="60" w:type="dxa"/>
            </w:tcMar>
            <w:vAlign w:val="center"/>
          </w:tcPr>
          <w:p w14:paraId="1265B39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0.239</w:t>
            </w:r>
          </w:p>
        </w:tc>
        <w:tc>
          <w:tcPr>
            <w:tcW w:w="1044" w:type="dxa"/>
            <w:tcBorders>
              <w:top w:val="nil"/>
              <w:left w:val="nil"/>
              <w:bottom w:val="nil"/>
              <w:right w:val="nil"/>
            </w:tcBorders>
            <w:tcMar>
              <w:left w:w="60" w:type="dxa"/>
              <w:right w:w="60" w:type="dxa"/>
            </w:tcMar>
            <w:vAlign w:val="center"/>
          </w:tcPr>
          <w:p w14:paraId="62A6602B"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12,417,752</w:t>
            </w:r>
          </w:p>
        </w:tc>
      </w:tr>
      <w:tr w:rsidR="003F6EC3" w14:paraId="08363FF4" w14:textId="77777777" w:rsidTr="55F015EE">
        <w:trPr>
          <w:trHeight w:val="225"/>
        </w:trPr>
        <w:tc>
          <w:tcPr>
            <w:tcW w:w="618" w:type="dxa"/>
            <w:tcBorders>
              <w:top w:val="nil"/>
              <w:left w:val="nil"/>
              <w:bottom w:val="nil"/>
              <w:right w:val="nil"/>
            </w:tcBorders>
            <w:tcMar>
              <w:left w:w="60" w:type="dxa"/>
              <w:right w:w="60" w:type="dxa"/>
            </w:tcMar>
            <w:vAlign w:val="bottom"/>
          </w:tcPr>
          <w:p w14:paraId="3D19821C"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16A14497"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Proximal</w:t>
            </w:r>
          </w:p>
        </w:tc>
        <w:tc>
          <w:tcPr>
            <w:tcW w:w="1044" w:type="dxa"/>
            <w:tcBorders>
              <w:top w:val="nil"/>
              <w:left w:val="nil"/>
              <w:bottom w:val="nil"/>
              <w:right w:val="nil"/>
            </w:tcBorders>
            <w:tcMar>
              <w:left w:w="60" w:type="dxa"/>
              <w:right w:w="60" w:type="dxa"/>
            </w:tcMar>
            <w:vAlign w:val="center"/>
          </w:tcPr>
          <w:p w14:paraId="43D11538"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445,380,113</w:t>
            </w:r>
          </w:p>
        </w:tc>
        <w:tc>
          <w:tcPr>
            <w:tcW w:w="838" w:type="dxa"/>
            <w:tcBorders>
              <w:top w:val="nil"/>
              <w:left w:val="nil"/>
              <w:bottom w:val="nil"/>
              <w:right w:val="nil"/>
            </w:tcBorders>
            <w:tcMar>
              <w:left w:w="60" w:type="dxa"/>
              <w:right w:w="60" w:type="dxa"/>
            </w:tcMar>
            <w:vAlign w:val="center"/>
          </w:tcPr>
          <w:p w14:paraId="4727E04E"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11,347,679</w:t>
            </w:r>
          </w:p>
        </w:tc>
        <w:tc>
          <w:tcPr>
            <w:tcW w:w="912" w:type="dxa"/>
            <w:tcBorders>
              <w:top w:val="nil"/>
              <w:left w:val="nil"/>
              <w:bottom w:val="nil"/>
              <w:right w:val="nil"/>
            </w:tcBorders>
            <w:tcMar>
              <w:left w:w="60" w:type="dxa"/>
              <w:right w:w="60" w:type="dxa"/>
            </w:tcMar>
            <w:vAlign w:val="center"/>
          </w:tcPr>
          <w:p w14:paraId="5FD4FDCE"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10,962,189</w:t>
            </w:r>
          </w:p>
        </w:tc>
        <w:tc>
          <w:tcPr>
            <w:tcW w:w="662" w:type="dxa"/>
            <w:tcBorders>
              <w:top w:val="nil"/>
              <w:left w:val="nil"/>
              <w:bottom w:val="nil"/>
              <w:right w:val="nil"/>
            </w:tcBorders>
            <w:tcMar>
              <w:left w:w="60" w:type="dxa"/>
              <w:right w:w="60" w:type="dxa"/>
            </w:tcMar>
            <w:vAlign w:val="center"/>
          </w:tcPr>
          <w:p w14:paraId="0919B02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385,490</w:t>
            </w:r>
          </w:p>
        </w:tc>
        <w:tc>
          <w:tcPr>
            <w:tcW w:w="691" w:type="dxa"/>
            <w:tcBorders>
              <w:top w:val="nil"/>
              <w:left w:val="nil"/>
              <w:bottom w:val="nil"/>
              <w:right w:val="nil"/>
            </w:tcBorders>
            <w:tcMar>
              <w:left w:w="60" w:type="dxa"/>
              <w:right w:w="60" w:type="dxa"/>
            </w:tcMar>
            <w:vAlign w:val="center"/>
          </w:tcPr>
          <w:p w14:paraId="3987028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2.546</w:t>
            </w:r>
          </w:p>
        </w:tc>
        <w:tc>
          <w:tcPr>
            <w:tcW w:w="691" w:type="dxa"/>
            <w:tcBorders>
              <w:top w:val="nil"/>
              <w:left w:val="nil"/>
              <w:bottom w:val="nil"/>
              <w:right w:val="nil"/>
            </w:tcBorders>
            <w:tcMar>
              <w:left w:w="60" w:type="dxa"/>
              <w:right w:w="60" w:type="dxa"/>
            </w:tcMar>
            <w:vAlign w:val="center"/>
          </w:tcPr>
          <w:p w14:paraId="0B7A0B9B"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97.454</w:t>
            </w:r>
          </w:p>
        </w:tc>
        <w:tc>
          <w:tcPr>
            <w:tcW w:w="824" w:type="dxa"/>
            <w:tcBorders>
              <w:top w:val="nil"/>
              <w:left w:val="nil"/>
              <w:bottom w:val="nil"/>
              <w:right w:val="nil"/>
            </w:tcBorders>
            <w:tcMar>
              <w:left w:w="60" w:type="dxa"/>
              <w:right w:w="60" w:type="dxa"/>
            </w:tcMar>
            <w:vAlign w:val="center"/>
          </w:tcPr>
          <w:p w14:paraId="641C031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99.914</w:t>
            </w:r>
          </w:p>
        </w:tc>
        <w:tc>
          <w:tcPr>
            <w:tcW w:w="824" w:type="dxa"/>
            <w:tcBorders>
              <w:top w:val="nil"/>
              <w:left w:val="nil"/>
              <w:bottom w:val="nil"/>
              <w:right w:val="nil"/>
            </w:tcBorders>
            <w:tcMar>
              <w:left w:w="60" w:type="dxa"/>
              <w:right w:w="60" w:type="dxa"/>
            </w:tcMar>
            <w:vAlign w:val="center"/>
          </w:tcPr>
          <w:p w14:paraId="21B04628"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0.086</w:t>
            </w:r>
          </w:p>
        </w:tc>
        <w:tc>
          <w:tcPr>
            <w:tcW w:w="1044" w:type="dxa"/>
            <w:tcBorders>
              <w:top w:val="nil"/>
              <w:left w:val="nil"/>
              <w:bottom w:val="nil"/>
              <w:right w:val="nil"/>
            </w:tcBorders>
            <w:tcMar>
              <w:left w:w="60" w:type="dxa"/>
              <w:right w:w="60" w:type="dxa"/>
            </w:tcMar>
            <w:vAlign w:val="center"/>
          </w:tcPr>
          <w:p w14:paraId="02801F1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445,765,603</w:t>
            </w:r>
          </w:p>
        </w:tc>
      </w:tr>
      <w:tr w:rsidR="003F6EC3" w14:paraId="7E8BD4E2" w14:textId="77777777" w:rsidTr="55F015EE">
        <w:trPr>
          <w:trHeight w:val="225"/>
        </w:trPr>
        <w:tc>
          <w:tcPr>
            <w:tcW w:w="618" w:type="dxa"/>
            <w:tcBorders>
              <w:top w:val="nil"/>
              <w:left w:val="nil"/>
              <w:bottom w:val="nil"/>
              <w:right w:val="nil"/>
            </w:tcBorders>
            <w:tcMar>
              <w:left w:w="60" w:type="dxa"/>
              <w:right w:w="60" w:type="dxa"/>
            </w:tcMar>
            <w:vAlign w:val="bottom"/>
          </w:tcPr>
          <w:p w14:paraId="244031C3"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4DC1C033"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Intergenic</w:t>
            </w:r>
          </w:p>
        </w:tc>
        <w:tc>
          <w:tcPr>
            <w:tcW w:w="1044" w:type="dxa"/>
            <w:tcBorders>
              <w:top w:val="nil"/>
              <w:left w:val="nil"/>
              <w:bottom w:val="nil"/>
              <w:right w:val="nil"/>
            </w:tcBorders>
            <w:tcMar>
              <w:left w:w="60" w:type="dxa"/>
              <w:right w:w="60" w:type="dxa"/>
            </w:tcMar>
            <w:vAlign w:val="center"/>
          </w:tcPr>
          <w:p w14:paraId="1CF7423A"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551,770,600</w:t>
            </w:r>
          </w:p>
        </w:tc>
        <w:tc>
          <w:tcPr>
            <w:tcW w:w="838" w:type="dxa"/>
            <w:tcBorders>
              <w:top w:val="nil"/>
              <w:left w:val="nil"/>
              <w:bottom w:val="nil"/>
              <w:right w:val="nil"/>
            </w:tcBorders>
            <w:tcMar>
              <w:left w:w="60" w:type="dxa"/>
              <w:right w:w="60" w:type="dxa"/>
            </w:tcMar>
            <w:vAlign w:val="center"/>
          </w:tcPr>
          <w:p w14:paraId="54B47732"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170,187</w:t>
            </w:r>
          </w:p>
        </w:tc>
        <w:tc>
          <w:tcPr>
            <w:tcW w:w="912" w:type="dxa"/>
            <w:tcBorders>
              <w:top w:val="nil"/>
              <w:left w:val="nil"/>
              <w:bottom w:val="nil"/>
              <w:right w:val="nil"/>
            </w:tcBorders>
            <w:tcMar>
              <w:left w:w="60" w:type="dxa"/>
              <w:right w:w="60" w:type="dxa"/>
            </w:tcMar>
            <w:vAlign w:val="center"/>
          </w:tcPr>
          <w:p w14:paraId="2A4DA7F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154,649</w:t>
            </w:r>
          </w:p>
        </w:tc>
        <w:tc>
          <w:tcPr>
            <w:tcW w:w="662" w:type="dxa"/>
            <w:tcBorders>
              <w:top w:val="nil"/>
              <w:left w:val="nil"/>
              <w:bottom w:val="nil"/>
              <w:right w:val="nil"/>
            </w:tcBorders>
            <w:tcMar>
              <w:left w:w="60" w:type="dxa"/>
              <w:right w:w="60" w:type="dxa"/>
            </w:tcMar>
            <w:vAlign w:val="center"/>
          </w:tcPr>
          <w:p w14:paraId="00323AD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15,538</w:t>
            </w:r>
          </w:p>
        </w:tc>
        <w:tc>
          <w:tcPr>
            <w:tcW w:w="691" w:type="dxa"/>
            <w:tcBorders>
              <w:top w:val="nil"/>
              <w:left w:val="nil"/>
              <w:bottom w:val="nil"/>
              <w:right w:val="nil"/>
            </w:tcBorders>
            <w:tcMar>
              <w:left w:w="60" w:type="dxa"/>
              <w:right w:w="60" w:type="dxa"/>
            </w:tcMar>
            <w:vAlign w:val="center"/>
          </w:tcPr>
          <w:p w14:paraId="2207870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0.031</w:t>
            </w:r>
          </w:p>
        </w:tc>
        <w:tc>
          <w:tcPr>
            <w:tcW w:w="691" w:type="dxa"/>
            <w:tcBorders>
              <w:top w:val="nil"/>
              <w:left w:val="nil"/>
              <w:bottom w:val="nil"/>
              <w:right w:val="nil"/>
            </w:tcBorders>
            <w:tcMar>
              <w:left w:w="60" w:type="dxa"/>
              <w:right w:w="60" w:type="dxa"/>
            </w:tcMar>
            <w:vAlign w:val="center"/>
          </w:tcPr>
          <w:p w14:paraId="15D49B66"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99.969</w:t>
            </w:r>
          </w:p>
        </w:tc>
        <w:tc>
          <w:tcPr>
            <w:tcW w:w="824" w:type="dxa"/>
            <w:tcBorders>
              <w:top w:val="nil"/>
              <w:left w:val="nil"/>
              <w:bottom w:val="nil"/>
              <w:right w:val="nil"/>
            </w:tcBorders>
            <w:tcMar>
              <w:left w:w="60" w:type="dxa"/>
              <w:right w:w="60" w:type="dxa"/>
            </w:tcMar>
            <w:vAlign w:val="center"/>
          </w:tcPr>
          <w:p w14:paraId="185A573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99.997</w:t>
            </w:r>
          </w:p>
        </w:tc>
        <w:tc>
          <w:tcPr>
            <w:tcW w:w="824" w:type="dxa"/>
            <w:tcBorders>
              <w:top w:val="nil"/>
              <w:left w:val="nil"/>
              <w:bottom w:val="nil"/>
              <w:right w:val="nil"/>
            </w:tcBorders>
            <w:tcMar>
              <w:left w:w="60" w:type="dxa"/>
              <w:right w:w="60" w:type="dxa"/>
            </w:tcMar>
            <w:vAlign w:val="center"/>
          </w:tcPr>
          <w:p w14:paraId="5CD0DDE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0.003</w:t>
            </w:r>
          </w:p>
        </w:tc>
        <w:tc>
          <w:tcPr>
            <w:tcW w:w="1044" w:type="dxa"/>
            <w:tcBorders>
              <w:top w:val="nil"/>
              <w:left w:val="nil"/>
              <w:bottom w:val="nil"/>
              <w:right w:val="nil"/>
            </w:tcBorders>
            <w:tcMar>
              <w:left w:w="60" w:type="dxa"/>
              <w:right w:w="60" w:type="dxa"/>
            </w:tcMar>
            <w:vAlign w:val="center"/>
          </w:tcPr>
          <w:p w14:paraId="53DDC99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551,786,138</w:t>
            </w:r>
          </w:p>
        </w:tc>
      </w:tr>
      <w:tr w:rsidR="003F6EC3" w14:paraId="51A69E8B" w14:textId="77777777" w:rsidTr="55F015EE">
        <w:trPr>
          <w:trHeight w:val="225"/>
        </w:trPr>
        <w:tc>
          <w:tcPr>
            <w:tcW w:w="618" w:type="dxa"/>
            <w:tcBorders>
              <w:top w:val="nil"/>
              <w:left w:val="nil"/>
              <w:bottom w:val="nil"/>
              <w:right w:val="nil"/>
            </w:tcBorders>
            <w:tcMar>
              <w:left w:w="60" w:type="dxa"/>
              <w:right w:w="60" w:type="dxa"/>
            </w:tcMar>
            <w:vAlign w:val="bottom"/>
          </w:tcPr>
          <w:p w14:paraId="5572EE4B"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352C8764"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Sum</w:t>
            </w:r>
          </w:p>
        </w:tc>
        <w:tc>
          <w:tcPr>
            <w:tcW w:w="1044" w:type="dxa"/>
            <w:tcBorders>
              <w:top w:val="nil"/>
              <w:left w:val="nil"/>
              <w:bottom w:val="nil"/>
              <w:right w:val="nil"/>
            </w:tcBorders>
            <w:tcMar>
              <w:left w:w="60" w:type="dxa"/>
              <w:right w:w="60" w:type="dxa"/>
            </w:tcMar>
            <w:vAlign w:val="center"/>
          </w:tcPr>
          <w:p w14:paraId="0852E07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1,025,188,155</w:t>
            </w:r>
          </w:p>
        </w:tc>
        <w:tc>
          <w:tcPr>
            <w:tcW w:w="838" w:type="dxa"/>
            <w:tcBorders>
              <w:top w:val="nil"/>
              <w:left w:val="nil"/>
              <w:bottom w:val="nil"/>
              <w:right w:val="nil"/>
            </w:tcBorders>
            <w:tcMar>
              <w:left w:w="60" w:type="dxa"/>
              <w:right w:w="60" w:type="dxa"/>
            </w:tcMar>
            <w:vAlign w:val="center"/>
          </w:tcPr>
          <w:p w14:paraId="6E7B217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24,881,925</w:t>
            </w:r>
          </w:p>
        </w:tc>
        <w:tc>
          <w:tcPr>
            <w:tcW w:w="912" w:type="dxa"/>
            <w:tcBorders>
              <w:top w:val="nil"/>
              <w:left w:val="nil"/>
              <w:bottom w:val="nil"/>
              <w:right w:val="nil"/>
            </w:tcBorders>
            <w:tcMar>
              <w:left w:w="60" w:type="dxa"/>
              <w:right w:w="60" w:type="dxa"/>
            </w:tcMar>
            <w:vAlign w:val="center"/>
          </w:tcPr>
          <w:p w14:paraId="04BF5DA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24,271,259</w:t>
            </w:r>
          </w:p>
        </w:tc>
        <w:tc>
          <w:tcPr>
            <w:tcW w:w="662" w:type="dxa"/>
            <w:tcBorders>
              <w:top w:val="nil"/>
              <w:left w:val="nil"/>
              <w:bottom w:val="nil"/>
              <w:right w:val="nil"/>
            </w:tcBorders>
            <w:tcMar>
              <w:left w:w="60" w:type="dxa"/>
              <w:right w:w="60" w:type="dxa"/>
            </w:tcMar>
            <w:vAlign w:val="center"/>
          </w:tcPr>
          <w:p w14:paraId="3C77679E"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610,666</w:t>
            </w:r>
          </w:p>
        </w:tc>
        <w:tc>
          <w:tcPr>
            <w:tcW w:w="691" w:type="dxa"/>
            <w:tcBorders>
              <w:top w:val="nil"/>
              <w:left w:val="nil"/>
              <w:bottom w:val="nil"/>
              <w:right w:val="nil"/>
            </w:tcBorders>
            <w:tcMar>
              <w:left w:w="60" w:type="dxa"/>
              <w:right w:w="60" w:type="dxa"/>
            </w:tcMar>
            <w:vAlign w:val="center"/>
          </w:tcPr>
          <w:p w14:paraId="4BCEDD7B"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2.426</w:t>
            </w:r>
          </w:p>
        </w:tc>
        <w:tc>
          <w:tcPr>
            <w:tcW w:w="691" w:type="dxa"/>
            <w:tcBorders>
              <w:top w:val="nil"/>
              <w:left w:val="nil"/>
              <w:bottom w:val="nil"/>
              <w:right w:val="nil"/>
            </w:tcBorders>
            <w:tcMar>
              <w:left w:w="60" w:type="dxa"/>
              <w:right w:w="60" w:type="dxa"/>
            </w:tcMar>
            <w:vAlign w:val="center"/>
          </w:tcPr>
          <w:p w14:paraId="5A13A3A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97.574</w:t>
            </w:r>
          </w:p>
        </w:tc>
        <w:tc>
          <w:tcPr>
            <w:tcW w:w="824" w:type="dxa"/>
            <w:tcBorders>
              <w:top w:val="nil"/>
              <w:left w:val="nil"/>
              <w:bottom w:val="nil"/>
              <w:right w:val="nil"/>
            </w:tcBorders>
            <w:tcMar>
              <w:left w:w="60" w:type="dxa"/>
              <w:right w:w="60" w:type="dxa"/>
            </w:tcMar>
            <w:vAlign w:val="center"/>
          </w:tcPr>
          <w:p w14:paraId="3E7A340E"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99.940</w:t>
            </w:r>
          </w:p>
        </w:tc>
        <w:tc>
          <w:tcPr>
            <w:tcW w:w="824" w:type="dxa"/>
            <w:tcBorders>
              <w:top w:val="nil"/>
              <w:left w:val="nil"/>
              <w:bottom w:val="nil"/>
              <w:right w:val="nil"/>
            </w:tcBorders>
            <w:tcMar>
              <w:left w:w="60" w:type="dxa"/>
              <w:right w:w="60" w:type="dxa"/>
            </w:tcMar>
            <w:vAlign w:val="center"/>
          </w:tcPr>
          <w:p w14:paraId="712BD69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0.060</w:t>
            </w:r>
          </w:p>
        </w:tc>
        <w:tc>
          <w:tcPr>
            <w:tcW w:w="1044" w:type="dxa"/>
            <w:tcBorders>
              <w:top w:val="nil"/>
              <w:left w:val="nil"/>
              <w:bottom w:val="nil"/>
              <w:right w:val="nil"/>
            </w:tcBorders>
            <w:tcMar>
              <w:left w:w="60" w:type="dxa"/>
              <w:right w:w="60" w:type="dxa"/>
            </w:tcMar>
            <w:vAlign w:val="center"/>
          </w:tcPr>
          <w:p w14:paraId="39D5944A"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1,025,798,821</w:t>
            </w:r>
          </w:p>
        </w:tc>
      </w:tr>
      <w:tr w:rsidR="003F6EC3" w14:paraId="14740D84" w14:textId="77777777" w:rsidTr="55F015EE">
        <w:trPr>
          <w:trHeight w:val="225"/>
        </w:trPr>
        <w:tc>
          <w:tcPr>
            <w:tcW w:w="618" w:type="dxa"/>
            <w:tcBorders>
              <w:top w:val="nil"/>
              <w:left w:val="nil"/>
              <w:bottom w:val="nil"/>
              <w:right w:val="nil"/>
            </w:tcBorders>
            <w:tcMar>
              <w:left w:w="60" w:type="dxa"/>
              <w:right w:w="60" w:type="dxa"/>
            </w:tcMar>
            <w:vAlign w:val="center"/>
          </w:tcPr>
          <w:p w14:paraId="001D152A"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Indels</w:t>
            </w:r>
          </w:p>
        </w:tc>
        <w:tc>
          <w:tcPr>
            <w:tcW w:w="868" w:type="dxa"/>
            <w:tcBorders>
              <w:top w:val="nil"/>
              <w:left w:val="nil"/>
              <w:bottom w:val="nil"/>
              <w:right w:val="nil"/>
            </w:tcBorders>
            <w:tcMar>
              <w:left w:w="60" w:type="dxa"/>
              <w:right w:w="60" w:type="dxa"/>
            </w:tcMar>
            <w:vAlign w:val="center"/>
          </w:tcPr>
          <w:p w14:paraId="76C1977D"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 xml:space="preserve">Coding </w:t>
            </w:r>
          </w:p>
        </w:tc>
        <w:tc>
          <w:tcPr>
            <w:tcW w:w="1044" w:type="dxa"/>
            <w:tcBorders>
              <w:top w:val="nil"/>
              <w:left w:val="nil"/>
              <w:bottom w:val="nil"/>
              <w:right w:val="nil"/>
            </w:tcBorders>
            <w:tcMar>
              <w:left w:w="60" w:type="dxa"/>
              <w:right w:w="60" w:type="dxa"/>
            </w:tcMar>
            <w:vAlign w:val="center"/>
          </w:tcPr>
          <w:p w14:paraId="7BDD8F31"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615,670</w:t>
            </w:r>
          </w:p>
        </w:tc>
        <w:tc>
          <w:tcPr>
            <w:tcW w:w="838" w:type="dxa"/>
            <w:tcBorders>
              <w:top w:val="nil"/>
              <w:left w:val="nil"/>
              <w:bottom w:val="nil"/>
              <w:right w:val="nil"/>
            </w:tcBorders>
            <w:tcMar>
              <w:left w:w="60" w:type="dxa"/>
              <w:right w:w="60" w:type="dxa"/>
            </w:tcMar>
            <w:vAlign w:val="center"/>
          </w:tcPr>
          <w:p w14:paraId="7DCB51E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523,211</w:t>
            </w:r>
          </w:p>
        </w:tc>
        <w:tc>
          <w:tcPr>
            <w:tcW w:w="912" w:type="dxa"/>
            <w:tcBorders>
              <w:top w:val="nil"/>
              <w:left w:val="nil"/>
              <w:bottom w:val="nil"/>
              <w:right w:val="nil"/>
            </w:tcBorders>
            <w:tcMar>
              <w:left w:w="60" w:type="dxa"/>
              <w:right w:w="60" w:type="dxa"/>
            </w:tcMar>
            <w:vAlign w:val="center"/>
          </w:tcPr>
          <w:p w14:paraId="7C11AB3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487,501</w:t>
            </w:r>
          </w:p>
        </w:tc>
        <w:tc>
          <w:tcPr>
            <w:tcW w:w="662" w:type="dxa"/>
            <w:tcBorders>
              <w:top w:val="nil"/>
              <w:left w:val="nil"/>
              <w:bottom w:val="nil"/>
              <w:right w:val="nil"/>
            </w:tcBorders>
            <w:tcMar>
              <w:left w:w="60" w:type="dxa"/>
              <w:right w:w="60" w:type="dxa"/>
            </w:tcMar>
            <w:vAlign w:val="center"/>
          </w:tcPr>
          <w:p w14:paraId="4CE21B8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35,710</w:t>
            </w:r>
          </w:p>
        </w:tc>
        <w:tc>
          <w:tcPr>
            <w:tcW w:w="691" w:type="dxa"/>
            <w:tcBorders>
              <w:top w:val="nil"/>
              <w:left w:val="nil"/>
              <w:bottom w:val="nil"/>
              <w:right w:val="nil"/>
            </w:tcBorders>
            <w:tcMar>
              <w:left w:w="60" w:type="dxa"/>
              <w:right w:w="60" w:type="dxa"/>
            </w:tcMar>
            <w:vAlign w:val="center"/>
          </w:tcPr>
          <w:p w14:paraId="1947971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80.323</w:t>
            </w:r>
          </w:p>
        </w:tc>
        <w:tc>
          <w:tcPr>
            <w:tcW w:w="691" w:type="dxa"/>
            <w:tcBorders>
              <w:top w:val="nil"/>
              <w:left w:val="nil"/>
              <w:bottom w:val="nil"/>
              <w:right w:val="nil"/>
            </w:tcBorders>
            <w:tcMar>
              <w:left w:w="60" w:type="dxa"/>
              <w:right w:w="60" w:type="dxa"/>
            </w:tcMar>
            <w:vAlign w:val="center"/>
          </w:tcPr>
          <w:p w14:paraId="6A7CF16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19.677</w:t>
            </w:r>
          </w:p>
        </w:tc>
        <w:tc>
          <w:tcPr>
            <w:tcW w:w="824" w:type="dxa"/>
            <w:tcBorders>
              <w:top w:val="nil"/>
              <w:left w:val="nil"/>
              <w:bottom w:val="nil"/>
              <w:right w:val="nil"/>
            </w:tcBorders>
            <w:tcMar>
              <w:left w:w="60" w:type="dxa"/>
              <w:right w:w="60" w:type="dxa"/>
            </w:tcMar>
            <w:vAlign w:val="center"/>
          </w:tcPr>
          <w:p w14:paraId="5646BDC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94.518</w:t>
            </w:r>
          </w:p>
        </w:tc>
        <w:tc>
          <w:tcPr>
            <w:tcW w:w="824" w:type="dxa"/>
            <w:tcBorders>
              <w:top w:val="nil"/>
              <w:left w:val="nil"/>
              <w:bottom w:val="nil"/>
              <w:right w:val="nil"/>
            </w:tcBorders>
            <w:tcMar>
              <w:left w:w="60" w:type="dxa"/>
              <w:right w:w="60" w:type="dxa"/>
            </w:tcMar>
            <w:vAlign w:val="center"/>
          </w:tcPr>
          <w:p w14:paraId="72EBA40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5.482</w:t>
            </w:r>
          </w:p>
        </w:tc>
        <w:tc>
          <w:tcPr>
            <w:tcW w:w="1044" w:type="dxa"/>
            <w:tcBorders>
              <w:top w:val="nil"/>
              <w:left w:val="nil"/>
              <w:bottom w:val="nil"/>
              <w:right w:val="nil"/>
            </w:tcBorders>
            <w:tcMar>
              <w:left w:w="60" w:type="dxa"/>
              <w:right w:w="60" w:type="dxa"/>
            </w:tcMar>
            <w:vAlign w:val="center"/>
          </w:tcPr>
          <w:p w14:paraId="5500A2D8"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651,380</w:t>
            </w:r>
          </w:p>
        </w:tc>
      </w:tr>
      <w:tr w:rsidR="003F6EC3" w14:paraId="08CB1191" w14:textId="77777777" w:rsidTr="55F015EE">
        <w:trPr>
          <w:trHeight w:val="225"/>
        </w:trPr>
        <w:tc>
          <w:tcPr>
            <w:tcW w:w="618" w:type="dxa"/>
            <w:tcBorders>
              <w:top w:val="nil"/>
              <w:left w:val="nil"/>
              <w:bottom w:val="nil"/>
              <w:right w:val="nil"/>
            </w:tcBorders>
            <w:tcMar>
              <w:left w:w="60" w:type="dxa"/>
              <w:right w:w="60" w:type="dxa"/>
            </w:tcMar>
            <w:vAlign w:val="bottom"/>
          </w:tcPr>
          <w:p w14:paraId="43373AA6"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38D1C6E6"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Splice</w:t>
            </w:r>
          </w:p>
        </w:tc>
        <w:tc>
          <w:tcPr>
            <w:tcW w:w="1044" w:type="dxa"/>
            <w:tcBorders>
              <w:top w:val="nil"/>
              <w:left w:val="nil"/>
              <w:bottom w:val="nil"/>
              <w:right w:val="nil"/>
            </w:tcBorders>
            <w:tcMar>
              <w:left w:w="60" w:type="dxa"/>
              <w:right w:w="60" w:type="dxa"/>
            </w:tcMar>
            <w:vAlign w:val="center"/>
          </w:tcPr>
          <w:p w14:paraId="62C8422A"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85,214</w:t>
            </w:r>
          </w:p>
        </w:tc>
        <w:tc>
          <w:tcPr>
            <w:tcW w:w="838" w:type="dxa"/>
            <w:tcBorders>
              <w:top w:val="nil"/>
              <w:left w:val="nil"/>
              <w:bottom w:val="nil"/>
              <w:right w:val="nil"/>
            </w:tcBorders>
            <w:tcMar>
              <w:left w:w="60" w:type="dxa"/>
              <w:right w:w="60" w:type="dxa"/>
            </w:tcMar>
            <w:vAlign w:val="center"/>
          </w:tcPr>
          <w:p w14:paraId="379F329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72,608</w:t>
            </w:r>
          </w:p>
        </w:tc>
        <w:tc>
          <w:tcPr>
            <w:tcW w:w="912" w:type="dxa"/>
            <w:tcBorders>
              <w:top w:val="nil"/>
              <w:left w:val="nil"/>
              <w:bottom w:val="nil"/>
              <w:right w:val="nil"/>
            </w:tcBorders>
            <w:tcMar>
              <w:left w:w="60" w:type="dxa"/>
              <w:right w:w="60" w:type="dxa"/>
            </w:tcMar>
            <w:vAlign w:val="center"/>
          </w:tcPr>
          <w:p w14:paraId="7164322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67,984</w:t>
            </w:r>
          </w:p>
        </w:tc>
        <w:tc>
          <w:tcPr>
            <w:tcW w:w="662" w:type="dxa"/>
            <w:tcBorders>
              <w:top w:val="nil"/>
              <w:left w:val="nil"/>
              <w:bottom w:val="nil"/>
              <w:right w:val="nil"/>
            </w:tcBorders>
            <w:tcMar>
              <w:left w:w="60" w:type="dxa"/>
              <w:right w:w="60" w:type="dxa"/>
            </w:tcMar>
            <w:vAlign w:val="center"/>
          </w:tcPr>
          <w:p w14:paraId="2BE3F81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4,624</w:t>
            </w:r>
          </w:p>
        </w:tc>
        <w:tc>
          <w:tcPr>
            <w:tcW w:w="691" w:type="dxa"/>
            <w:tcBorders>
              <w:top w:val="nil"/>
              <w:left w:val="nil"/>
              <w:bottom w:val="nil"/>
              <w:right w:val="nil"/>
            </w:tcBorders>
            <w:tcMar>
              <w:left w:w="60" w:type="dxa"/>
              <w:right w:w="60" w:type="dxa"/>
            </w:tcMar>
            <w:vAlign w:val="center"/>
          </w:tcPr>
          <w:p w14:paraId="63B0D3E1"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80.821</w:t>
            </w:r>
          </w:p>
        </w:tc>
        <w:tc>
          <w:tcPr>
            <w:tcW w:w="691" w:type="dxa"/>
            <w:tcBorders>
              <w:top w:val="nil"/>
              <w:left w:val="nil"/>
              <w:bottom w:val="nil"/>
              <w:right w:val="nil"/>
            </w:tcBorders>
            <w:tcMar>
              <w:left w:w="60" w:type="dxa"/>
              <w:right w:w="60" w:type="dxa"/>
            </w:tcMar>
            <w:vAlign w:val="center"/>
          </w:tcPr>
          <w:p w14:paraId="11BD5CE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19.179</w:t>
            </w:r>
          </w:p>
        </w:tc>
        <w:tc>
          <w:tcPr>
            <w:tcW w:w="824" w:type="dxa"/>
            <w:tcBorders>
              <w:top w:val="nil"/>
              <w:left w:val="nil"/>
              <w:bottom w:val="nil"/>
              <w:right w:val="nil"/>
            </w:tcBorders>
            <w:tcMar>
              <w:left w:w="60" w:type="dxa"/>
              <w:right w:w="60" w:type="dxa"/>
            </w:tcMar>
            <w:vAlign w:val="center"/>
          </w:tcPr>
          <w:p w14:paraId="28A278B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94.853</w:t>
            </w:r>
          </w:p>
        </w:tc>
        <w:tc>
          <w:tcPr>
            <w:tcW w:w="824" w:type="dxa"/>
            <w:tcBorders>
              <w:top w:val="nil"/>
              <w:left w:val="nil"/>
              <w:bottom w:val="nil"/>
              <w:right w:val="nil"/>
            </w:tcBorders>
            <w:tcMar>
              <w:left w:w="60" w:type="dxa"/>
              <w:right w:w="60" w:type="dxa"/>
            </w:tcMar>
            <w:vAlign w:val="center"/>
          </w:tcPr>
          <w:p w14:paraId="7BFDDA0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5.147</w:t>
            </w:r>
          </w:p>
        </w:tc>
        <w:tc>
          <w:tcPr>
            <w:tcW w:w="1044" w:type="dxa"/>
            <w:tcBorders>
              <w:top w:val="nil"/>
              <w:left w:val="nil"/>
              <w:bottom w:val="nil"/>
              <w:right w:val="nil"/>
            </w:tcBorders>
            <w:tcMar>
              <w:left w:w="60" w:type="dxa"/>
              <w:right w:w="60" w:type="dxa"/>
            </w:tcMar>
            <w:vAlign w:val="center"/>
          </w:tcPr>
          <w:p w14:paraId="54A2E8D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89,838</w:t>
            </w:r>
          </w:p>
        </w:tc>
      </w:tr>
      <w:tr w:rsidR="003F6EC3" w14:paraId="053294B5" w14:textId="77777777" w:rsidTr="55F015EE">
        <w:trPr>
          <w:trHeight w:val="225"/>
        </w:trPr>
        <w:tc>
          <w:tcPr>
            <w:tcW w:w="618" w:type="dxa"/>
            <w:tcBorders>
              <w:top w:val="nil"/>
              <w:left w:val="nil"/>
              <w:bottom w:val="nil"/>
              <w:right w:val="nil"/>
            </w:tcBorders>
            <w:tcMar>
              <w:left w:w="60" w:type="dxa"/>
              <w:right w:w="60" w:type="dxa"/>
            </w:tcMar>
            <w:vAlign w:val="bottom"/>
          </w:tcPr>
          <w:p w14:paraId="716DA783"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16C04381" w14:textId="33DB3491"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5</w:t>
            </w:r>
            <w:r w:rsidR="007C1498" w:rsidRPr="01D2279B">
              <w:rPr>
                <w:rFonts w:ascii="Arial" w:eastAsia="Arial" w:hAnsi="Arial" w:cs="Arial"/>
                <w:b/>
                <w:color w:val="000000" w:themeColor="text1"/>
                <w:sz w:val="22"/>
                <w:szCs w:val="22"/>
              </w:rPr>
              <w:t>’</w:t>
            </w:r>
            <w:r w:rsidRPr="01D2279B">
              <w:rPr>
                <w:rFonts w:ascii="Arial" w:eastAsia="Arial" w:hAnsi="Arial" w:cs="Arial"/>
                <w:b/>
                <w:color w:val="000000" w:themeColor="text1"/>
                <w:sz w:val="22"/>
                <w:szCs w:val="22"/>
              </w:rPr>
              <w:t xml:space="preserve"> UTR</w:t>
            </w:r>
          </w:p>
        </w:tc>
        <w:tc>
          <w:tcPr>
            <w:tcW w:w="1044" w:type="dxa"/>
            <w:tcBorders>
              <w:top w:val="nil"/>
              <w:left w:val="nil"/>
              <w:bottom w:val="nil"/>
              <w:right w:val="nil"/>
            </w:tcBorders>
            <w:tcMar>
              <w:left w:w="60" w:type="dxa"/>
              <w:right w:w="60" w:type="dxa"/>
            </w:tcMar>
            <w:vAlign w:val="center"/>
          </w:tcPr>
          <w:p w14:paraId="68EA698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263,480</w:t>
            </w:r>
          </w:p>
        </w:tc>
        <w:tc>
          <w:tcPr>
            <w:tcW w:w="838" w:type="dxa"/>
            <w:tcBorders>
              <w:top w:val="nil"/>
              <w:left w:val="nil"/>
              <w:bottom w:val="nil"/>
              <w:right w:val="nil"/>
            </w:tcBorders>
            <w:tcMar>
              <w:left w:w="60" w:type="dxa"/>
              <w:right w:w="60" w:type="dxa"/>
            </w:tcMar>
            <w:vAlign w:val="center"/>
          </w:tcPr>
          <w:p w14:paraId="03DF4CB1"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76,545</w:t>
            </w:r>
          </w:p>
        </w:tc>
        <w:tc>
          <w:tcPr>
            <w:tcW w:w="912" w:type="dxa"/>
            <w:tcBorders>
              <w:top w:val="nil"/>
              <w:left w:val="nil"/>
              <w:bottom w:val="nil"/>
              <w:right w:val="nil"/>
            </w:tcBorders>
            <w:tcMar>
              <w:left w:w="60" w:type="dxa"/>
              <w:right w:w="60" w:type="dxa"/>
            </w:tcMar>
            <w:vAlign w:val="center"/>
          </w:tcPr>
          <w:p w14:paraId="288DE45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69,619</w:t>
            </w:r>
          </w:p>
        </w:tc>
        <w:tc>
          <w:tcPr>
            <w:tcW w:w="662" w:type="dxa"/>
            <w:tcBorders>
              <w:top w:val="nil"/>
              <w:left w:val="nil"/>
              <w:bottom w:val="nil"/>
              <w:right w:val="nil"/>
            </w:tcBorders>
            <w:tcMar>
              <w:left w:w="60" w:type="dxa"/>
              <w:right w:w="60" w:type="dxa"/>
            </w:tcMar>
            <w:vAlign w:val="center"/>
          </w:tcPr>
          <w:p w14:paraId="667CABE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6,926</w:t>
            </w:r>
          </w:p>
        </w:tc>
        <w:tc>
          <w:tcPr>
            <w:tcW w:w="691" w:type="dxa"/>
            <w:tcBorders>
              <w:top w:val="nil"/>
              <w:left w:val="nil"/>
              <w:bottom w:val="nil"/>
              <w:right w:val="nil"/>
            </w:tcBorders>
            <w:tcMar>
              <w:left w:w="60" w:type="dxa"/>
              <w:right w:w="60" w:type="dxa"/>
            </w:tcMar>
            <w:vAlign w:val="center"/>
          </w:tcPr>
          <w:p w14:paraId="57DA8FE8"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28.307</w:t>
            </w:r>
          </w:p>
        </w:tc>
        <w:tc>
          <w:tcPr>
            <w:tcW w:w="691" w:type="dxa"/>
            <w:tcBorders>
              <w:top w:val="nil"/>
              <w:left w:val="nil"/>
              <w:bottom w:val="nil"/>
              <w:right w:val="nil"/>
            </w:tcBorders>
            <w:tcMar>
              <w:left w:w="60" w:type="dxa"/>
              <w:right w:w="60" w:type="dxa"/>
            </w:tcMar>
            <w:vAlign w:val="center"/>
          </w:tcPr>
          <w:p w14:paraId="76CFA7D2"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71.693</w:t>
            </w:r>
          </w:p>
        </w:tc>
        <w:tc>
          <w:tcPr>
            <w:tcW w:w="824" w:type="dxa"/>
            <w:tcBorders>
              <w:top w:val="nil"/>
              <w:left w:val="nil"/>
              <w:bottom w:val="nil"/>
              <w:right w:val="nil"/>
            </w:tcBorders>
            <w:tcMar>
              <w:left w:w="60" w:type="dxa"/>
              <w:right w:w="60" w:type="dxa"/>
            </w:tcMar>
            <w:vAlign w:val="center"/>
          </w:tcPr>
          <w:p w14:paraId="17661CC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97.439</w:t>
            </w:r>
          </w:p>
        </w:tc>
        <w:tc>
          <w:tcPr>
            <w:tcW w:w="824" w:type="dxa"/>
            <w:tcBorders>
              <w:top w:val="nil"/>
              <w:left w:val="nil"/>
              <w:bottom w:val="nil"/>
              <w:right w:val="nil"/>
            </w:tcBorders>
            <w:tcMar>
              <w:left w:w="60" w:type="dxa"/>
              <w:right w:w="60" w:type="dxa"/>
            </w:tcMar>
            <w:vAlign w:val="center"/>
          </w:tcPr>
          <w:p w14:paraId="4369B62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2.561</w:t>
            </w:r>
          </w:p>
        </w:tc>
        <w:tc>
          <w:tcPr>
            <w:tcW w:w="1044" w:type="dxa"/>
            <w:tcBorders>
              <w:top w:val="nil"/>
              <w:left w:val="nil"/>
              <w:bottom w:val="nil"/>
              <w:right w:val="nil"/>
            </w:tcBorders>
            <w:tcMar>
              <w:left w:w="60" w:type="dxa"/>
              <w:right w:w="60" w:type="dxa"/>
            </w:tcMar>
            <w:vAlign w:val="center"/>
          </w:tcPr>
          <w:p w14:paraId="497E168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270,406</w:t>
            </w:r>
          </w:p>
        </w:tc>
      </w:tr>
      <w:tr w:rsidR="003F6EC3" w14:paraId="711A5070" w14:textId="77777777" w:rsidTr="55F015EE">
        <w:trPr>
          <w:trHeight w:val="225"/>
        </w:trPr>
        <w:tc>
          <w:tcPr>
            <w:tcW w:w="618" w:type="dxa"/>
            <w:tcBorders>
              <w:top w:val="nil"/>
              <w:left w:val="nil"/>
              <w:bottom w:val="nil"/>
              <w:right w:val="nil"/>
            </w:tcBorders>
            <w:tcMar>
              <w:left w:w="60" w:type="dxa"/>
              <w:right w:w="60" w:type="dxa"/>
            </w:tcMar>
            <w:vAlign w:val="bottom"/>
          </w:tcPr>
          <w:p w14:paraId="007F9390"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394CAA71" w14:textId="1A26E010"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3</w:t>
            </w:r>
            <w:r w:rsidR="007C1498" w:rsidRPr="01D2279B">
              <w:rPr>
                <w:rFonts w:ascii="Arial" w:eastAsia="Arial" w:hAnsi="Arial" w:cs="Arial"/>
                <w:b/>
                <w:color w:val="000000" w:themeColor="text1"/>
                <w:sz w:val="22"/>
                <w:szCs w:val="22"/>
              </w:rPr>
              <w:t>’</w:t>
            </w:r>
            <w:r w:rsidRPr="01D2279B">
              <w:rPr>
                <w:rFonts w:ascii="Arial" w:eastAsia="Arial" w:hAnsi="Arial" w:cs="Arial"/>
                <w:b/>
                <w:color w:val="000000" w:themeColor="text1"/>
                <w:sz w:val="22"/>
                <w:szCs w:val="22"/>
              </w:rPr>
              <w:t xml:space="preserve"> UTR</w:t>
            </w:r>
          </w:p>
        </w:tc>
        <w:tc>
          <w:tcPr>
            <w:tcW w:w="1044" w:type="dxa"/>
            <w:tcBorders>
              <w:top w:val="nil"/>
              <w:left w:val="nil"/>
              <w:bottom w:val="nil"/>
              <w:right w:val="nil"/>
            </w:tcBorders>
            <w:tcMar>
              <w:left w:w="60" w:type="dxa"/>
              <w:right w:w="60" w:type="dxa"/>
            </w:tcMar>
            <w:vAlign w:val="center"/>
          </w:tcPr>
          <w:p w14:paraId="4D33948E"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1,553,885</w:t>
            </w:r>
          </w:p>
        </w:tc>
        <w:tc>
          <w:tcPr>
            <w:tcW w:w="838" w:type="dxa"/>
            <w:tcBorders>
              <w:top w:val="nil"/>
              <w:left w:val="nil"/>
              <w:bottom w:val="nil"/>
              <w:right w:val="nil"/>
            </w:tcBorders>
            <w:tcMar>
              <w:left w:w="60" w:type="dxa"/>
              <w:right w:w="60" w:type="dxa"/>
            </w:tcMar>
            <w:vAlign w:val="center"/>
          </w:tcPr>
          <w:p w14:paraId="4ED6F948"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139,714</w:t>
            </w:r>
          </w:p>
        </w:tc>
        <w:tc>
          <w:tcPr>
            <w:tcW w:w="912" w:type="dxa"/>
            <w:tcBorders>
              <w:top w:val="nil"/>
              <w:left w:val="nil"/>
              <w:bottom w:val="nil"/>
              <w:right w:val="nil"/>
            </w:tcBorders>
            <w:tcMar>
              <w:left w:w="60" w:type="dxa"/>
              <w:right w:w="60" w:type="dxa"/>
            </w:tcMar>
            <w:vAlign w:val="center"/>
          </w:tcPr>
          <w:p w14:paraId="2826160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129,167</w:t>
            </w:r>
          </w:p>
        </w:tc>
        <w:tc>
          <w:tcPr>
            <w:tcW w:w="662" w:type="dxa"/>
            <w:tcBorders>
              <w:top w:val="nil"/>
              <w:left w:val="nil"/>
              <w:bottom w:val="nil"/>
              <w:right w:val="nil"/>
            </w:tcBorders>
            <w:tcMar>
              <w:left w:w="60" w:type="dxa"/>
              <w:right w:w="60" w:type="dxa"/>
            </w:tcMar>
            <w:vAlign w:val="center"/>
          </w:tcPr>
          <w:p w14:paraId="5826C57B"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10,547</w:t>
            </w:r>
          </w:p>
        </w:tc>
        <w:tc>
          <w:tcPr>
            <w:tcW w:w="691" w:type="dxa"/>
            <w:tcBorders>
              <w:top w:val="nil"/>
              <w:left w:val="nil"/>
              <w:bottom w:val="nil"/>
              <w:right w:val="nil"/>
            </w:tcBorders>
            <w:tcMar>
              <w:left w:w="60" w:type="dxa"/>
              <w:right w:w="60" w:type="dxa"/>
            </w:tcMar>
            <w:vAlign w:val="center"/>
          </w:tcPr>
          <w:p w14:paraId="6272E476"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8.931</w:t>
            </w:r>
          </w:p>
        </w:tc>
        <w:tc>
          <w:tcPr>
            <w:tcW w:w="691" w:type="dxa"/>
            <w:tcBorders>
              <w:top w:val="nil"/>
              <w:left w:val="nil"/>
              <w:bottom w:val="nil"/>
              <w:right w:val="nil"/>
            </w:tcBorders>
            <w:tcMar>
              <w:left w:w="60" w:type="dxa"/>
              <w:right w:w="60" w:type="dxa"/>
            </w:tcMar>
            <w:vAlign w:val="center"/>
          </w:tcPr>
          <w:p w14:paraId="6CB36878"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91.069</w:t>
            </w:r>
          </w:p>
        </w:tc>
        <w:tc>
          <w:tcPr>
            <w:tcW w:w="824" w:type="dxa"/>
            <w:tcBorders>
              <w:top w:val="nil"/>
              <w:left w:val="nil"/>
              <w:bottom w:val="nil"/>
              <w:right w:val="nil"/>
            </w:tcBorders>
            <w:tcMar>
              <w:left w:w="60" w:type="dxa"/>
              <w:right w:w="60" w:type="dxa"/>
            </w:tcMar>
            <w:vAlign w:val="center"/>
          </w:tcPr>
          <w:p w14:paraId="39BBA91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99.326</w:t>
            </w:r>
          </w:p>
        </w:tc>
        <w:tc>
          <w:tcPr>
            <w:tcW w:w="824" w:type="dxa"/>
            <w:tcBorders>
              <w:top w:val="nil"/>
              <w:left w:val="nil"/>
              <w:bottom w:val="nil"/>
              <w:right w:val="nil"/>
            </w:tcBorders>
            <w:tcMar>
              <w:left w:w="60" w:type="dxa"/>
              <w:right w:w="60" w:type="dxa"/>
            </w:tcMar>
            <w:vAlign w:val="center"/>
          </w:tcPr>
          <w:p w14:paraId="6F53E8E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0.674</w:t>
            </w:r>
          </w:p>
        </w:tc>
        <w:tc>
          <w:tcPr>
            <w:tcW w:w="1044" w:type="dxa"/>
            <w:tcBorders>
              <w:top w:val="nil"/>
              <w:left w:val="nil"/>
              <w:bottom w:val="nil"/>
              <w:right w:val="nil"/>
            </w:tcBorders>
            <w:tcMar>
              <w:left w:w="60" w:type="dxa"/>
              <w:right w:w="60" w:type="dxa"/>
            </w:tcMar>
            <w:vAlign w:val="center"/>
          </w:tcPr>
          <w:p w14:paraId="011A82D8"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1,564,432</w:t>
            </w:r>
          </w:p>
        </w:tc>
      </w:tr>
      <w:tr w:rsidR="003F6EC3" w14:paraId="2B73FF2C" w14:textId="77777777" w:rsidTr="55F015EE">
        <w:trPr>
          <w:trHeight w:val="225"/>
        </w:trPr>
        <w:tc>
          <w:tcPr>
            <w:tcW w:w="618" w:type="dxa"/>
            <w:tcBorders>
              <w:top w:val="nil"/>
              <w:left w:val="nil"/>
              <w:bottom w:val="nil"/>
              <w:right w:val="nil"/>
            </w:tcBorders>
            <w:tcMar>
              <w:left w:w="60" w:type="dxa"/>
              <w:right w:w="60" w:type="dxa"/>
            </w:tcMar>
            <w:vAlign w:val="bottom"/>
          </w:tcPr>
          <w:p w14:paraId="198CCCD5"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bottom w:val="nil"/>
              <w:right w:val="nil"/>
            </w:tcBorders>
            <w:tcMar>
              <w:left w:w="60" w:type="dxa"/>
              <w:right w:w="60" w:type="dxa"/>
            </w:tcMar>
            <w:vAlign w:val="center"/>
          </w:tcPr>
          <w:p w14:paraId="499AB4DC"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Proximal</w:t>
            </w:r>
          </w:p>
        </w:tc>
        <w:tc>
          <w:tcPr>
            <w:tcW w:w="1044" w:type="dxa"/>
            <w:tcBorders>
              <w:top w:val="nil"/>
              <w:left w:val="nil"/>
              <w:bottom w:val="nil"/>
              <w:right w:val="nil"/>
            </w:tcBorders>
            <w:tcMar>
              <w:left w:w="60" w:type="dxa"/>
              <w:right w:w="60" w:type="dxa"/>
            </w:tcMar>
            <w:vAlign w:val="center"/>
          </w:tcPr>
          <w:p w14:paraId="4F193F93"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45,233,104</w:t>
            </w:r>
          </w:p>
        </w:tc>
        <w:tc>
          <w:tcPr>
            <w:tcW w:w="838" w:type="dxa"/>
            <w:tcBorders>
              <w:top w:val="nil"/>
              <w:left w:val="nil"/>
              <w:bottom w:val="nil"/>
              <w:right w:val="nil"/>
            </w:tcBorders>
            <w:tcMar>
              <w:left w:w="60" w:type="dxa"/>
              <w:right w:w="60" w:type="dxa"/>
            </w:tcMar>
            <w:vAlign w:val="center"/>
          </w:tcPr>
          <w:p w14:paraId="16A8DA93"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1,134,343</w:t>
            </w:r>
          </w:p>
        </w:tc>
        <w:tc>
          <w:tcPr>
            <w:tcW w:w="912" w:type="dxa"/>
            <w:tcBorders>
              <w:top w:val="nil"/>
              <w:left w:val="nil"/>
              <w:bottom w:val="nil"/>
              <w:right w:val="nil"/>
            </w:tcBorders>
            <w:tcMar>
              <w:left w:w="60" w:type="dxa"/>
              <w:right w:w="60" w:type="dxa"/>
            </w:tcMar>
            <w:vAlign w:val="center"/>
          </w:tcPr>
          <w:p w14:paraId="66D5E9A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1,026,326</w:t>
            </w:r>
          </w:p>
        </w:tc>
        <w:tc>
          <w:tcPr>
            <w:tcW w:w="662" w:type="dxa"/>
            <w:tcBorders>
              <w:top w:val="nil"/>
              <w:left w:val="nil"/>
              <w:bottom w:val="nil"/>
              <w:right w:val="nil"/>
            </w:tcBorders>
            <w:tcMar>
              <w:left w:w="60" w:type="dxa"/>
              <w:right w:w="60" w:type="dxa"/>
            </w:tcMar>
            <w:vAlign w:val="center"/>
          </w:tcPr>
          <w:p w14:paraId="3771AAF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108,017</w:t>
            </w:r>
          </w:p>
        </w:tc>
        <w:tc>
          <w:tcPr>
            <w:tcW w:w="691" w:type="dxa"/>
            <w:tcBorders>
              <w:top w:val="nil"/>
              <w:left w:val="nil"/>
              <w:bottom w:val="nil"/>
              <w:right w:val="nil"/>
            </w:tcBorders>
            <w:tcMar>
              <w:left w:w="60" w:type="dxa"/>
              <w:right w:w="60" w:type="dxa"/>
            </w:tcMar>
            <w:vAlign w:val="center"/>
          </w:tcPr>
          <w:p w14:paraId="1EB8DD3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2.502</w:t>
            </w:r>
          </w:p>
        </w:tc>
        <w:tc>
          <w:tcPr>
            <w:tcW w:w="691" w:type="dxa"/>
            <w:tcBorders>
              <w:top w:val="nil"/>
              <w:left w:val="nil"/>
              <w:bottom w:val="nil"/>
              <w:right w:val="nil"/>
            </w:tcBorders>
            <w:tcMar>
              <w:left w:w="60" w:type="dxa"/>
              <w:right w:w="60" w:type="dxa"/>
            </w:tcMar>
            <w:vAlign w:val="center"/>
          </w:tcPr>
          <w:p w14:paraId="350C2B4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97.498</w:t>
            </w:r>
          </w:p>
        </w:tc>
        <w:tc>
          <w:tcPr>
            <w:tcW w:w="824" w:type="dxa"/>
            <w:tcBorders>
              <w:top w:val="nil"/>
              <w:left w:val="nil"/>
              <w:bottom w:val="nil"/>
              <w:right w:val="nil"/>
            </w:tcBorders>
            <w:tcMar>
              <w:left w:w="60" w:type="dxa"/>
              <w:right w:w="60" w:type="dxa"/>
            </w:tcMar>
            <w:vAlign w:val="center"/>
          </w:tcPr>
          <w:p w14:paraId="2EE50C86"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99.762</w:t>
            </w:r>
          </w:p>
        </w:tc>
        <w:tc>
          <w:tcPr>
            <w:tcW w:w="824" w:type="dxa"/>
            <w:tcBorders>
              <w:top w:val="nil"/>
              <w:left w:val="nil"/>
              <w:bottom w:val="nil"/>
              <w:right w:val="nil"/>
            </w:tcBorders>
            <w:tcMar>
              <w:left w:w="60" w:type="dxa"/>
              <w:right w:w="60" w:type="dxa"/>
            </w:tcMar>
            <w:vAlign w:val="center"/>
          </w:tcPr>
          <w:p w14:paraId="241E405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0.238</w:t>
            </w:r>
          </w:p>
        </w:tc>
        <w:tc>
          <w:tcPr>
            <w:tcW w:w="1044" w:type="dxa"/>
            <w:tcBorders>
              <w:top w:val="nil"/>
              <w:left w:val="nil"/>
              <w:bottom w:val="nil"/>
              <w:right w:val="nil"/>
            </w:tcBorders>
            <w:tcMar>
              <w:left w:w="60" w:type="dxa"/>
              <w:right w:w="60" w:type="dxa"/>
            </w:tcMar>
            <w:vAlign w:val="center"/>
          </w:tcPr>
          <w:p w14:paraId="3796B394"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45,341,121</w:t>
            </w:r>
          </w:p>
        </w:tc>
      </w:tr>
      <w:tr w:rsidR="003F6EC3" w14:paraId="16C99EBD" w14:textId="77777777" w:rsidTr="55F015EE">
        <w:trPr>
          <w:trHeight w:val="225"/>
        </w:trPr>
        <w:tc>
          <w:tcPr>
            <w:tcW w:w="618" w:type="dxa"/>
            <w:tcBorders>
              <w:top w:val="nil"/>
              <w:left w:val="nil"/>
              <w:right w:val="nil"/>
            </w:tcBorders>
            <w:tcMar>
              <w:left w:w="60" w:type="dxa"/>
              <w:right w:w="60" w:type="dxa"/>
            </w:tcMar>
            <w:vAlign w:val="bottom"/>
          </w:tcPr>
          <w:p w14:paraId="1C10FCA0" w14:textId="77777777" w:rsidR="003F6EC3" w:rsidRDefault="003F6EC3" w:rsidP="55F015EE">
            <w:pPr>
              <w:jc w:val="right"/>
              <w:rPr>
                <w:rFonts w:ascii="Arial" w:eastAsia="Arial" w:hAnsi="Arial" w:cs="Arial"/>
                <w:color w:val="000000" w:themeColor="text1"/>
                <w:sz w:val="22"/>
                <w:szCs w:val="22"/>
              </w:rPr>
            </w:pPr>
          </w:p>
        </w:tc>
        <w:tc>
          <w:tcPr>
            <w:tcW w:w="868" w:type="dxa"/>
            <w:tcBorders>
              <w:top w:val="nil"/>
              <w:left w:val="nil"/>
              <w:right w:val="nil"/>
            </w:tcBorders>
            <w:tcMar>
              <w:left w:w="60" w:type="dxa"/>
              <w:right w:w="60" w:type="dxa"/>
            </w:tcMar>
            <w:vAlign w:val="center"/>
          </w:tcPr>
          <w:p w14:paraId="52B83E18"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Intergenic</w:t>
            </w:r>
          </w:p>
        </w:tc>
        <w:tc>
          <w:tcPr>
            <w:tcW w:w="1044" w:type="dxa"/>
            <w:tcBorders>
              <w:top w:val="nil"/>
              <w:left w:val="nil"/>
              <w:right w:val="nil"/>
            </w:tcBorders>
            <w:tcMar>
              <w:left w:w="60" w:type="dxa"/>
              <w:right w:w="60" w:type="dxa"/>
            </w:tcMar>
            <w:vAlign w:val="center"/>
          </w:tcPr>
          <w:p w14:paraId="013312D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49,439,000</w:t>
            </w:r>
          </w:p>
        </w:tc>
        <w:tc>
          <w:tcPr>
            <w:tcW w:w="838" w:type="dxa"/>
            <w:tcBorders>
              <w:top w:val="nil"/>
              <w:left w:val="nil"/>
              <w:right w:val="nil"/>
            </w:tcBorders>
            <w:tcMar>
              <w:left w:w="60" w:type="dxa"/>
              <w:right w:w="60" w:type="dxa"/>
            </w:tcMar>
            <w:vAlign w:val="center"/>
          </w:tcPr>
          <w:p w14:paraId="1F674A3B"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12,576</w:t>
            </w:r>
          </w:p>
        </w:tc>
        <w:tc>
          <w:tcPr>
            <w:tcW w:w="912" w:type="dxa"/>
            <w:tcBorders>
              <w:top w:val="nil"/>
              <w:left w:val="nil"/>
              <w:right w:val="nil"/>
            </w:tcBorders>
            <w:tcMar>
              <w:left w:w="60" w:type="dxa"/>
              <w:right w:w="60" w:type="dxa"/>
            </w:tcMar>
            <w:vAlign w:val="center"/>
          </w:tcPr>
          <w:p w14:paraId="589777C6"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10,568</w:t>
            </w:r>
          </w:p>
        </w:tc>
        <w:tc>
          <w:tcPr>
            <w:tcW w:w="662" w:type="dxa"/>
            <w:tcBorders>
              <w:top w:val="nil"/>
              <w:left w:val="nil"/>
              <w:right w:val="nil"/>
            </w:tcBorders>
            <w:tcMar>
              <w:left w:w="60" w:type="dxa"/>
              <w:right w:w="60" w:type="dxa"/>
            </w:tcMar>
            <w:vAlign w:val="center"/>
          </w:tcPr>
          <w:p w14:paraId="45DAD111"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2,008</w:t>
            </w:r>
          </w:p>
        </w:tc>
        <w:tc>
          <w:tcPr>
            <w:tcW w:w="691" w:type="dxa"/>
            <w:tcBorders>
              <w:top w:val="nil"/>
              <w:left w:val="nil"/>
              <w:right w:val="nil"/>
            </w:tcBorders>
            <w:tcMar>
              <w:left w:w="60" w:type="dxa"/>
              <w:right w:w="60" w:type="dxa"/>
            </w:tcMar>
            <w:vAlign w:val="center"/>
          </w:tcPr>
          <w:p w14:paraId="76934B2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0.025</w:t>
            </w:r>
          </w:p>
        </w:tc>
        <w:tc>
          <w:tcPr>
            <w:tcW w:w="691" w:type="dxa"/>
            <w:tcBorders>
              <w:top w:val="nil"/>
              <w:left w:val="nil"/>
              <w:right w:val="nil"/>
            </w:tcBorders>
            <w:tcMar>
              <w:left w:w="60" w:type="dxa"/>
              <w:right w:w="60" w:type="dxa"/>
            </w:tcMar>
            <w:vAlign w:val="center"/>
          </w:tcPr>
          <w:p w14:paraId="0BB6BFB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99.975</w:t>
            </w:r>
          </w:p>
        </w:tc>
        <w:tc>
          <w:tcPr>
            <w:tcW w:w="824" w:type="dxa"/>
            <w:tcBorders>
              <w:top w:val="nil"/>
              <w:left w:val="nil"/>
              <w:right w:val="nil"/>
            </w:tcBorders>
            <w:tcMar>
              <w:left w:w="60" w:type="dxa"/>
              <w:right w:w="60" w:type="dxa"/>
            </w:tcMar>
            <w:vAlign w:val="center"/>
          </w:tcPr>
          <w:p w14:paraId="7CE54091"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99.996</w:t>
            </w:r>
          </w:p>
        </w:tc>
        <w:tc>
          <w:tcPr>
            <w:tcW w:w="824" w:type="dxa"/>
            <w:tcBorders>
              <w:top w:val="nil"/>
              <w:left w:val="nil"/>
              <w:right w:val="nil"/>
            </w:tcBorders>
            <w:tcMar>
              <w:left w:w="60" w:type="dxa"/>
              <w:right w:w="60" w:type="dxa"/>
            </w:tcMar>
            <w:vAlign w:val="center"/>
          </w:tcPr>
          <w:p w14:paraId="01EAF543"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0.004</w:t>
            </w:r>
          </w:p>
        </w:tc>
        <w:tc>
          <w:tcPr>
            <w:tcW w:w="1044" w:type="dxa"/>
            <w:tcBorders>
              <w:top w:val="nil"/>
              <w:left w:val="nil"/>
              <w:right w:val="nil"/>
            </w:tcBorders>
            <w:tcMar>
              <w:left w:w="60" w:type="dxa"/>
              <w:right w:w="60" w:type="dxa"/>
            </w:tcMar>
            <w:vAlign w:val="center"/>
          </w:tcPr>
          <w:p w14:paraId="2DCFC51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49,441,008</w:t>
            </w:r>
          </w:p>
        </w:tc>
      </w:tr>
      <w:tr w:rsidR="003F6EC3" w14:paraId="5D532D14" w14:textId="77777777" w:rsidTr="55F015EE">
        <w:trPr>
          <w:trHeight w:val="120"/>
        </w:trPr>
        <w:tc>
          <w:tcPr>
            <w:tcW w:w="618" w:type="dxa"/>
            <w:tcBorders>
              <w:left w:val="nil"/>
              <w:bottom w:val="single" w:sz="12" w:space="0" w:color="auto"/>
              <w:right w:val="nil"/>
            </w:tcBorders>
            <w:tcMar>
              <w:left w:w="60" w:type="dxa"/>
              <w:right w:w="60" w:type="dxa"/>
            </w:tcMar>
            <w:vAlign w:val="bottom"/>
          </w:tcPr>
          <w:p w14:paraId="4FDB81CA"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color w:val="000000" w:themeColor="text1"/>
                <w:sz w:val="22"/>
                <w:szCs w:val="22"/>
              </w:rPr>
              <w:t> </w:t>
            </w:r>
          </w:p>
        </w:tc>
        <w:tc>
          <w:tcPr>
            <w:tcW w:w="868" w:type="dxa"/>
            <w:tcBorders>
              <w:left w:val="nil"/>
              <w:bottom w:val="single" w:sz="12" w:space="0" w:color="auto"/>
              <w:right w:val="nil"/>
            </w:tcBorders>
            <w:tcMar>
              <w:left w:w="60" w:type="dxa"/>
              <w:right w:w="60" w:type="dxa"/>
            </w:tcMar>
            <w:vAlign w:val="center"/>
          </w:tcPr>
          <w:p w14:paraId="330F0703"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Sum</w:t>
            </w:r>
          </w:p>
        </w:tc>
        <w:tc>
          <w:tcPr>
            <w:tcW w:w="1044" w:type="dxa"/>
            <w:tcBorders>
              <w:left w:val="nil"/>
              <w:bottom w:val="single" w:sz="12" w:space="0" w:color="auto"/>
              <w:right w:val="nil"/>
            </w:tcBorders>
            <w:tcMar>
              <w:left w:w="60" w:type="dxa"/>
              <w:right w:w="60" w:type="dxa"/>
            </w:tcMar>
            <w:vAlign w:val="center"/>
          </w:tcPr>
          <w:p w14:paraId="628CD5C1"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97,190,353</w:t>
            </w:r>
          </w:p>
        </w:tc>
        <w:tc>
          <w:tcPr>
            <w:tcW w:w="838" w:type="dxa"/>
            <w:tcBorders>
              <w:left w:val="nil"/>
              <w:bottom w:val="single" w:sz="12" w:space="0" w:color="auto"/>
              <w:right w:val="nil"/>
            </w:tcBorders>
            <w:tcMar>
              <w:left w:w="60" w:type="dxa"/>
              <w:right w:w="60" w:type="dxa"/>
            </w:tcMar>
            <w:vAlign w:val="center"/>
          </w:tcPr>
          <w:p w14:paraId="4FF13AE2"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1,958,997</w:t>
            </w:r>
          </w:p>
        </w:tc>
        <w:tc>
          <w:tcPr>
            <w:tcW w:w="912" w:type="dxa"/>
            <w:tcBorders>
              <w:left w:val="nil"/>
              <w:bottom w:val="single" w:sz="12" w:space="0" w:color="auto"/>
              <w:right w:val="nil"/>
            </w:tcBorders>
            <w:tcMar>
              <w:left w:w="60" w:type="dxa"/>
              <w:right w:w="60" w:type="dxa"/>
            </w:tcMar>
            <w:vAlign w:val="center"/>
          </w:tcPr>
          <w:p w14:paraId="746CCDE9"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1,791,165</w:t>
            </w:r>
          </w:p>
        </w:tc>
        <w:tc>
          <w:tcPr>
            <w:tcW w:w="662" w:type="dxa"/>
            <w:tcBorders>
              <w:left w:val="nil"/>
              <w:bottom w:val="single" w:sz="12" w:space="0" w:color="auto"/>
              <w:right w:val="nil"/>
            </w:tcBorders>
            <w:tcMar>
              <w:left w:w="60" w:type="dxa"/>
              <w:right w:w="60" w:type="dxa"/>
            </w:tcMar>
            <w:vAlign w:val="center"/>
          </w:tcPr>
          <w:p w14:paraId="0D244D5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167,832</w:t>
            </w:r>
          </w:p>
        </w:tc>
        <w:tc>
          <w:tcPr>
            <w:tcW w:w="691" w:type="dxa"/>
            <w:tcBorders>
              <w:left w:val="nil"/>
              <w:bottom w:val="single" w:sz="12" w:space="0" w:color="auto"/>
              <w:right w:val="nil"/>
            </w:tcBorders>
            <w:tcMar>
              <w:left w:w="60" w:type="dxa"/>
              <w:right w:w="60" w:type="dxa"/>
            </w:tcMar>
            <w:vAlign w:val="center"/>
          </w:tcPr>
          <w:p w14:paraId="44B8F46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2.012</w:t>
            </w:r>
          </w:p>
        </w:tc>
        <w:tc>
          <w:tcPr>
            <w:tcW w:w="691" w:type="dxa"/>
            <w:tcBorders>
              <w:left w:val="nil"/>
              <w:bottom w:val="single" w:sz="12" w:space="0" w:color="auto"/>
              <w:right w:val="nil"/>
            </w:tcBorders>
            <w:tcMar>
              <w:left w:w="60" w:type="dxa"/>
              <w:right w:w="60" w:type="dxa"/>
            </w:tcMar>
            <w:vAlign w:val="center"/>
          </w:tcPr>
          <w:p w14:paraId="0683EFEE"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97.988</w:t>
            </w:r>
          </w:p>
        </w:tc>
        <w:tc>
          <w:tcPr>
            <w:tcW w:w="824" w:type="dxa"/>
            <w:tcBorders>
              <w:left w:val="nil"/>
              <w:bottom w:val="single" w:sz="12" w:space="0" w:color="auto"/>
              <w:right w:val="nil"/>
            </w:tcBorders>
            <w:tcMar>
              <w:left w:w="60" w:type="dxa"/>
              <w:right w:w="60" w:type="dxa"/>
            </w:tcMar>
            <w:vAlign w:val="center"/>
          </w:tcPr>
          <w:p w14:paraId="0E9823E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99.828</w:t>
            </w:r>
          </w:p>
        </w:tc>
        <w:tc>
          <w:tcPr>
            <w:tcW w:w="824" w:type="dxa"/>
            <w:tcBorders>
              <w:left w:val="nil"/>
              <w:bottom w:val="single" w:sz="12" w:space="0" w:color="auto"/>
              <w:right w:val="nil"/>
            </w:tcBorders>
            <w:tcMar>
              <w:left w:w="60" w:type="dxa"/>
              <w:right w:w="60" w:type="dxa"/>
            </w:tcMar>
            <w:vAlign w:val="center"/>
          </w:tcPr>
          <w:p w14:paraId="7DA60F5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0.172</w:t>
            </w:r>
          </w:p>
        </w:tc>
        <w:tc>
          <w:tcPr>
            <w:tcW w:w="1044" w:type="dxa"/>
            <w:tcBorders>
              <w:left w:val="nil"/>
              <w:bottom w:val="single" w:sz="12" w:space="0" w:color="auto"/>
              <w:right w:val="nil"/>
            </w:tcBorders>
            <w:tcMar>
              <w:left w:w="60" w:type="dxa"/>
              <w:right w:w="60" w:type="dxa"/>
            </w:tcMar>
            <w:vAlign w:val="center"/>
          </w:tcPr>
          <w:p w14:paraId="66A83055" w14:textId="77777777" w:rsidR="003F6EC3" w:rsidRDefault="003F6EC3" w:rsidP="55F015EE">
            <w:pPr>
              <w:keepNext/>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97,358,185</w:t>
            </w:r>
          </w:p>
        </w:tc>
      </w:tr>
    </w:tbl>
    <w:p w14:paraId="0A6231E3" w14:textId="1F521D76" w:rsidR="00E357D6" w:rsidRDefault="00E357D6" w:rsidP="19471C96">
      <w:pPr>
        <w:pStyle w:val="a4"/>
        <w:rPr>
          <w:rFonts w:ascii="Arial" w:eastAsia="Arial" w:hAnsi="Arial" w:cs="Arial"/>
          <w:i w:val="0"/>
          <w:iCs w:val="0"/>
          <w:sz w:val="22"/>
          <w:szCs w:val="22"/>
        </w:rPr>
      </w:pPr>
      <w:r w:rsidRPr="01D2279B">
        <w:rPr>
          <w:rFonts w:ascii="Arial" w:eastAsia="Arial" w:hAnsi="Arial" w:cs="Arial"/>
          <w:b/>
          <w:i w:val="0"/>
          <w:sz w:val="22"/>
          <w:szCs w:val="22"/>
        </w:rPr>
        <w:t>Table S</w:t>
      </w:r>
      <w:r w:rsidR="417FDDBF" w:rsidRPr="01D2279B">
        <w:rPr>
          <w:rFonts w:ascii="Arial" w:eastAsia="Arial" w:hAnsi="Arial" w:cs="Arial"/>
          <w:b/>
          <w:i w:val="0"/>
          <w:sz w:val="22"/>
          <w:szCs w:val="22"/>
        </w:rPr>
        <w:t>1 |</w:t>
      </w:r>
      <w:r w:rsidRPr="19471C96">
        <w:rPr>
          <w:rFonts w:ascii="Arial" w:eastAsia="Arial" w:hAnsi="Arial" w:cs="Arial"/>
          <w:b/>
          <w:bCs/>
          <w:i w:val="0"/>
          <w:iCs w:val="0"/>
          <w:sz w:val="22"/>
          <w:szCs w:val="22"/>
        </w:rPr>
        <w:t xml:space="preserve"> Comparison of the number of SNP and Indel variants discovered in this study using the </w:t>
      </w:r>
      <w:proofErr w:type="spellStart"/>
      <w:r w:rsidRPr="19471C96">
        <w:rPr>
          <w:rFonts w:ascii="Arial" w:eastAsia="Arial" w:hAnsi="Arial" w:cs="Arial"/>
          <w:b/>
          <w:bCs/>
          <w:i w:val="0"/>
          <w:iCs w:val="0"/>
          <w:sz w:val="22"/>
          <w:szCs w:val="22"/>
        </w:rPr>
        <w:t>GraphTyper</w:t>
      </w:r>
      <w:proofErr w:type="spellEnd"/>
      <w:r w:rsidRPr="19471C96">
        <w:rPr>
          <w:rFonts w:ascii="Arial" w:eastAsia="Arial" w:hAnsi="Arial" w:cs="Arial"/>
          <w:b/>
          <w:bCs/>
          <w:i w:val="0"/>
          <w:iCs w:val="0"/>
          <w:sz w:val="22"/>
          <w:szCs w:val="22"/>
        </w:rPr>
        <w:t xml:space="preserve"> dataset, and the number of variants discovered through WES of the UKB, split by functional annotation.</w:t>
      </w:r>
      <w:r w:rsidRPr="19471C96">
        <w:rPr>
          <w:rFonts w:ascii="Arial" w:eastAsia="Arial" w:hAnsi="Arial" w:cs="Arial"/>
          <w:i w:val="0"/>
          <w:iCs w:val="0"/>
          <w:sz w:val="22"/>
          <w:szCs w:val="22"/>
        </w:rPr>
        <w:t xml:space="preserve">  Data is shown for the number of SNPs and indels combined and separately.</w:t>
      </w:r>
    </w:p>
    <w:p w14:paraId="5AF5504D" w14:textId="5BEB1DBC" w:rsidR="003F6EC3" w:rsidRDefault="003F6EC3" w:rsidP="55F015EE">
      <w:pPr>
        <w:rPr>
          <w:rFonts w:ascii="Arial" w:eastAsia="Arial" w:hAnsi="Arial" w:cs="Arial"/>
          <w:sz w:val="22"/>
          <w:szCs w:val="22"/>
        </w:rPr>
      </w:pPr>
    </w:p>
    <w:p w14:paraId="1016735E" w14:textId="77777777" w:rsidR="003F6EC3" w:rsidRDefault="003F6EC3" w:rsidP="55F015EE">
      <w:pPr>
        <w:rPr>
          <w:rFonts w:ascii="Arial" w:eastAsia="Arial" w:hAnsi="Arial" w:cs="Arial"/>
          <w:sz w:val="22"/>
          <w:szCs w:val="22"/>
        </w:rPr>
      </w:pPr>
      <w:r w:rsidRPr="19471C96">
        <w:rPr>
          <w:rFonts w:ascii="Arial" w:eastAsia="Arial" w:hAnsi="Arial" w:cs="Arial"/>
          <w:sz w:val="22"/>
          <w:szCs w:val="22"/>
        </w:rPr>
        <w:br w:type="page"/>
      </w:r>
    </w:p>
    <w:p w14:paraId="48548503" w14:textId="77777777" w:rsidR="003F6EC3" w:rsidRDefault="003F6EC3" w:rsidP="55F015EE">
      <w:pPr>
        <w:rPr>
          <w:rFonts w:ascii="Arial" w:eastAsia="Arial" w:hAnsi="Arial" w:cs="Arial"/>
          <w:sz w:val="22"/>
          <w:szCs w:val="22"/>
        </w:rPr>
      </w:pPr>
      <w:r w:rsidRPr="01D2279B">
        <w:rPr>
          <w:rFonts w:ascii="Arial" w:eastAsia="Arial" w:hAnsi="Arial" w:cs="Arial"/>
          <w:sz w:val="22"/>
          <w:szCs w:val="22"/>
        </w:rPr>
        <w:lastRenderedPageBreak/>
        <w:t>a)</w:t>
      </w:r>
    </w:p>
    <w:tbl>
      <w:tblPr>
        <w:tblW w:w="9629"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60"/>
        <w:gridCol w:w="927"/>
        <w:gridCol w:w="1115"/>
        <w:gridCol w:w="895"/>
        <w:gridCol w:w="974"/>
        <w:gridCol w:w="707"/>
        <w:gridCol w:w="738"/>
        <w:gridCol w:w="738"/>
        <w:gridCol w:w="880"/>
        <w:gridCol w:w="880"/>
        <w:gridCol w:w="1115"/>
      </w:tblGrid>
      <w:tr w:rsidR="003F6EC3" w14:paraId="10DBF276" w14:textId="77777777" w:rsidTr="55F015EE">
        <w:trPr>
          <w:trHeight w:val="232"/>
        </w:trPr>
        <w:tc>
          <w:tcPr>
            <w:tcW w:w="660" w:type="dxa"/>
            <w:tcBorders>
              <w:top w:val="single" w:sz="12" w:space="0" w:color="auto"/>
              <w:left w:val="nil"/>
              <w:bottom w:val="single" w:sz="6" w:space="0" w:color="auto"/>
              <w:right w:val="nil"/>
            </w:tcBorders>
            <w:tcMar>
              <w:left w:w="60" w:type="dxa"/>
              <w:right w:w="60" w:type="dxa"/>
            </w:tcMar>
            <w:vAlign w:val="bottom"/>
          </w:tcPr>
          <w:p w14:paraId="6D7F8FD7"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color w:val="000000" w:themeColor="text1"/>
                <w:sz w:val="22"/>
                <w:szCs w:val="22"/>
              </w:rPr>
              <w:t> </w:t>
            </w:r>
          </w:p>
        </w:tc>
        <w:tc>
          <w:tcPr>
            <w:tcW w:w="927" w:type="dxa"/>
            <w:tcBorders>
              <w:top w:val="single" w:sz="12" w:space="0" w:color="auto"/>
              <w:left w:val="nil"/>
              <w:bottom w:val="single" w:sz="6" w:space="0" w:color="auto"/>
              <w:right w:val="nil"/>
            </w:tcBorders>
            <w:tcMar>
              <w:left w:w="60" w:type="dxa"/>
              <w:right w:w="60" w:type="dxa"/>
            </w:tcMar>
            <w:vAlign w:val="center"/>
          </w:tcPr>
          <w:p w14:paraId="51BE1D72"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Annotation</w:t>
            </w:r>
          </w:p>
        </w:tc>
        <w:tc>
          <w:tcPr>
            <w:tcW w:w="1115" w:type="dxa"/>
            <w:tcBorders>
              <w:top w:val="single" w:sz="12" w:space="0" w:color="auto"/>
              <w:left w:val="nil"/>
              <w:bottom w:val="single" w:sz="6" w:space="0" w:color="auto"/>
              <w:right w:val="nil"/>
            </w:tcBorders>
            <w:tcMar>
              <w:left w:w="60" w:type="dxa"/>
              <w:right w:w="60" w:type="dxa"/>
            </w:tcMar>
            <w:vAlign w:val="center"/>
          </w:tcPr>
          <w:p w14:paraId="057C7F73"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 xml:space="preserve">WGS </w:t>
            </w:r>
          </w:p>
        </w:tc>
        <w:tc>
          <w:tcPr>
            <w:tcW w:w="895" w:type="dxa"/>
            <w:tcBorders>
              <w:top w:val="single" w:sz="12" w:space="0" w:color="auto"/>
              <w:left w:val="nil"/>
              <w:bottom w:val="single" w:sz="6" w:space="0" w:color="auto"/>
              <w:right w:val="nil"/>
            </w:tcBorders>
            <w:tcMar>
              <w:left w:w="60" w:type="dxa"/>
              <w:right w:w="60" w:type="dxa"/>
            </w:tcMar>
            <w:vAlign w:val="center"/>
          </w:tcPr>
          <w:p w14:paraId="14321ADF"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WES</w:t>
            </w:r>
          </w:p>
        </w:tc>
        <w:tc>
          <w:tcPr>
            <w:tcW w:w="974" w:type="dxa"/>
            <w:tcBorders>
              <w:top w:val="single" w:sz="12" w:space="0" w:color="auto"/>
              <w:left w:val="nil"/>
              <w:bottom w:val="single" w:sz="6" w:space="0" w:color="auto"/>
              <w:right w:val="nil"/>
            </w:tcBorders>
            <w:tcMar>
              <w:left w:w="60" w:type="dxa"/>
              <w:right w:w="60" w:type="dxa"/>
            </w:tcMar>
            <w:vAlign w:val="center"/>
          </w:tcPr>
          <w:p w14:paraId="613DAA69"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Intersection</w:t>
            </w:r>
          </w:p>
        </w:tc>
        <w:tc>
          <w:tcPr>
            <w:tcW w:w="707" w:type="dxa"/>
            <w:tcBorders>
              <w:top w:val="single" w:sz="12" w:space="0" w:color="auto"/>
              <w:left w:val="nil"/>
              <w:bottom w:val="single" w:sz="6" w:space="0" w:color="auto"/>
              <w:right w:val="nil"/>
            </w:tcBorders>
            <w:tcMar>
              <w:left w:w="60" w:type="dxa"/>
              <w:right w:w="60" w:type="dxa"/>
            </w:tcMar>
            <w:vAlign w:val="center"/>
          </w:tcPr>
          <w:p w14:paraId="15BF7057"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 xml:space="preserve">Unique to WES </w:t>
            </w:r>
          </w:p>
        </w:tc>
        <w:tc>
          <w:tcPr>
            <w:tcW w:w="738" w:type="dxa"/>
            <w:tcBorders>
              <w:top w:val="single" w:sz="12" w:space="0" w:color="auto"/>
              <w:left w:val="nil"/>
              <w:bottom w:val="single" w:sz="6" w:space="0" w:color="auto"/>
              <w:right w:val="nil"/>
            </w:tcBorders>
            <w:tcMar>
              <w:left w:w="60" w:type="dxa"/>
              <w:right w:w="60" w:type="dxa"/>
            </w:tcMar>
            <w:vAlign w:val="center"/>
          </w:tcPr>
          <w:p w14:paraId="6C45662F"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Present WES (%)</w:t>
            </w:r>
          </w:p>
        </w:tc>
        <w:tc>
          <w:tcPr>
            <w:tcW w:w="738" w:type="dxa"/>
            <w:tcBorders>
              <w:top w:val="single" w:sz="12" w:space="0" w:color="auto"/>
              <w:left w:val="nil"/>
              <w:bottom w:val="single" w:sz="6" w:space="0" w:color="auto"/>
              <w:right w:val="nil"/>
            </w:tcBorders>
            <w:tcMar>
              <w:left w:w="60" w:type="dxa"/>
              <w:right w:w="60" w:type="dxa"/>
            </w:tcMar>
            <w:vAlign w:val="center"/>
          </w:tcPr>
          <w:p w14:paraId="3D6E1C33"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Missing WES (%)</w:t>
            </w:r>
          </w:p>
        </w:tc>
        <w:tc>
          <w:tcPr>
            <w:tcW w:w="880" w:type="dxa"/>
            <w:tcBorders>
              <w:top w:val="single" w:sz="12" w:space="0" w:color="auto"/>
              <w:left w:val="nil"/>
              <w:bottom w:val="single" w:sz="6" w:space="0" w:color="auto"/>
              <w:right w:val="nil"/>
            </w:tcBorders>
            <w:tcMar>
              <w:left w:w="60" w:type="dxa"/>
              <w:right w:w="60" w:type="dxa"/>
            </w:tcMar>
            <w:vAlign w:val="center"/>
          </w:tcPr>
          <w:p w14:paraId="443CA592"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Present WGS (%)</w:t>
            </w:r>
          </w:p>
        </w:tc>
        <w:tc>
          <w:tcPr>
            <w:tcW w:w="880" w:type="dxa"/>
            <w:tcBorders>
              <w:top w:val="single" w:sz="12" w:space="0" w:color="auto"/>
              <w:left w:val="nil"/>
              <w:bottom w:val="single" w:sz="6" w:space="0" w:color="auto"/>
              <w:right w:val="nil"/>
            </w:tcBorders>
            <w:tcMar>
              <w:left w:w="60" w:type="dxa"/>
              <w:right w:w="60" w:type="dxa"/>
            </w:tcMar>
            <w:vAlign w:val="center"/>
          </w:tcPr>
          <w:p w14:paraId="65A8B218"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Missing WGS (%)</w:t>
            </w:r>
          </w:p>
        </w:tc>
        <w:tc>
          <w:tcPr>
            <w:tcW w:w="1115" w:type="dxa"/>
            <w:tcBorders>
              <w:top w:val="single" w:sz="12" w:space="0" w:color="auto"/>
              <w:left w:val="nil"/>
              <w:bottom w:val="single" w:sz="6" w:space="0" w:color="auto"/>
              <w:right w:val="nil"/>
            </w:tcBorders>
            <w:tcMar>
              <w:left w:w="60" w:type="dxa"/>
              <w:right w:w="60" w:type="dxa"/>
            </w:tcMar>
            <w:vAlign w:val="center"/>
          </w:tcPr>
          <w:p w14:paraId="13C53DAE"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Union</w:t>
            </w:r>
          </w:p>
        </w:tc>
      </w:tr>
      <w:tr w:rsidR="003F6EC3" w14:paraId="4C7D3A4D" w14:textId="77777777" w:rsidTr="55F015EE">
        <w:trPr>
          <w:trHeight w:val="232"/>
        </w:trPr>
        <w:tc>
          <w:tcPr>
            <w:tcW w:w="660" w:type="dxa"/>
            <w:tcBorders>
              <w:top w:val="single" w:sz="6" w:space="0" w:color="auto"/>
              <w:left w:val="nil"/>
              <w:bottom w:val="nil"/>
              <w:right w:val="nil"/>
            </w:tcBorders>
            <w:tcMar>
              <w:left w:w="60" w:type="dxa"/>
              <w:right w:w="60" w:type="dxa"/>
            </w:tcMar>
            <w:vAlign w:val="center"/>
          </w:tcPr>
          <w:p w14:paraId="60F15FD3"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SNPs+</w:t>
            </w:r>
          </w:p>
        </w:tc>
        <w:tc>
          <w:tcPr>
            <w:tcW w:w="927" w:type="dxa"/>
            <w:tcBorders>
              <w:top w:val="single" w:sz="6" w:space="0" w:color="auto"/>
              <w:left w:val="nil"/>
              <w:bottom w:val="nil"/>
              <w:right w:val="nil"/>
            </w:tcBorders>
            <w:tcMar>
              <w:left w:w="60" w:type="dxa"/>
              <w:right w:w="60" w:type="dxa"/>
            </w:tcMar>
            <w:vAlign w:val="center"/>
          </w:tcPr>
          <w:p w14:paraId="26F5FC05"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 xml:space="preserve">Coding </w:t>
            </w:r>
          </w:p>
        </w:tc>
        <w:tc>
          <w:tcPr>
            <w:tcW w:w="1115" w:type="dxa"/>
            <w:tcBorders>
              <w:top w:val="single" w:sz="6" w:space="0" w:color="auto"/>
              <w:left w:val="nil"/>
              <w:bottom w:val="nil"/>
              <w:right w:val="nil"/>
            </w:tcBorders>
            <w:tcMar>
              <w:left w:w="60" w:type="dxa"/>
              <w:right w:w="60" w:type="dxa"/>
            </w:tcMar>
            <w:vAlign w:val="center"/>
          </w:tcPr>
          <w:p w14:paraId="45D2018A"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12,563,849</w:t>
            </w:r>
          </w:p>
        </w:tc>
        <w:tc>
          <w:tcPr>
            <w:tcW w:w="895" w:type="dxa"/>
            <w:tcBorders>
              <w:top w:val="single" w:sz="6" w:space="0" w:color="auto"/>
              <w:left w:val="nil"/>
              <w:bottom w:val="nil"/>
              <w:right w:val="nil"/>
            </w:tcBorders>
            <w:tcMar>
              <w:left w:w="60" w:type="dxa"/>
              <w:right w:w="60" w:type="dxa"/>
            </w:tcMar>
            <w:vAlign w:val="center"/>
          </w:tcPr>
          <w:p w14:paraId="2491EE0A"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10,997,033</w:t>
            </w:r>
          </w:p>
        </w:tc>
        <w:tc>
          <w:tcPr>
            <w:tcW w:w="974" w:type="dxa"/>
            <w:tcBorders>
              <w:top w:val="single" w:sz="6" w:space="0" w:color="auto"/>
              <w:left w:val="nil"/>
              <w:bottom w:val="nil"/>
              <w:right w:val="nil"/>
            </w:tcBorders>
            <w:tcMar>
              <w:left w:w="60" w:type="dxa"/>
              <w:right w:w="60" w:type="dxa"/>
            </w:tcMar>
            <w:vAlign w:val="center"/>
          </w:tcPr>
          <w:p w14:paraId="0D65C67C"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10,813,189</w:t>
            </w:r>
          </w:p>
        </w:tc>
        <w:tc>
          <w:tcPr>
            <w:tcW w:w="707" w:type="dxa"/>
            <w:tcBorders>
              <w:top w:val="single" w:sz="6" w:space="0" w:color="auto"/>
              <w:left w:val="nil"/>
              <w:bottom w:val="nil"/>
              <w:right w:val="nil"/>
            </w:tcBorders>
            <w:tcMar>
              <w:left w:w="60" w:type="dxa"/>
              <w:right w:w="60" w:type="dxa"/>
            </w:tcMar>
            <w:vAlign w:val="center"/>
          </w:tcPr>
          <w:p w14:paraId="147C362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183,844</w:t>
            </w:r>
          </w:p>
        </w:tc>
        <w:tc>
          <w:tcPr>
            <w:tcW w:w="738" w:type="dxa"/>
            <w:tcBorders>
              <w:top w:val="single" w:sz="6" w:space="0" w:color="auto"/>
              <w:left w:val="nil"/>
              <w:bottom w:val="nil"/>
              <w:right w:val="nil"/>
            </w:tcBorders>
            <w:tcMar>
              <w:left w:w="60" w:type="dxa"/>
              <w:right w:w="60" w:type="dxa"/>
            </w:tcMar>
            <w:vAlign w:val="center"/>
          </w:tcPr>
          <w:p w14:paraId="7C3624F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86.267</w:t>
            </w:r>
          </w:p>
        </w:tc>
        <w:tc>
          <w:tcPr>
            <w:tcW w:w="738" w:type="dxa"/>
            <w:tcBorders>
              <w:top w:val="single" w:sz="6" w:space="0" w:color="auto"/>
              <w:left w:val="nil"/>
              <w:bottom w:val="nil"/>
              <w:right w:val="nil"/>
            </w:tcBorders>
            <w:tcMar>
              <w:left w:w="60" w:type="dxa"/>
              <w:right w:w="60" w:type="dxa"/>
            </w:tcMar>
            <w:vAlign w:val="center"/>
          </w:tcPr>
          <w:p w14:paraId="443638A2"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13.733</w:t>
            </w:r>
          </w:p>
        </w:tc>
        <w:tc>
          <w:tcPr>
            <w:tcW w:w="880" w:type="dxa"/>
            <w:tcBorders>
              <w:top w:val="single" w:sz="6" w:space="0" w:color="auto"/>
              <w:left w:val="nil"/>
              <w:bottom w:val="nil"/>
              <w:right w:val="nil"/>
            </w:tcBorders>
            <w:tcMar>
              <w:left w:w="60" w:type="dxa"/>
              <w:right w:w="60" w:type="dxa"/>
            </w:tcMar>
            <w:vAlign w:val="center"/>
          </w:tcPr>
          <w:p w14:paraId="6F276B33"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98.558</w:t>
            </w:r>
          </w:p>
        </w:tc>
        <w:tc>
          <w:tcPr>
            <w:tcW w:w="880" w:type="dxa"/>
            <w:tcBorders>
              <w:top w:val="single" w:sz="6" w:space="0" w:color="auto"/>
              <w:left w:val="nil"/>
              <w:bottom w:val="nil"/>
              <w:right w:val="nil"/>
            </w:tcBorders>
            <w:tcMar>
              <w:left w:w="60" w:type="dxa"/>
              <w:right w:w="60" w:type="dxa"/>
            </w:tcMar>
            <w:vAlign w:val="center"/>
          </w:tcPr>
          <w:p w14:paraId="5648874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1.442</w:t>
            </w:r>
          </w:p>
        </w:tc>
        <w:tc>
          <w:tcPr>
            <w:tcW w:w="1115" w:type="dxa"/>
            <w:tcBorders>
              <w:top w:val="single" w:sz="6" w:space="0" w:color="auto"/>
              <w:left w:val="nil"/>
              <w:bottom w:val="nil"/>
              <w:right w:val="nil"/>
            </w:tcBorders>
            <w:tcMar>
              <w:left w:w="60" w:type="dxa"/>
              <w:right w:w="60" w:type="dxa"/>
            </w:tcMar>
            <w:vAlign w:val="center"/>
          </w:tcPr>
          <w:p w14:paraId="377988AE"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12,747,693</w:t>
            </w:r>
          </w:p>
        </w:tc>
      </w:tr>
      <w:tr w:rsidR="003F6EC3" w14:paraId="3C16ACC9" w14:textId="77777777" w:rsidTr="55F015EE">
        <w:trPr>
          <w:trHeight w:val="232"/>
        </w:trPr>
        <w:tc>
          <w:tcPr>
            <w:tcW w:w="660" w:type="dxa"/>
            <w:tcBorders>
              <w:top w:val="nil"/>
              <w:left w:val="nil"/>
              <w:bottom w:val="nil"/>
              <w:right w:val="nil"/>
            </w:tcBorders>
            <w:tcMar>
              <w:left w:w="60" w:type="dxa"/>
              <w:right w:w="60" w:type="dxa"/>
            </w:tcMar>
            <w:vAlign w:val="center"/>
          </w:tcPr>
          <w:p w14:paraId="7B32738F"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 xml:space="preserve"> Indels</w:t>
            </w:r>
          </w:p>
        </w:tc>
        <w:tc>
          <w:tcPr>
            <w:tcW w:w="927" w:type="dxa"/>
            <w:tcBorders>
              <w:top w:val="nil"/>
              <w:left w:val="nil"/>
              <w:bottom w:val="nil"/>
              <w:right w:val="nil"/>
            </w:tcBorders>
            <w:tcMar>
              <w:left w:w="60" w:type="dxa"/>
              <w:right w:w="60" w:type="dxa"/>
            </w:tcMar>
            <w:vAlign w:val="center"/>
          </w:tcPr>
          <w:p w14:paraId="5988421D" w14:textId="77777777" w:rsidR="003F6EC3" w:rsidRDefault="003F6EC3" w:rsidP="55F015EE">
            <w:pPr>
              <w:rPr>
                <w:rFonts w:ascii="Arial" w:eastAsia="Arial" w:hAnsi="Arial" w:cs="Arial"/>
                <w:color w:val="000000" w:themeColor="text1"/>
                <w:sz w:val="22"/>
                <w:szCs w:val="22"/>
              </w:rPr>
            </w:pPr>
            <w:r w:rsidRPr="01D2279B">
              <w:rPr>
                <w:rFonts w:ascii="Arial" w:eastAsia="Arial" w:hAnsi="Arial" w:cs="Arial"/>
                <w:b/>
                <w:color w:val="000000" w:themeColor="text1"/>
                <w:sz w:val="22"/>
                <w:szCs w:val="22"/>
              </w:rPr>
              <w:t>Splice</w:t>
            </w:r>
          </w:p>
        </w:tc>
        <w:tc>
          <w:tcPr>
            <w:tcW w:w="1115" w:type="dxa"/>
            <w:tcBorders>
              <w:top w:val="nil"/>
              <w:left w:val="nil"/>
              <w:bottom w:val="nil"/>
              <w:right w:val="nil"/>
            </w:tcBorders>
            <w:tcMar>
              <w:left w:w="60" w:type="dxa"/>
              <w:right w:w="60" w:type="dxa"/>
            </w:tcMar>
            <w:vAlign w:val="center"/>
          </w:tcPr>
          <w:p w14:paraId="5B5D3477"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922,111</w:t>
            </w:r>
          </w:p>
        </w:tc>
        <w:tc>
          <w:tcPr>
            <w:tcW w:w="895" w:type="dxa"/>
            <w:tcBorders>
              <w:top w:val="nil"/>
              <w:left w:val="nil"/>
              <w:bottom w:val="nil"/>
              <w:right w:val="nil"/>
            </w:tcBorders>
            <w:tcMar>
              <w:left w:w="60" w:type="dxa"/>
              <w:right w:w="60" w:type="dxa"/>
            </w:tcMar>
            <w:vAlign w:val="center"/>
          </w:tcPr>
          <w:p w14:paraId="21B2A295"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799,114</w:t>
            </w:r>
          </w:p>
        </w:tc>
        <w:tc>
          <w:tcPr>
            <w:tcW w:w="974" w:type="dxa"/>
            <w:tcBorders>
              <w:top w:val="nil"/>
              <w:left w:val="nil"/>
              <w:bottom w:val="nil"/>
              <w:right w:val="nil"/>
            </w:tcBorders>
            <w:tcMar>
              <w:left w:w="60" w:type="dxa"/>
              <w:right w:w="60" w:type="dxa"/>
            </w:tcMar>
            <w:vAlign w:val="center"/>
          </w:tcPr>
          <w:p w14:paraId="5D13F070"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784,865</w:t>
            </w:r>
          </w:p>
        </w:tc>
        <w:tc>
          <w:tcPr>
            <w:tcW w:w="707" w:type="dxa"/>
            <w:tcBorders>
              <w:top w:val="nil"/>
              <w:left w:val="nil"/>
              <w:bottom w:val="nil"/>
              <w:right w:val="nil"/>
            </w:tcBorders>
            <w:tcMar>
              <w:left w:w="60" w:type="dxa"/>
              <w:right w:w="60" w:type="dxa"/>
            </w:tcMar>
            <w:vAlign w:val="center"/>
          </w:tcPr>
          <w:p w14:paraId="60FBEF5F"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14,249</w:t>
            </w:r>
          </w:p>
        </w:tc>
        <w:tc>
          <w:tcPr>
            <w:tcW w:w="738" w:type="dxa"/>
            <w:tcBorders>
              <w:top w:val="nil"/>
              <w:left w:val="nil"/>
              <w:bottom w:val="nil"/>
              <w:right w:val="nil"/>
            </w:tcBorders>
            <w:tcMar>
              <w:left w:w="60" w:type="dxa"/>
              <w:right w:w="60" w:type="dxa"/>
            </w:tcMar>
            <w:vAlign w:val="center"/>
          </w:tcPr>
          <w:p w14:paraId="3C1B04E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85.343</w:t>
            </w:r>
          </w:p>
        </w:tc>
        <w:tc>
          <w:tcPr>
            <w:tcW w:w="738" w:type="dxa"/>
            <w:tcBorders>
              <w:top w:val="nil"/>
              <w:left w:val="nil"/>
              <w:bottom w:val="nil"/>
              <w:right w:val="nil"/>
            </w:tcBorders>
            <w:tcMar>
              <w:left w:w="60" w:type="dxa"/>
              <w:right w:w="60" w:type="dxa"/>
            </w:tcMar>
            <w:vAlign w:val="center"/>
          </w:tcPr>
          <w:p w14:paraId="7398C3C6"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14.657</w:t>
            </w:r>
          </w:p>
        </w:tc>
        <w:tc>
          <w:tcPr>
            <w:tcW w:w="880" w:type="dxa"/>
            <w:tcBorders>
              <w:top w:val="nil"/>
              <w:left w:val="nil"/>
              <w:bottom w:val="nil"/>
              <w:right w:val="nil"/>
            </w:tcBorders>
            <w:tcMar>
              <w:left w:w="60" w:type="dxa"/>
              <w:right w:w="60" w:type="dxa"/>
            </w:tcMar>
            <w:vAlign w:val="center"/>
          </w:tcPr>
          <w:p w14:paraId="469B6E4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98.478</w:t>
            </w:r>
          </w:p>
        </w:tc>
        <w:tc>
          <w:tcPr>
            <w:tcW w:w="880" w:type="dxa"/>
            <w:tcBorders>
              <w:top w:val="nil"/>
              <w:left w:val="nil"/>
              <w:bottom w:val="nil"/>
              <w:right w:val="nil"/>
            </w:tcBorders>
            <w:tcMar>
              <w:left w:w="60" w:type="dxa"/>
              <w:right w:w="60" w:type="dxa"/>
            </w:tcMar>
            <w:vAlign w:val="center"/>
          </w:tcPr>
          <w:p w14:paraId="53E3650D"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1.522</w:t>
            </w:r>
          </w:p>
        </w:tc>
        <w:tc>
          <w:tcPr>
            <w:tcW w:w="1115" w:type="dxa"/>
            <w:tcBorders>
              <w:top w:val="nil"/>
              <w:left w:val="nil"/>
              <w:bottom w:val="nil"/>
              <w:right w:val="nil"/>
            </w:tcBorders>
            <w:tcMar>
              <w:left w:w="60" w:type="dxa"/>
              <w:right w:w="60" w:type="dxa"/>
            </w:tcMar>
            <w:vAlign w:val="center"/>
          </w:tcPr>
          <w:p w14:paraId="55A87ED6" w14:textId="77777777" w:rsidR="003F6EC3" w:rsidRDefault="003F6EC3" w:rsidP="55F015EE">
            <w:pPr>
              <w:jc w:val="right"/>
              <w:rPr>
                <w:rFonts w:ascii="Arial" w:eastAsia="Arial" w:hAnsi="Arial" w:cs="Arial"/>
                <w:color w:val="000000" w:themeColor="text1"/>
                <w:sz w:val="22"/>
                <w:szCs w:val="22"/>
              </w:rPr>
            </w:pPr>
            <w:r w:rsidRPr="01D2279B">
              <w:rPr>
                <w:rFonts w:ascii="Arial" w:eastAsia="Arial" w:hAnsi="Arial" w:cs="Arial"/>
                <w:color w:val="000000" w:themeColor="text1"/>
                <w:sz w:val="22"/>
                <w:szCs w:val="22"/>
              </w:rPr>
              <w:t>936,360</w:t>
            </w:r>
          </w:p>
        </w:tc>
      </w:tr>
      <w:tr w:rsidR="003F6EC3" w14:paraId="7143687A" w14:textId="77777777" w:rsidTr="55F015EE">
        <w:trPr>
          <w:trHeight w:val="232"/>
        </w:trPr>
        <w:tc>
          <w:tcPr>
            <w:tcW w:w="660" w:type="dxa"/>
            <w:tcBorders>
              <w:top w:val="nil"/>
              <w:left w:val="nil"/>
              <w:bottom w:val="nil"/>
              <w:right w:val="nil"/>
            </w:tcBorders>
            <w:tcMar>
              <w:left w:w="60" w:type="dxa"/>
              <w:right w:w="60" w:type="dxa"/>
            </w:tcMar>
            <w:vAlign w:val="bottom"/>
          </w:tcPr>
          <w:p w14:paraId="4CEF7B14"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1A5182DD" w14:textId="09268BDC"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5</w:t>
            </w:r>
            <w:r w:rsidR="007C1498" w:rsidRPr="0E91EF5F">
              <w:rPr>
                <w:rFonts w:ascii="Arial" w:eastAsia="Arial" w:hAnsi="Arial" w:cs="Arial"/>
                <w:b/>
                <w:color w:val="000000" w:themeColor="text1"/>
                <w:sz w:val="22"/>
                <w:szCs w:val="22"/>
              </w:rPr>
              <w:t>’</w:t>
            </w:r>
            <w:r w:rsidRPr="0E91EF5F">
              <w:rPr>
                <w:rFonts w:ascii="Arial" w:eastAsia="Arial" w:hAnsi="Arial" w:cs="Arial"/>
                <w:b/>
                <w:color w:val="000000" w:themeColor="text1"/>
                <w:sz w:val="22"/>
                <w:szCs w:val="22"/>
              </w:rPr>
              <w:t xml:space="preserve"> UTR</w:t>
            </w:r>
          </w:p>
        </w:tc>
        <w:tc>
          <w:tcPr>
            <w:tcW w:w="1115" w:type="dxa"/>
            <w:tcBorders>
              <w:top w:val="nil"/>
              <w:left w:val="nil"/>
              <w:bottom w:val="nil"/>
              <w:right w:val="nil"/>
            </w:tcBorders>
            <w:tcMar>
              <w:left w:w="60" w:type="dxa"/>
              <w:right w:w="60" w:type="dxa"/>
            </w:tcMar>
            <w:vAlign w:val="center"/>
          </w:tcPr>
          <w:p w14:paraId="44160E8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3,127,742</w:t>
            </w:r>
          </w:p>
        </w:tc>
        <w:tc>
          <w:tcPr>
            <w:tcW w:w="895" w:type="dxa"/>
            <w:tcBorders>
              <w:top w:val="nil"/>
              <w:left w:val="nil"/>
              <w:bottom w:val="nil"/>
              <w:right w:val="nil"/>
            </w:tcBorders>
            <w:tcMar>
              <w:left w:w="60" w:type="dxa"/>
              <w:right w:w="60" w:type="dxa"/>
            </w:tcMar>
            <w:vAlign w:val="center"/>
          </w:tcPr>
          <w:p w14:paraId="1D3864B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973,615</w:t>
            </w:r>
          </w:p>
        </w:tc>
        <w:tc>
          <w:tcPr>
            <w:tcW w:w="974" w:type="dxa"/>
            <w:tcBorders>
              <w:top w:val="nil"/>
              <w:left w:val="nil"/>
              <w:bottom w:val="nil"/>
              <w:right w:val="nil"/>
            </w:tcBorders>
            <w:tcMar>
              <w:left w:w="60" w:type="dxa"/>
              <w:right w:w="60" w:type="dxa"/>
            </w:tcMar>
            <w:vAlign w:val="center"/>
          </w:tcPr>
          <w:p w14:paraId="177D0DF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944,458</w:t>
            </w:r>
          </w:p>
        </w:tc>
        <w:tc>
          <w:tcPr>
            <w:tcW w:w="707" w:type="dxa"/>
            <w:tcBorders>
              <w:top w:val="nil"/>
              <w:left w:val="nil"/>
              <w:bottom w:val="nil"/>
              <w:right w:val="nil"/>
            </w:tcBorders>
            <w:tcMar>
              <w:left w:w="60" w:type="dxa"/>
              <w:right w:w="60" w:type="dxa"/>
            </w:tcMar>
            <w:vAlign w:val="center"/>
          </w:tcPr>
          <w:p w14:paraId="338C65E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29,157</w:t>
            </w:r>
          </w:p>
        </w:tc>
        <w:tc>
          <w:tcPr>
            <w:tcW w:w="738" w:type="dxa"/>
            <w:tcBorders>
              <w:top w:val="nil"/>
              <w:left w:val="nil"/>
              <w:bottom w:val="nil"/>
              <w:right w:val="nil"/>
            </w:tcBorders>
            <w:tcMar>
              <w:left w:w="60" w:type="dxa"/>
              <w:right w:w="60" w:type="dxa"/>
            </w:tcMar>
            <w:vAlign w:val="center"/>
          </w:tcPr>
          <w:p w14:paraId="2C2E7E8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30.841</w:t>
            </w:r>
          </w:p>
        </w:tc>
        <w:tc>
          <w:tcPr>
            <w:tcW w:w="738" w:type="dxa"/>
            <w:tcBorders>
              <w:top w:val="nil"/>
              <w:left w:val="nil"/>
              <w:bottom w:val="nil"/>
              <w:right w:val="nil"/>
            </w:tcBorders>
            <w:tcMar>
              <w:left w:w="60" w:type="dxa"/>
              <w:right w:w="60" w:type="dxa"/>
            </w:tcMar>
            <w:vAlign w:val="center"/>
          </w:tcPr>
          <w:p w14:paraId="0EB9B81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69.159</w:t>
            </w:r>
          </w:p>
        </w:tc>
        <w:tc>
          <w:tcPr>
            <w:tcW w:w="880" w:type="dxa"/>
            <w:tcBorders>
              <w:top w:val="nil"/>
              <w:left w:val="nil"/>
              <w:bottom w:val="nil"/>
              <w:right w:val="nil"/>
            </w:tcBorders>
            <w:tcMar>
              <w:left w:w="60" w:type="dxa"/>
              <w:right w:w="60" w:type="dxa"/>
            </w:tcMar>
            <w:vAlign w:val="center"/>
          </w:tcPr>
          <w:p w14:paraId="05D7640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99.076</w:t>
            </w:r>
          </w:p>
        </w:tc>
        <w:tc>
          <w:tcPr>
            <w:tcW w:w="880" w:type="dxa"/>
            <w:tcBorders>
              <w:top w:val="nil"/>
              <w:left w:val="nil"/>
              <w:bottom w:val="nil"/>
              <w:right w:val="nil"/>
            </w:tcBorders>
            <w:tcMar>
              <w:left w:w="60" w:type="dxa"/>
              <w:right w:w="60" w:type="dxa"/>
            </w:tcMar>
            <w:vAlign w:val="center"/>
          </w:tcPr>
          <w:p w14:paraId="33244F8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0.924</w:t>
            </w:r>
          </w:p>
        </w:tc>
        <w:tc>
          <w:tcPr>
            <w:tcW w:w="1115" w:type="dxa"/>
            <w:tcBorders>
              <w:top w:val="nil"/>
              <w:left w:val="nil"/>
              <w:bottom w:val="nil"/>
              <w:right w:val="nil"/>
            </w:tcBorders>
            <w:tcMar>
              <w:left w:w="60" w:type="dxa"/>
              <w:right w:w="60" w:type="dxa"/>
            </w:tcMar>
            <w:vAlign w:val="center"/>
          </w:tcPr>
          <w:p w14:paraId="130CE89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3,156,899</w:t>
            </w:r>
          </w:p>
        </w:tc>
      </w:tr>
      <w:tr w:rsidR="003F6EC3" w14:paraId="6A7F9179" w14:textId="77777777" w:rsidTr="55F015EE">
        <w:trPr>
          <w:trHeight w:val="232"/>
        </w:trPr>
        <w:tc>
          <w:tcPr>
            <w:tcW w:w="660" w:type="dxa"/>
            <w:tcBorders>
              <w:top w:val="nil"/>
              <w:left w:val="nil"/>
              <w:bottom w:val="nil"/>
              <w:right w:val="nil"/>
            </w:tcBorders>
            <w:tcMar>
              <w:left w:w="60" w:type="dxa"/>
              <w:right w:w="60" w:type="dxa"/>
            </w:tcMar>
            <w:vAlign w:val="bottom"/>
          </w:tcPr>
          <w:p w14:paraId="420C140B"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6469D06C" w14:textId="26D01F76"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3</w:t>
            </w:r>
            <w:r w:rsidR="007C1498" w:rsidRPr="0E91EF5F">
              <w:rPr>
                <w:rFonts w:ascii="Arial" w:eastAsia="Arial" w:hAnsi="Arial" w:cs="Arial"/>
                <w:b/>
                <w:color w:val="000000" w:themeColor="text1"/>
                <w:sz w:val="22"/>
                <w:szCs w:val="22"/>
              </w:rPr>
              <w:t>’</w:t>
            </w:r>
            <w:r w:rsidRPr="0E91EF5F">
              <w:rPr>
                <w:rFonts w:ascii="Arial" w:eastAsia="Arial" w:hAnsi="Arial" w:cs="Arial"/>
                <w:b/>
                <w:color w:val="000000" w:themeColor="text1"/>
                <w:sz w:val="22"/>
                <w:szCs w:val="22"/>
              </w:rPr>
              <w:t xml:space="preserve"> UTR</w:t>
            </w:r>
          </w:p>
        </w:tc>
        <w:tc>
          <w:tcPr>
            <w:tcW w:w="1115" w:type="dxa"/>
            <w:tcBorders>
              <w:top w:val="nil"/>
              <w:left w:val="nil"/>
              <w:bottom w:val="nil"/>
              <w:right w:val="nil"/>
            </w:tcBorders>
            <w:tcMar>
              <w:left w:w="60" w:type="dxa"/>
              <w:right w:w="60" w:type="dxa"/>
            </w:tcMar>
            <w:vAlign w:val="center"/>
          </w:tcPr>
          <w:p w14:paraId="4A6DA4B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13,941,989</w:t>
            </w:r>
          </w:p>
        </w:tc>
        <w:tc>
          <w:tcPr>
            <w:tcW w:w="895" w:type="dxa"/>
            <w:tcBorders>
              <w:top w:val="nil"/>
              <w:left w:val="nil"/>
              <w:bottom w:val="nil"/>
              <w:right w:val="nil"/>
            </w:tcBorders>
            <w:tcMar>
              <w:left w:w="60" w:type="dxa"/>
              <w:right w:w="60" w:type="dxa"/>
            </w:tcMar>
            <w:vAlign w:val="center"/>
          </w:tcPr>
          <w:p w14:paraId="6B53CB8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1,406,375</w:t>
            </w:r>
          </w:p>
        </w:tc>
        <w:tc>
          <w:tcPr>
            <w:tcW w:w="974" w:type="dxa"/>
            <w:tcBorders>
              <w:top w:val="nil"/>
              <w:left w:val="nil"/>
              <w:bottom w:val="nil"/>
              <w:right w:val="nil"/>
            </w:tcBorders>
            <w:tcMar>
              <w:left w:w="60" w:type="dxa"/>
              <w:right w:w="60" w:type="dxa"/>
            </w:tcMar>
            <w:vAlign w:val="center"/>
          </w:tcPr>
          <w:p w14:paraId="08B3E0D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1,366,180</w:t>
            </w:r>
          </w:p>
        </w:tc>
        <w:tc>
          <w:tcPr>
            <w:tcW w:w="707" w:type="dxa"/>
            <w:tcBorders>
              <w:top w:val="nil"/>
              <w:left w:val="nil"/>
              <w:bottom w:val="nil"/>
              <w:right w:val="nil"/>
            </w:tcBorders>
            <w:tcMar>
              <w:left w:w="60" w:type="dxa"/>
              <w:right w:w="60" w:type="dxa"/>
            </w:tcMar>
            <w:vAlign w:val="center"/>
          </w:tcPr>
          <w:p w14:paraId="77C5A06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40,195</w:t>
            </w:r>
          </w:p>
        </w:tc>
        <w:tc>
          <w:tcPr>
            <w:tcW w:w="738" w:type="dxa"/>
            <w:tcBorders>
              <w:top w:val="nil"/>
              <w:left w:val="nil"/>
              <w:bottom w:val="nil"/>
              <w:right w:val="nil"/>
            </w:tcBorders>
            <w:tcMar>
              <w:left w:w="60" w:type="dxa"/>
              <w:right w:w="60" w:type="dxa"/>
            </w:tcMar>
            <w:vAlign w:val="center"/>
          </w:tcPr>
          <w:p w14:paraId="73A7526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10.058</w:t>
            </w:r>
          </w:p>
        </w:tc>
        <w:tc>
          <w:tcPr>
            <w:tcW w:w="738" w:type="dxa"/>
            <w:tcBorders>
              <w:top w:val="nil"/>
              <w:left w:val="nil"/>
              <w:bottom w:val="nil"/>
              <w:right w:val="nil"/>
            </w:tcBorders>
            <w:tcMar>
              <w:left w:w="60" w:type="dxa"/>
              <w:right w:w="60" w:type="dxa"/>
            </w:tcMar>
            <w:vAlign w:val="center"/>
          </w:tcPr>
          <w:p w14:paraId="7511223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89.942</w:t>
            </w:r>
          </w:p>
        </w:tc>
        <w:tc>
          <w:tcPr>
            <w:tcW w:w="880" w:type="dxa"/>
            <w:tcBorders>
              <w:top w:val="nil"/>
              <w:left w:val="nil"/>
              <w:bottom w:val="nil"/>
              <w:right w:val="nil"/>
            </w:tcBorders>
            <w:tcMar>
              <w:left w:w="60" w:type="dxa"/>
              <w:right w:w="60" w:type="dxa"/>
            </w:tcMar>
            <w:vAlign w:val="center"/>
          </w:tcPr>
          <w:p w14:paraId="2D5B82D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99.713</w:t>
            </w:r>
          </w:p>
        </w:tc>
        <w:tc>
          <w:tcPr>
            <w:tcW w:w="880" w:type="dxa"/>
            <w:tcBorders>
              <w:top w:val="nil"/>
              <w:left w:val="nil"/>
              <w:bottom w:val="nil"/>
              <w:right w:val="nil"/>
            </w:tcBorders>
            <w:tcMar>
              <w:left w:w="60" w:type="dxa"/>
              <w:right w:w="60" w:type="dxa"/>
            </w:tcMar>
            <w:vAlign w:val="center"/>
          </w:tcPr>
          <w:p w14:paraId="2AB7FFC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0.287</w:t>
            </w:r>
          </w:p>
        </w:tc>
        <w:tc>
          <w:tcPr>
            <w:tcW w:w="1115" w:type="dxa"/>
            <w:tcBorders>
              <w:top w:val="nil"/>
              <w:left w:val="nil"/>
              <w:bottom w:val="nil"/>
              <w:right w:val="nil"/>
            </w:tcBorders>
            <w:tcMar>
              <w:left w:w="60" w:type="dxa"/>
              <w:right w:w="60" w:type="dxa"/>
            </w:tcMar>
            <w:vAlign w:val="center"/>
          </w:tcPr>
          <w:p w14:paraId="6FDC1E3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13,982,184</w:t>
            </w:r>
          </w:p>
        </w:tc>
      </w:tr>
      <w:tr w:rsidR="003F6EC3" w14:paraId="017C1934" w14:textId="77777777" w:rsidTr="55F015EE">
        <w:trPr>
          <w:trHeight w:val="232"/>
        </w:trPr>
        <w:tc>
          <w:tcPr>
            <w:tcW w:w="660" w:type="dxa"/>
            <w:tcBorders>
              <w:top w:val="nil"/>
              <w:left w:val="nil"/>
              <w:bottom w:val="nil"/>
              <w:right w:val="nil"/>
            </w:tcBorders>
            <w:tcMar>
              <w:left w:w="60" w:type="dxa"/>
              <w:right w:w="60" w:type="dxa"/>
            </w:tcMar>
            <w:vAlign w:val="bottom"/>
          </w:tcPr>
          <w:p w14:paraId="3AFCAE0B"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0AADA2BB"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Proximal</w:t>
            </w:r>
          </w:p>
        </w:tc>
        <w:tc>
          <w:tcPr>
            <w:tcW w:w="1115" w:type="dxa"/>
            <w:tcBorders>
              <w:top w:val="nil"/>
              <w:left w:val="nil"/>
              <w:bottom w:val="nil"/>
              <w:right w:val="nil"/>
            </w:tcBorders>
            <w:tcMar>
              <w:left w:w="60" w:type="dxa"/>
              <w:right w:w="60" w:type="dxa"/>
            </w:tcMar>
            <w:vAlign w:val="center"/>
          </w:tcPr>
          <w:p w14:paraId="4248A56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490,613,217</w:t>
            </w:r>
          </w:p>
        </w:tc>
        <w:tc>
          <w:tcPr>
            <w:tcW w:w="895" w:type="dxa"/>
            <w:tcBorders>
              <w:top w:val="nil"/>
              <w:left w:val="nil"/>
              <w:bottom w:val="nil"/>
              <w:right w:val="nil"/>
            </w:tcBorders>
            <w:tcMar>
              <w:left w:w="60" w:type="dxa"/>
              <w:right w:w="60" w:type="dxa"/>
            </w:tcMar>
            <w:vAlign w:val="center"/>
          </w:tcPr>
          <w:p w14:paraId="77FDD5C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12,482,022</w:t>
            </w:r>
          </w:p>
        </w:tc>
        <w:tc>
          <w:tcPr>
            <w:tcW w:w="974" w:type="dxa"/>
            <w:tcBorders>
              <w:top w:val="nil"/>
              <w:left w:val="nil"/>
              <w:bottom w:val="nil"/>
              <w:right w:val="nil"/>
            </w:tcBorders>
            <w:tcMar>
              <w:left w:w="60" w:type="dxa"/>
              <w:right w:w="60" w:type="dxa"/>
            </w:tcMar>
            <w:vAlign w:val="center"/>
          </w:tcPr>
          <w:p w14:paraId="5FFF151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11,988,515</w:t>
            </w:r>
          </w:p>
        </w:tc>
        <w:tc>
          <w:tcPr>
            <w:tcW w:w="707" w:type="dxa"/>
            <w:tcBorders>
              <w:top w:val="nil"/>
              <w:left w:val="nil"/>
              <w:bottom w:val="nil"/>
              <w:right w:val="nil"/>
            </w:tcBorders>
            <w:tcMar>
              <w:left w:w="60" w:type="dxa"/>
              <w:right w:w="60" w:type="dxa"/>
            </w:tcMar>
            <w:vAlign w:val="center"/>
          </w:tcPr>
          <w:p w14:paraId="57D8556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493,507</w:t>
            </w:r>
          </w:p>
        </w:tc>
        <w:tc>
          <w:tcPr>
            <w:tcW w:w="738" w:type="dxa"/>
            <w:tcBorders>
              <w:top w:val="nil"/>
              <w:left w:val="nil"/>
              <w:bottom w:val="nil"/>
              <w:right w:val="nil"/>
            </w:tcBorders>
            <w:tcMar>
              <w:left w:w="60" w:type="dxa"/>
              <w:right w:w="60" w:type="dxa"/>
            </w:tcMar>
            <w:vAlign w:val="center"/>
          </w:tcPr>
          <w:p w14:paraId="2150AED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2.542</w:t>
            </w:r>
          </w:p>
        </w:tc>
        <w:tc>
          <w:tcPr>
            <w:tcW w:w="738" w:type="dxa"/>
            <w:tcBorders>
              <w:top w:val="nil"/>
              <w:left w:val="nil"/>
              <w:bottom w:val="nil"/>
              <w:right w:val="nil"/>
            </w:tcBorders>
            <w:tcMar>
              <w:left w:w="60" w:type="dxa"/>
              <w:right w:w="60" w:type="dxa"/>
            </w:tcMar>
            <w:vAlign w:val="center"/>
          </w:tcPr>
          <w:p w14:paraId="2F50ACA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97.458</w:t>
            </w:r>
          </w:p>
        </w:tc>
        <w:tc>
          <w:tcPr>
            <w:tcW w:w="880" w:type="dxa"/>
            <w:tcBorders>
              <w:top w:val="nil"/>
              <w:left w:val="nil"/>
              <w:bottom w:val="nil"/>
              <w:right w:val="nil"/>
            </w:tcBorders>
            <w:tcMar>
              <w:left w:w="60" w:type="dxa"/>
              <w:right w:w="60" w:type="dxa"/>
            </w:tcMar>
            <w:vAlign w:val="center"/>
          </w:tcPr>
          <w:p w14:paraId="44FC32C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99.900</w:t>
            </w:r>
          </w:p>
        </w:tc>
        <w:tc>
          <w:tcPr>
            <w:tcW w:w="880" w:type="dxa"/>
            <w:tcBorders>
              <w:top w:val="nil"/>
              <w:left w:val="nil"/>
              <w:bottom w:val="nil"/>
              <w:right w:val="nil"/>
            </w:tcBorders>
            <w:tcMar>
              <w:left w:w="60" w:type="dxa"/>
              <w:right w:w="60" w:type="dxa"/>
            </w:tcMar>
            <w:vAlign w:val="center"/>
          </w:tcPr>
          <w:p w14:paraId="1A34A0E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0.100</w:t>
            </w:r>
          </w:p>
        </w:tc>
        <w:tc>
          <w:tcPr>
            <w:tcW w:w="1115" w:type="dxa"/>
            <w:tcBorders>
              <w:top w:val="nil"/>
              <w:left w:val="nil"/>
              <w:bottom w:val="nil"/>
              <w:right w:val="nil"/>
            </w:tcBorders>
            <w:tcMar>
              <w:left w:w="60" w:type="dxa"/>
              <w:right w:w="60" w:type="dxa"/>
            </w:tcMar>
            <w:vAlign w:val="center"/>
          </w:tcPr>
          <w:p w14:paraId="700EC3D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491,106,724</w:t>
            </w:r>
          </w:p>
        </w:tc>
      </w:tr>
      <w:tr w:rsidR="003F6EC3" w14:paraId="5A27DFBD" w14:textId="77777777" w:rsidTr="55F015EE">
        <w:trPr>
          <w:trHeight w:val="232"/>
        </w:trPr>
        <w:tc>
          <w:tcPr>
            <w:tcW w:w="660" w:type="dxa"/>
            <w:tcBorders>
              <w:top w:val="nil"/>
              <w:left w:val="nil"/>
              <w:bottom w:val="nil"/>
              <w:right w:val="nil"/>
            </w:tcBorders>
            <w:tcMar>
              <w:left w:w="60" w:type="dxa"/>
              <w:right w:w="60" w:type="dxa"/>
            </w:tcMar>
            <w:vAlign w:val="bottom"/>
          </w:tcPr>
          <w:p w14:paraId="10DF8A61"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6ACC5E57"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Intergenic</w:t>
            </w:r>
          </w:p>
        </w:tc>
        <w:tc>
          <w:tcPr>
            <w:tcW w:w="1115" w:type="dxa"/>
            <w:tcBorders>
              <w:top w:val="nil"/>
              <w:left w:val="nil"/>
              <w:bottom w:val="nil"/>
              <w:right w:val="nil"/>
            </w:tcBorders>
            <w:tcMar>
              <w:left w:w="60" w:type="dxa"/>
              <w:right w:w="60" w:type="dxa"/>
            </w:tcMar>
            <w:vAlign w:val="center"/>
          </w:tcPr>
          <w:p w14:paraId="3D4C104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601,209,600</w:t>
            </w:r>
          </w:p>
        </w:tc>
        <w:tc>
          <w:tcPr>
            <w:tcW w:w="895" w:type="dxa"/>
            <w:tcBorders>
              <w:top w:val="nil"/>
              <w:left w:val="nil"/>
              <w:bottom w:val="nil"/>
              <w:right w:val="nil"/>
            </w:tcBorders>
            <w:tcMar>
              <w:left w:w="60" w:type="dxa"/>
              <w:right w:w="60" w:type="dxa"/>
            </w:tcMar>
            <w:vAlign w:val="center"/>
          </w:tcPr>
          <w:p w14:paraId="2A1A305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182,763</w:t>
            </w:r>
          </w:p>
        </w:tc>
        <w:tc>
          <w:tcPr>
            <w:tcW w:w="974" w:type="dxa"/>
            <w:tcBorders>
              <w:top w:val="nil"/>
              <w:left w:val="nil"/>
              <w:bottom w:val="nil"/>
              <w:right w:val="nil"/>
            </w:tcBorders>
            <w:tcMar>
              <w:left w:w="60" w:type="dxa"/>
              <w:right w:w="60" w:type="dxa"/>
            </w:tcMar>
            <w:vAlign w:val="center"/>
          </w:tcPr>
          <w:p w14:paraId="49BE4A2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165,217</w:t>
            </w:r>
          </w:p>
        </w:tc>
        <w:tc>
          <w:tcPr>
            <w:tcW w:w="707" w:type="dxa"/>
            <w:tcBorders>
              <w:top w:val="nil"/>
              <w:left w:val="nil"/>
              <w:bottom w:val="nil"/>
              <w:right w:val="nil"/>
            </w:tcBorders>
            <w:tcMar>
              <w:left w:w="60" w:type="dxa"/>
              <w:right w:w="60" w:type="dxa"/>
            </w:tcMar>
            <w:vAlign w:val="center"/>
          </w:tcPr>
          <w:p w14:paraId="2430C43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17,546</w:t>
            </w:r>
          </w:p>
        </w:tc>
        <w:tc>
          <w:tcPr>
            <w:tcW w:w="738" w:type="dxa"/>
            <w:tcBorders>
              <w:top w:val="nil"/>
              <w:left w:val="nil"/>
              <w:bottom w:val="nil"/>
              <w:right w:val="nil"/>
            </w:tcBorders>
            <w:tcMar>
              <w:left w:w="60" w:type="dxa"/>
              <w:right w:w="60" w:type="dxa"/>
            </w:tcMar>
            <w:vAlign w:val="center"/>
          </w:tcPr>
          <w:p w14:paraId="7DE4555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0.030</w:t>
            </w:r>
          </w:p>
        </w:tc>
        <w:tc>
          <w:tcPr>
            <w:tcW w:w="738" w:type="dxa"/>
            <w:tcBorders>
              <w:top w:val="nil"/>
              <w:left w:val="nil"/>
              <w:bottom w:val="nil"/>
              <w:right w:val="nil"/>
            </w:tcBorders>
            <w:tcMar>
              <w:left w:w="60" w:type="dxa"/>
              <w:right w:w="60" w:type="dxa"/>
            </w:tcMar>
            <w:vAlign w:val="center"/>
          </w:tcPr>
          <w:p w14:paraId="3BAA988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99.970</w:t>
            </w:r>
          </w:p>
        </w:tc>
        <w:tc>
          <w:tcPr>
            <w:tcW w:w="880" w:type="dxa"/>
            <w:tcBorders>
              <w:top w:val="nil"/>
              <w:left w:val="nil"/>
              <w:bottom w:val="nil"/>
              <w:right w:val="nil"/>
            </w:tcBorders>
            <w:tcMar>
              <w:left w:w="60" w:type="dxa"/>
              <w:right w:w="60" w:type="dxa"/>
            </w:tcMar>
            <w:vAlign w:val="center"/>
          </w:tcPr>
          <w:p w14:paraId="1AAAA6F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99.997</w:t>
            </w:r>
          </w:p>
        </w:tc>
        <w:tc>
          <w:tcPr>
            <w:tcW w:w="880" w:type="dxa"/>
            <w:tcBorders>
              <w:top w:val="nil"/>
              <w:left w:val="nil"/>
              <w:bottom w:val="nil"/>
              <w:right w:val="nil"/>
            </w:tcBorders>
            <w:tcMar>
              <w:left w:w="60" w:type="dxa"/>
              <w:right w:w="60" w:type="dxa"/>
            </w:tcMar>
            <w:vAlign w:val="center"/>
          </w:tcPr>
          <w:p w14:paraId="1FD3705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0.003</w:t>
            </w:r>
          </w:p>
        </w:tc>
        <w:tc>
          <w:tcPr>
            <w:tcW w:w="1115" w:type="dxa"/>
            <w:tcBorders>
              <w:top w:val="nil"/>
              <w:left w:val="nil"/>
              <w:bottom w:val="nil"/>
              <w:right w:val="nil"/>
            </w:tcBorders>
            <w:tcMar>
              <w:left w:w="60" w:type="dxa"/>
              <w:right w:w="60" w:type="dxa"/>
            </w:tcMar>
            <w:vAlign w:val="center"/>
          </w:tcPr>
          <w:p w14:paraId="0D88F4E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601,227,146</w:t>
            </w:r>
          </w:p>
        </w:tc>
      </w:tr>
      <w:tr w:rsidR="003F6EC3" w14:paraId="6E1F2DCF" w14:textId="77777777" w:rsidTr="55F015EE">
        <w:trPr>
          <w:trHeight w:val="232"/>
        </w:trPr>
        <w:tc>
          <w:tcPr>
            <w:tcW w:w="660" w:type="dxa"/>
            <w:tcBorders>
              <w:top w:val="nil"/>
              <w:left w:val="nil"/>
              <w:bottom w:val="nil"/>
              <w:right w:val="nil"/>
            </w:tcBorders>
            <w:tcMar>
              <w:left w:w="60" w:type="dxa"/>
              <w:right w:w="60" w:type="dxa"/>
            </w:tcMar>
            <w:vAlign w:val="bottom"/>
          </w:tcPr>
          <w:p w14:paraId="46BF3ABD"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313D3FC6"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Sum</w:t>
            </w:r>
          </w:p>
        </w:tc>
        <w:tc>
          <w:tcPr>
            <w:tcW w:w="1115" w:type="dxa"/>
            <w:tcBorders>
              <w:top w:val="nil"/>
              <w:left w:val="nil"/>
              <w:bottom w:val="nil"/>
              <w:right w:val="nil"/>
            </w:tcBorders>
            <w:tcMar>
              <w:left w:w="60" w:type="dxa"/>
              <w:right w:w="60" w:type="dxa"/>
            </w:tcMar>
            <w:vAlign w:val="center"/>
          </w:tcPr>
          <w:p w14:paraId="15C463F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1,122,378,508</w:t>
            </w:r>
          </w:p>
        </w:tc>
        <w:tc>
          <w:tcPr>
            <w:tcW w:w="895" w:type="dxa"/>
            <w:tcBorders>
              <w:top w:val="nil"/>
              <w:left w:val="nil"/>
              <w:bottom w:val="nil"/>
              <w:right w:val="nil"/>
            </w:tcBorders>
            <w:tcMar>
              <w:left w:w="60" w:type="dxa"/>
              <w:right w:w="60" w:type="dxa"/>
            </w:tcMar>
            <w:vAlign w:val="center"/>
          </w:tcPr>
          <w:p w14:paraId="2A3C278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26,840,922</w:t>
            </w:r>
          </w:p>
        </w:tc>
        <w:tc>
          <w:tcPr>
            <w:tcW w:w="974" w:type="dxa"/>
            <w:tcBorders>
              <w:top w:val="nil"/>
              <w:left w:val="nil"/>
              <w:bottom w:val="nil"/>
              <w:right w:val="nil"/>
            </w:tcBorders>
            <w:tcMar>
              <w:left w:w="60" w:type="dxa"/>
              <w:right w:w="60" w:type="dxa"/>
            </w:tcMar>
            <w:vAlign w:val="center"/>
          </w:tcPr>
          <w:p w14:paraId="60C4C78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26,062,424</w:t>
            </w:r>
          </w:p>
        </w:tc>
        <w:tc>
          <w:tcPr>
            <w:tcW w:w="707" w:type="dxa"/>
            <w:tcBorders>
              <w:top w:val="nil"/>
              <w:left w:val="nil"/>
              <w:bottom w:val="nil"/>
              <w:right w:val="nil"/>
            </w:tcBorders>
            <w:tcMar>
              <w:left w:w="60" w:type="dxa"/>
              <w:right w:w="60" w:type="dxa"/>
            </w:tcMar>
            <w:vAlign w:val="center"/>
          </w:tcPr>
          <w:p w14:paraId="7828227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778,498</w:t>
            </w:r>
          </w:p>
        </w:tc>
        <w:tc>
          <w:tcPr>
            <w:tcW w:w="738" w:type="dxa"/>
            <w:tcBorders>
              <w:top w:val="nil"/>
              <w:left w:val="nil"/>
              <w:bottom w:val="nil"/>
              <w:right w:val="nil"/>
            </w:tcBorders>
            <w:tcMar>
              <w:left w:w="60" w:type="dxa"/>
              <w:right w:w="60" w:type="dxa"/>
            </w:tcMar>
            <w:vAlign w:val="center"/>
          </w:tcPr>
          <w:p w14:paraId="36BF42E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2.390</w:t>
            </w:r>
          </w:p>
        </w:tc>
        <w:tc>
          <w:tcPr>
            <w:tcW w:w="738" w:type="dxa"/>
            <w:tcBorders>
              <w:top w:val="nil"/>
              <w:left w:val="nil"/>
              <w:bottom w:val="nil"/>
              <w:right w:val="nil"/>
            </w:tcBorders>
            <w:tcMar>
              <w:left w:w="60" w:type="dxa"/>
              <w:right w:w="60" w:type="dxa"/>
            </w:tcMar>
            <w:vAlign w:val="center"/>
          </w:tcPr>
          <w:p w14:paraId="6276E57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97.610</w:t>
            </w:r>
          </w:p>
        </w:tc>
        <w:tc>
          <w:tcPr>
            <w:tcW w:w="880" w:type="dxa"/>
            <w:tcBorders>
              <w:top w:val="nil"/>
              <w:left w:val="nil"/>
              <w:bottom w:val="nil"/>
              <w:right w:val="nil"/>
            </w:tcBorders>
            <w:tcMar>
              <w:left w:w="60" w:type="dxa"/>
              <w:right w:w="60" w:type="dxa"/>
            </w:tcMar>
            <w:vAlign w:val="center"/>
          </w:tcPr>
          <w:p w14:paraId="064D297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99.931</w:t>
            </w:r>
          </w:p>
        </w:tc>
        <w:tc>
          <w:tcPr>
            <w:tcW w:w="880" w:type="dxa"/>
            <w:tcBorders>
              <w:top w:val="nil"/>
              <w:left w:val="nil"/>
              <w:bottom w:val="nil"/>
              <w:right w:val="nil"/>
            </w:tcBorders>
            <w:tcMar>
              <w:left w:w="60" w:type="dxa"/>
              <w:right w:w="60" w:type="dxa"/>
            </w:tcMar>
            <w:vAlign w:val="center"/>
          </w:tcPr>
          <w:p w14:paraId="593CBF6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0.069</w:t>
            </w:r>
          </w:p>
        </w:tc>
        <w:tc>
          <w:tcPr>
            <w:tcW w:w="1115" w:type="dxa"/>
            <w:tcBorders>
              <w:top w:val="nil"/>
              <w:left w:val="nil"/>
              <w:bottom w:val="nil"/>
              <w:right w:val="nil"/>
            </w:tcBorders>
            <w:tcMar>
              <w:left w:w="60" w:type="dxa"/>
              <w:right w:w="60" w:type="dxa"/>
            </w:tcMar>
            <w:vAlign w:val="center"/>
          </w:tcPr>
          <w:p w14:paraId="0A86BD7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1,123,157,006</w:t>
            </w:r>
          </w:p>
        </w:tc>
      </w:tr>
      <w:tr w:rsidR="003F6EC3" w14:paraId="1B7FF334" w14:textId="77777777" w:rsidTr="55F015EE">
        <w:trPr>
          <w:trHeight w:val="232"/>
        </w:trPr>
        <w:tc>
          <w:tcPr>
            <w:tcW w:w="660" w:type="dxa"/>
            <w:tcBorders>
              <w:top w:val="nil"/>
              <w:left w:val="nil"/>
              <w:bottom w:val="nil"/>
              <w:right w:val="nil"/>
            </w:tcBorders>
            <w:tcMar>
              <w:left w:w="60" w:type="dxa"/>
              <w:right w:w="60" w:type="dxa"/>
            </w:tcMar>
            <w:vAlign w:val="center"/>
          </w:tcPr>
          <w:p w14:paraId="3D2D4527"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SNPs</w:t>
            </w:r>
          </w:p>
        </w:tc>
        <w:tc>
          <w:tcPr>
            <w:tcW w:w="927" w:type="dxa"/>
            <w:tcBorders>
              <w:top w:val="nil"/>
              <w:left w:val="nil"/>
              <w:bottom w:val="nil"/>
              <w:right w:val="nil"/>
            </w:tcBorders>
            <w:tcMar>
              <w:left w:w="60" w:type="dxa"/>
              <w:right w:w="60" w:type="dxa"/>
            </w:tcMar>
            <w:vAlign w:val="center"/>
          </w:tcPr>
          <w:p w14:paraId="0CC2B2D3"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Coding </w:t>
            </w:r>
          </w:p>
        </w:tc>
        <w:tc>
          <w:tcPr>
            <w:tcW w:w="1115" w:type="dxa"/>
            <w:tcBorders>
              <w:top w:val="nil"/>
              <w:left w:val="nil"/>
              <w:bottom w:val="nil"/>
              <w:right w:val="nil"/>
            </w:tcBorders>
            <w:tcMar>
              <w:left w:w="60" w:type="dxa"/>
              <w:right w:w="60" w:type="dxa"/>
            </w:tcMar>
            <w:vAlign w:val="center"/>
          </w:tcPr>
          <w:p w14:paraId="2453115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11,948,179</w:t>
            </w:r>
          </w:p>
        </w:tc>
        <w:tc>
          <w:tcPr>
            <w:tcW w:w="895" w:type="dxa"/>
            <w:tcBorders>
              <w:top w:val="nil"/>
              <w:left w:val="nil"/>
              <w:bottom w:val="nil"/>
              <w:right w:val="nil"/>
            </w:tcBorders>
            <w:tcMar>
              <w:left w:w="60" w:type="dxa"/>
              <w:right w:w="60" w:type="dxa"/>
            </w:tcMar>
            <w:vAlign w:val="center"/>
          </w:tcPr>
          <w:p w14:paraId="21CCCB1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10,473,822</w:t>
            </w:r>
          </w:p>
        </w:tc>
        <w:tc>
          <w:tcPr>
            <w:tcW w:w="974" w:type="dxa"/>
            <w:tcBorders>
              <w:top w:val="nil"/>
              <w:left w:val="nil"/>
              <w:bottom w:val="nil"/>
              <w:right w:val="nil"/>
            </w:tcBorders>
            <w:tcMar>
              <w:left w:w="60" w:type="dxa"/>
              <w:right w:w="60" w:type="dxa"/>
            </w:tcMar>
            <w:vAlign w:val="center"/>
          </w:tcPr>
          <w:p w14:paraId="4896EED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10,325,688</w:t>
            </w:r>
          </w:p>
        </w:tc>
        <w:tc>
          <w:tcPr>
            <w:tcW w:w="707" w:type="dxa"/>
            <w:tcBorders>
              <w:top w:val="nil"/>
              <w:left w:val="nil"/>
              <w:bottom w:val="nil"/>
              <w:right w:val="nil"/>
            </w:tcBorders>
            <w:tcMar>
              <w:left w:w="60" w:type="dxa"/>
              <w:right w:w="60" w:type="dxa"/>
            </w:tcMar>
            <w:vAlign w:val="center"/>
          </w:tcPr>
          <w:p w14:paraId="615599A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148,134</w:t>
            </w:r>
          </w:p>
        </w:tc>
        <w:tc>
          <w:tcPr>
            <w:tcW w:w="738" w:type="dxa"/>
            <w:tcBorders>
              <w:top w:val="nil"/>
              <w:left w:val="nil"/>
              <w:bottom w:val="nil"/>
              <w:right w:val="nil"/>
            </w:tcBorders>
            <w:tcMar>
              <w:left w:w="60" w:type="dxa"/>
              <w:right w:w="60" w:type="dxa"/>
            </w:tcMar>
            <w:vAlign w:val="center"/>
          </w:tcPr>
          <w:p w14:paraId="2BF3821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86.587</w:t>
            </w:r>
          </w:p>
        </w:tc>
        <w:tc>
          <w:tcPr>
            <w:tcW w:w="738" w:type="dxa"/>
            <w:tcBorders>
              <w:top w:val="nil"/>
              <w:left w:val="nil"/>
              <w:bottom w:val="nil"/>
              <w:right w:val="nil"/>
            </w:tcBorders>
            <w:tcMar>
              <w:left w:w="60" w:type="dxa"/>
              <w:right w:w="60" w:type="dxa"/>
            </w:tcMar>
            <w:vAlign w:val="center"/>
          </w:tcPr>
          <w:p w14:paraId="37D1921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13.413</w:t>
            </w:r>
          </w:p>
        </w:tc>
        <w:tc>
          <w:tcPr>
            <w:tcW w:w="880" w:type="dxa"/>
            <w:tcBorders>
              <w:top w:val="nil"/>
              <w:left w:val="nil"/>
              <w:bottom w:val="nil"/>
              <w:right w:val="nil"/>
            </w:tcBorders>
            <w:tcMar>
              <w:left w:w="60" w:type="dxa"/>
              <w:right w:w="60" w:type="dxa"/>
            </w:tcMar>
            <w:vAlign w:val="center"/>
          </w:tcPr>
          <w:p w14:paraId="7DDDE32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98.775</w:t>
            </w:r>
          </w:p>
        </w:tc>
        <w:tc>
          <w:tcPr>
            <w:tcW w:w="880" w:type="dxa"/>
            <w:tcBorders>
              <w:top w:val="nil"/>
              <w:left w:val="nil"/>
              <w:bottom w:val="nil"/>
              <w:right w:val="nil"/>
            </w:tcBorders>
            <w:tcMar>
              <w:left w:w="60" w:type="dxa"/>
              <w:right w:w="60" w:type="dxa"/>
            </w:tcMar>
            <w:vAlign w:val="center"/>
          </w:tcPr>
          <w:p w14:paraId="4461345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1.225</w:t>
            </w:r>
          </w:p>
        </w:tc>
        <w:tc>
          <w:tcPr>
            <w:tcW w:w="1115" w:type="dxa"/>
            <w:tcBorders>
              <w:top w:val="nil"/>
              <w:left w:val="nil"/>
              <w:bottom w:val="nil"/>
              <w:right w:val="nil"/>
            </w:tcBorders>
            <w:tcMar>
              <w:left w:w="60" w:type="dxa"/>
              <w:right w:w="60" w:type="dxa"/>
            </w:tcMar>
            <w:vAlign w:val="center"/>
          </w:tcPr>
          <w:p w14:paraId="6022360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12,096,313</w:t>
            </w:r>
          </w:p>
        </w:tc>
      </w:tr>
      <w:tr w:rsidR="003F6EC3" w14:paraId="568B82AA" w14:textId="77777777" w:rsidTr="55F015EE">
        <w:trPr>
          <w:trHeight w:val="232"/>
        </w:trPr>
        <w:tc>
          <w:tcPr>
            <w:tcW w:w="660" w:type="dxa"/>
            <w:tcBorders>
              <w:top w:val="nil"/>
              <w:left w:val="nil"/>
              <w:bottom w:val="nil"/>
              <w:right w:val="nil"/>
            </w:tcBorders>
            <w:tcMar>
              <w:left w:w="60" w:type="dxa"/>
              <w:right w:w="60" w:type="dxa"/>
            </w:tcMar>
            <w:vAlign w:val="bottom"/>
          </w:tcPr>
          <w:p w14:paraId="16A1D601"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599B9C1C"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Splice</w:t>
            </w:r>
          </w:p>
        </w:tc>
        <w:tc>
          <w:tcPr>
            <w:tcW w:w="1115" w:type="dxa"/>
            <w:tcBorders>
              <w:top w:val="nil"/>
              <w:left w:val="nil"/>
              <w:bottom w:val="nil"/>
              <w:right w:val="nil"/>
            </w:tcBorders>
            <w:tcMar>
              <w:left w:w="60" w:type="dxa"/>
              <w:right w:w="60" w:type="dxa"/>
            </w:tcMar>
            <w:vAlign w:val="center"/>
          </w:tcPr>
          <w:p w14:paraId="41C0BD6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836,897</w:t>
            </w:r>
          </w:p>
        </w:tc>
        <w:tc>
          <w:tcPr>
            <w:tcW w:w="895" w:type="dxa"/>
            <w:tcBorders>
              <w:top w:val="nil"/>
              <w:left w:val="nil"/>
              <w:bottom w:val="nil"/>
              <w:right w:val="nil"/>
            </w:tcBorders>
            <w:tcMar>
              <w:left w:w="60" w:type="dxa"/>
              <w:right w:w="60" w:type="dxa"/>
            </w:tcMar>
            <w:vAlign w:val="center"/>
          </w:tcPr>
          <w:p w14:paraId="1A2F137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726,506</w:t>
            </w:r>
          </w:p>
        </w:tc>
        <w:tc>
          <w:tcPr>
            <w:tcW w:w="974" w:type="dxa"/>
            <w:tcBorders>
              <w:top w:val="nil"/>
              <w:left w:val="nil"/>
              <w:bottom w:val="nil"/>
              <w:right w:val="nil"/>
            </w:tcBorders>
            <w:tcMar>
              <w:left w:w="60" w:type="dxa"/>
              <w:right w:w="60" w:type="dxa"/>
            </w:tcMar>
            <w:vAlign w:val="center"/>
          </w:tcPr>
          <w:p w14:paraId="1B0A065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716,881</w:t>
            </w:r>
          </w:p>
        </w:tc>
        <w:tc>
          <w:tcPr>
            <w:tcW w:w="707" w:type="dxa"/>
            <w:tcBorders>
              <w:top w:val="nil"/>
              <w:left w:val="nil"/>
              <w:bottom w:val="nil"/>
              <w:right w:val="nil"/>
            </w:tcBorders>
            <w:tcMar>
              <w:left w:w="60" w:type="dxa"/>
              <w:right w:w="60" w:type="dxa"/>
            </w:tcMar>
            <w:vAlign w:val="center"/>
          </w:tcPr>
          <w:p w14:paraId="6AA2BA4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9,625</w:t>
            </w:r>
          </w:p>
        </w:tc>
        <w:tc>
          <w:tcPr>
            <w:tcW w:w="738" w:type="dxa"/>
            <w:tcBorders>
              <w:top w:val="nil"/>
              <w:left w:val="nil"/>
              <w:bottom w:val="nil"/>
              <w:right w:val="nil"/>
            </w:tcBorders>
            <w:tcMar>
              <w:left w:w="60" w:type="dxa"/>
              <w:right w:w="60" w:type="dxa"/>
            </w:tcMar>
            <w:vAlign w:val="center"/>
          </w:tcPr>
          <w:p w14:paraId="7FD050B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85.822</w:t>
            </w:r>
          </w:p>
        </w:tc>
        <w:tc>
          <w:tcPr>
            <w:tcW w:w="738" w:type="dxa"/>
            <w:tcBorders>
              <w:top w:val="nil"/>
              <w:left w:val="nil"/>
              <w:bottom w:val="nil"/>
              <w:right w:val="nil"/>
            </w:tcBorders>
            <w:tcMar>
              <w:left w:w="60" w:type="dxa"/>
              <w:right w:w="60" w:type="dxa"/>
            </w:tcMar>
            <w:vAlign w:val="center"/>
          </w:tcPr>
          <w:p w14:paraId="75B5550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14.178</w:t>
            </w:r>
          </w:p>
        </w:tc>
        <w:tc>
          <w:tcPr>
            <w:tcW w:w="880" w:type="dxa"/>
            <w:tcBorders>
              <w:top w:val="nil"/>
              <w:left w:val="nil"/>
              <w:bottom w:val="nil"/>
              <w:right w:val="nil"/>
            </w:tcBorders>
            <w:tcMar>
              <w:left w:w="60" w:type="dxa"/>
              <w:right w:w="60" w:type="dxa"/>
            </w:tcMar>
            <w:vAlign w:val="center"/>
          </w:tcPr>
          <w:p w14:paraId="488C7BC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98.863</w:t>
            </w:r>
          </w:p>
        </w:tc>
        <w:tc>
          <w:tcPr>
            <w:tcW w:w="880" w:type="dxa"/>
            <w:tcBorders>
              <w:top w:val="nil"/>
              <w:left w:val="nil"/>
              <w:bottom w:val="nil"/>
              <w:right w:val="nil"/>
            </w:tcBorders>
            <w:tcMar>
              <w:left w:w="60" w:type="dxa"/>
              <w:right w:w="60" w:type="dxa"/>
            </w:tcMar>
            <w:vAlign w:val="center"/>
          </w:tcPr>
          <w:p w14:paraId="507694E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1.137</w:t>
            </w:r>
          </w:p>
        </w:tc>
        <w:tc>
          <w:tcPr>
            <w:tcW w:w="1115" w:type="dxa"/>
            <w:tcBorders>
              <w:top w:val="nil"/>
              <w:left w:val="nil"/>
              <w:bottom w:val="nil"/>
              <w:right w:val="nil"/>
            </w:tcBorders>
            <w:tcMar>
              <w:left w:w="60" w:type="dxa"/>
              <w:right w:w="60" w:type="dxa"/>
            </w:tcMar>
            <w:vAlign w:val="center"/>
          </w:tcPr>
          <w:p w14:paraId="703C5B6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846,522</w:t>
            </w:r>
          </w:p>
        </w:tc>
      </w:tr>
      <w:tr w:rsidR="003F6EC3" w14:paraId="4C312265" w14:textId="77777777" w:rsidTr="55F015EE">
        <w:trPr>
          <w:trHeight w:val="232"/>
        </w:trPr>
        <w:tc>
          <w:tcPr>
            <w:tcW w:w="660" w:type="dxa"/>
            <w:tcBorders>
              <w:top w:val="nil"/>
              <w:left w:val="nil"/>
              <w:bottom w:val="nil"/>
              <w:right w:val="nil"/>
            </w:tcBorders>
            <w:tcMar>
              <w:left w:w="60" w:type="dxa"/>
              <w:right w:w="60" w:type="dxa"/>
            </w:tcMar>
            <w:vAlign w:val="bottom"/>
          </w:tcPr>
          <w:p w14:paraId="4120A486"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1C5490AF" w14:textId="14CF34DA"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5</w:t>
            </w:r>
            <w:r w:rsidR="007C1498" w:rsidRPr="0E91EF5F">
              <w:rPr>
                <w:rFonts w:ascii="Arial" w:eastAsia="Arial" w:hAnsi="Arial" w:cs="Arial"/>
                <w:b/>
                <w:color w:val="000000" w:themeColor="text1"/>
                <w:sz w:val="22"/>
                <w:szCs w:val="22"/>
              </w:rPr>
              <w:t>’</w:t>
            </w:r>
            <w:r w:rsidRPr="0E91EF5F">
              <w:rPr>
                <w:rFonts w:ascii="Arial" w:eastAsia="Arial" w:hAnsi="Arial" w:cs="Arial"/>
                <w:b/>
                <w:color w:val="000000" w:themeColor="text1"/>
                <w:sz w:val="22"/>
                <w:szCs w:val="22"/>
              </w:rPr>
              <w:t xml:space="preserve"> UTR</w:t>
            </w:r>
          </w:p>
        </w:tc>
        <w:tc>
          <w:tcPr>
            <w:tcW w:w="1115" w:type="dxa"/>
            <w:tcBorders>
              <w:top w:val="nil"/>
              <w:left w:val="nil"/>
              <w:bottom w:val="nil"/>
              <w:right w:val="nil"/>
            </w:tcBorders>
            <w:tcMar>
              <w:left w:w="60" w:type="dxa"/>
              <w:right w:w="60" w:type="dxa"/>
            </w:tcMar>
            <w:vAlign w:val="center"/>
          </w:tcPr>
          <w:p w14:paraId="733F418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2,864,262</w:t>
            </w:r>
          </w:p>
        </w:tc>
        <w:tc>
          <w:tcPr>
            <w:tcW w:w="895" w:type="dxa"/>
            <w:tcBorders>
              <w:top w:val="nil"/>
              <w:left w:val="nil"/>
              <w:bottom w:val="nil"/>
              <w:right w:val="nil"/>
            </w:tcBorders>
            <w:tcMar>
              <w:left w:w="60" w:type="dxa"/>
              <w:right w:w="60" w:type="dxa"/>
            </w:tcMar>
            <w:vAlign w:val="center"/>
          </w:tcPr>
          <w:p w14:paraId="5CC265A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897,070</w:t>
            </w:r>
          </w:p>
        </w:tc>
        <w:tc>
          <w:tcPr>
            <w:tcW w:w="974" w:type="dxa"/>
            <w:tcBorders>
              <w:top w:val="nil"/>
              <w:left w:val="nil"/>
              <w:bottom w:val="nil"/>
              <w:right w:val="nil"/>
            </w:tcBorders>
            <w:tcMar>
              <w:left w:w="60" w:type="dxa"/>
              <w:right w:w="60" w:type="dxa"/>
            </w:tcMar>
            <w:vAlign w:val="center"/>
          </w:tcPr>
          <w:p w14:paraId="28C1E6A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874,839</w:t>
            </w:r>
          </w:p>
        </w:tc>
        <w:tc>
          <w:tcPr>
            <w:tcW w:w="707" w:type="dxa"/>
            <w:tcBorders>
              <w:top w:val="nil"/>
              <w:left w:val="nil"/>
              <w:bottom w:val="nil"/>
              <w:right w:val="nil"/>
            </w:tcBorders>
            <w:tcMar>
              <w:left w:w="60" w:type="dxa"/>
              <w:right w:w="60" w:type="dxa"/>
            </w:tcMar>
            <w:vAlign w:val="center"/>
          </w:tcPr>
          <w:p w14:paraId="31BB20C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22,231</w:t>
            </w:r>
          </w:p>
        </w:tc>
        <w:tc>
          <w:tcPr>
            <w:tcW w:w="738" w:type="dxa"/>
            <w:tcBorders>
              <w:top w:val="nil"/>
              <w:left w:val="nil"/>
              <w:bottom w:val="nil"/>
              <w:right w:val="nil"/>
            </w:tcBorders>
            <w:tcMar>
              <w:left w:w="60" w:type="dxa"/>
              <w:right w:w="60" w:type="dxa"/>
            </w:tcMar>
            <w:vAlign w:val="center"/>
          </w:tcPr>
          <w:p w14:paraId="72E4AF3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31.078</w:t>
            </w:r>
          </w:p>
        </w:tc>
        <w:tc>
          <w:tcPr>
            <w:tcW w:w="738" w:type="dxa"/>
            <w:tcBorders>
              <w:top w:val="nil"/>
              <w:left w:val="nil"/>
              <w:bottom w:val="nil"/>
              <w:right w:val="nil"/>
            </w:tcBorders>
            <w:tcMar>
              <w:left w:w="60" w:type="dxa"/>
              <w:right w:w="60" w:type="dxa"/>
            </w:tcMar>
            <w:vAlign w:val="center"/>
          </w:tcPr>
          <w:p w14:paraId="4A2354D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68.922</w:t>
            </w:r>
          </w:p>
        </w:tc>
        <w:tc>
          <w:tcPr>
            <w:tcW w:w="880" w:type="dxa"/>
            <w:tcBorders>
              <w:top w:val="nil"/>
              <w:left w:val="nil"/>
              <w:bottom w:val="nil"/>
              <w:right w:val="nil"/>
            </w:tcBorders>
            <w:tcMar>
              <w:left w:w="60" w:type="dxa"/>
              <w:right w:w="60" w:type="dxa"/>
            </w:tcMar>
            <w:vAlign w:val="center"/>
          </w:tcPr>
          <w:p w14:paraId="487A468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99.230</w:t>
            </w:r>
          </w:p>
        </w:tc>
        <w:tc>
          <w:tcPr>
            <w:tcW w:w="880" w:type="dxa"/>
            <w:tcBorders>
              <w:top w:val="nil"/>
              <w:left w:val="nil"/>
              <w:bottom w:val="nil"/>
              <w:right w:val="nil"/>
            </w:tcBorders>
            <w:tcMar>
              <w:left w:w="60" w:type="dxa"/>
              <w:right w:w="60" w:type="dxa"/>
            </w:tcMar>
            <w:vAlign w:val="center"/>
          </w:tcPr>
          <w:p w14:paraId="15F03FA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0.770</w:t>
            </w:r>
          </w:p>
        </w:tc>
        <w:tc>
          <w:tcPr>
            <w:tcW w:w="1115" w:type="dxa"/>
            <w:tcBorders>
              <w:top w:val="nil"/>
              <w:left w:val="nil"/>
              <w:bottom w:val="nil"/>
              <w:right w:val="nil"/>
            </w:tcBorders>
            <w:tcMar>
              <w:left w:w="60" w:type="dxa"/>
              <w:right w:w="60" w:type="dxa"/>
            </w:tcMar>
            <w:vAlign w:val="center"/>
          </w:tcPr>
          <w:p w14:paraId="3CC77DC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2,886,493</w:t>
            </w:r>
          </w:p>
        </w:tc>
      </w:tr>
      <w:tr w:rsidR="003F6EC3" w14:paraId="1F2F49B4" w14:textId="77777777" w:rsidTr="55F015EE">
        <w:trPr>
          <w:trHeight w:val="232"/>
        </w:trPr>
        <w:tc>
          <w:tcPr>
            <w:tcW w:w="660" w:type="dxa"/>
            <w:tcBorders>
              <w:top w:val="nil"/>
              <w:left w:val="nil"/>
              <w:bottom w:val="nil"/>
              <w:right w:val="nil"/>
            </w:tcBorders>
            <w:tcMar>
              <w:left w:w="60" w:type="dxa"/>
              <w:right w:w="60" w:type="dxa"/>
            </w:tcMar>
            <w:vAlign w:val="bottom"/>
          </w:tcPr>
          <w:p w14:paraId="14015423"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12057538" w14:textId="6C2B4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3</w:t>
            </w:r>
            <w:r w:rsidR="007C1498" w:rsidRPr="0E91EF5F">
              <w:rPr>
                <w:rFonts w:ascii="Arial" w:eastAsia="Arial" w:hAnsi="Arial" w:cs="Arial"/>
                <w:b/>
                <w:color w:val="000000" w:themeColor="text1"/>
                <w:sz w:val="22"/>
                <w:szCs w:val="22"/>
              </w:rPr>
              <w:t>’</w:t>
            </w:r>
            <w:r w:rsidRPr="0E91EF5F">
              <w:rPr>
                <w:rFonts w:ascii="Arial" w:eastAsia="Arial" w:hAnsi="Arial" w:cs="Arial"/>
                <w:b/>
                <w:color w:val="000000" w:themeColor="text1"/>
                <w:sz w:val="22"/>
                <w:szCs w:val="22"/>
              </w:rPr>
              <w:t xml:space="preserve"> UTR</w:t>
            </w:r>
          </w:p>
        </w:tc>
        <w:tc>
          <w:tcPr>
            <w:tcW w:w="1115" w:type="dxa"/>
            <w:tcBorders>
              <w:top w:val="nil"/>
              <w:left w:val="nil"/>
              <w:bottom w:val="nil"/>
              <w:right w:val="nil"/>
            </w:tcBorders>
            <w:tcMar>
              <w:left w:w="60" w:type="dxa"/>
              <w:right w:w="60" w:type="dxa"/>
            </w:tcMar>
            <w:vAlign w:val="center"/>
          </w:tcPr>
          <w:p w14:paraId="766EA92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12,388,104</w:t>
            </w:r>
          </w:p>
        </w:tc>
        <w:tc>
          <w:tcPr>
            <w:tcW w:w="895" w:type="dxa"/>
            <w:tcBorders>
              <w:top w:val="nil"/>
              <w:left w:val="nil"/>
              <w:bottom w:val="nil"/>
              <w:right w:val="nil"/>
            </w:tcBorders>
            <w:tcMar>
              <w:left w:w="60" w:type="dxa"/>
              <w:right w:w="60" w:type="dxa"/>
            </w:tcMar>
            <w:vAlign w:val="center"/>
          </w:tcPr>
          <w:p w14:paraId="0E5C25C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1,266,661</w:t>
            </w:r>
          </w:p>
        </w:tc>
        <w:tc>
          <w:tcPr>
            <w:tcW w:w="974" w:type="dxa"/>
            <w:tcBorders>
              <w:top w:val="nil"/>
              <w:left w:val="nil"/>
              <w:bottom w:val="nil"/>
              <w:right w:val="nil"/>
            </w:tcBorders>
            <w:tcMar>
              <w:left w:w="60" w:type="dxa"/>
              <w:right w:w="60" w:type="dxa"/>
            </w:tcMar>
            <w:vAlign w:val="center"/>
          </w:tcPr>
          <w:p w14:paraId="0021BFE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1,237,013</w:t>
            </w:r>
          </w:p>
        </w:tc>
        <w:tc>
          <w:tcPr>
            <w:tcW w:w="707" w:type="dxa"/>
            <w:tcBorders>
              <w:top w:val="nil"/>
              <w:left w:val="nil"/>
              <w:bottom w:val="nil"/>
              <w:right w:val="nil"/>
            </w:tcBorders>
            <w:tcMar>
              <w:left w:w="60" w:type="dxa"/>
              <w:right w:w="60" w:type="dxa"/>
            </w:tcMar>
            <w:vAlign w:val="center"/>
          </w:tcPr>
          <w:p w14:paraId="29CC93E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29,648</w:t>
            </w:r>
          </w:p>
        </w:tc>
        <w:tc>
          <w:tcPr>
            <w:tcW w:w="738" w:type="dxa"/>
            <w:tcBorders>
              <w:top w:val="nil"/>
              <w:left w:val="nil"/>
              <w:bottom w:val="nil"/>
              <w:right w:val="nil"/>
            </w:tcBorders>
            <w:tcMar>
              <w:left w:w="60" w:type="dxa"/>
              <w:right w:w="60" w:type="dxa"/>
            </w:tcMar>
            <w:vAlign w:val="center"/>
          </w:tcPr>
          <w:p w14:paraId="2852F69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10.200</w:t>
            </w:r>
          </w:p>
        </w:tc>
        <w:tc>
          <w:tcPr>
            <w:tcW w:w="738" w:type="dxa"/>
            <w:tcBorders>
              <w:top w:val="nil"/>
              <w:left w:val="nil"/>
              <w:bottom w:val="nil"/>
              <w:right w:val="nil"/>
            </w:tcBorders>
            <w:tcMar>
              <w:left w:w="60" w:type="dxa"/>
              <w:right w:w="60" w:type="dxa"/>
            </w:tcMar>
            <w:vAlign w:val="center"/>
          </w:tcPr>
          <w:p w14:paraId="11CAAF6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89.800</w:t>
            </w:r>
          </w:p>
        </w:tc>
        <w:tc>
          <w:tcPr>
            <w:tcW w:w="880" w:type="dxa"/>
            <w:tcBorders>
              <w:top w:val="nil"/>
              <w:left w:val="nil"/>
              <w:bottom w:val="nil"/>
              <w:right w:val="nil"/>
            </w:tcBorders>
            <w:tcMar>
              <w:left w:w="60" w:type="dxa"/>
              <w:right w:w="60" w:type="dxa"/>
            </w:tcMar>
            <w:vAlign w:val="center"/>
          </w:tcPr>
          <w:p w14:paraId="27B81D9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99.761</w:t>
            </w:r>
          </w:p>
        </w:tc>
        <w:tc>
          <w:tcPr>
            <w:tcW w:w="880" w:type="dxa"/>
            <w:tcBorders>
              <w:top w:val="nil"/>
              <w:left w:val="nil"/>
              <w:bottom w:val="nil"/>
              <w:right w:val="nil"/>
            </w:tcBorders>
            <w:tcMar>
              <w:left w:w="60" w:type="dxa"/>
              <w:right w:w="60" w:type="dxa"/>
            </w:tcMar>
            <w:vAlign w:val="center"/>
          </w:tcPr>
          <w:p w14:paraId="5D5430E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0.239</w:t>
            </w:r>
          </w:p>
        </w:tc>
        <w:tc>
          <w:tcPr>
            <w:tcW w:w="1115" w:type="dxa"/>
            <w:tcBorders>
              <w:top w:val="nil"/>
              <w:left w:val="nil"/>
              <w:bottom w:val="nil"/>
              <w:right w:val="nil"/>
            </w:tcBorders>
            <w:tcMar>
              <w:left w:w="60" w:type="dxa"/>
              <w:right w:w="60" w:type="dxa"/>
            </w:tcMar>
            <w:vAlign w:val="center"/>
          </w:tcPr>
          <w:p w14:paraId="01E3E75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12,417,752</w:t>
            </w:r>
          </w:p>
        </w:tc>
      </w:tr>
      <w:tr w:rsidR="003F6EC3" w14:paraId="67AC7678" w14:textId="77777777" w:rsidTr="55F015EE">
        <w:trPr>
          <w:trHeight w:val="232"/>
        </w:trPr>
        <w:tc>
          <w:tcPr>
            <w:tcW w:w="660" w:type="dxa"/>
            <w:tcBorders>
              <w:top w:val="nil"/>
              <w:left w:val="nil"/>
              <w:bottom w:val="nil"/>
              <w:right w:val="nil"/>
            </w:tcBorders>
            <w:tcMar>
              <w:left w:w="60" w:type="dxa"/>
              <w:right w:w="60" w:type="dxa"/>
            </w:tcMar>
            <w:vAlign w:val="bottom"/>
          </w:tcPr>
          <w:p w14:paraId="742B4858"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3B835387"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Proximal</w:t>
            </w:r>
          </w:p>
        </w:tc>
        <w:tc>
          <w:tcPr>
            <w:tcW w:w="1115" w:type="dxa"/>
            <w:tcBorders>
              <w:top w:val="nil"/>
              <w:left w:val="nil"/>
              <w:bottom w:val="nil"/>
              <w:right w:val="nil"/>
            </w:tcBorders>
            <w:tcMar>
              <w:left w:w="60" w:type="dxa"/>
              <w:right w:w="60" w:type="dxa"/>
            </w:tcMar>
            <w:vAlign w:val="center"/>
          </w:tcPr>
          <w:p w14:paraId="382829C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445,380,113</w:t>
            </w:r>
          </w:p>
        </w:tc>
        <w:tc>
          <w:tcPr>
            <w:tcW w:w="895" w:type="dxa"/>
            <w:tcBorders>
              <w:top w:val="nil"/>
              <w:left w:val="nil"/>
              <w:bottom w:val="nil"/>
              <w:right w:val="nil"/>
            </w:tcBorders>
            <w:tcMar>
              <w:left w:w="60" w:type="dxa"/>
              <w:right w:w="60" w:type="dxa"/>
            </w:tcMar>
            <w:vAlign w:val="center"/>
          </w:tcPr>
          <w:p w14:paraId="77D67E1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11,347,679</w:t>
            </w:r>
          </w:p>
        </w:tc>
        <w:tc>
          <w:tcPr>
            <w:tcW w:w="974" w:type="dxa"/>
            <w:tcBorders>
              <w:top w:val="nil"/>
              <w:left w:val="nil"/>
              <w:bottom w:val="nil"/>
              <w:right w:val="nil"/>
            </w:tcBorders>
            <w:tcMar>
              <w:left w:w="60" w:type="dxa"/>
              <w:right w:w="60" w:type="dxa"/>
            </w:tcMar>
            <w:vAlign w:val="center"/>
          </w:tcPr>
          <w:p w14:paraId="7AAF51C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10,962,189</w:t>
            </w:r>
          </w:p>
        </w:tc>
        <w:tc>
          <w:tcPr>
            <w:tcW w:w="707" w:type="dxa"/>
            <w:tcBorders>
              <w:top w:val="nil"/>
              <w:left w:val="nil"/>
              <w:bottom w:val="nil"/>
              <w:right w:val="nil"/>
            </w:tcBorders>
            <w:tcMar>
              <w:left w:w="60" w:type="dxa"/>
              <w:right w:w="60" w:type="dxa"/>
            </w:tcMar>
            <w:vAlign w:val="center"/>
          </w:tcPr>
          <w:p w14:paraId="32E1260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385,490</w:t>
            </w:r>
          </w:p>
        </w:tc>
        <w:tc>
          <w:tcPr>
            <w:tcW w:w="738" w:type="dxa"/>
            <w:tcBorders>
              <w:top w:val="nil"/>
              <w:left w:val="nil"/>
              <w:bottom w:val="nil"/>
              <w:right w:val="nil"/>
            </w:tcBorders>
            <w:tcMar>
              <w:left w:w="60" w:type="dxa"/>
              <w:right w:w="60" w:type="dxa"/>
            </w:tcMar>
            <w:vAlign w:val="center"/>
          </w:tcPr>
          <w:p w14:paraId="027C68D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2.546</w:t>
            </w:r>
          </w:p>
        </w:tc>
        <w:tc>
          <w:tcPr>
            <w:tcW w:w="738" w:type="dxa"/>
            <w:tcBorders>
              <w:top w:val="nil"/>
              <w:left w:val="nil"/>
              <w:bottom w:val="nil"/>
              <w:right w:val="nil"/>
            </w:tcBorders>
            <w:tcMar>
              <w:left w:w="60" w:type="dxa"/>
              <w:right w:w="60" w:type="dxa"/>
            </w:tcMar>
            <w:vAlign w:val="center"/>
          </w:tcPr>
          <w:p w14:paraId="79CF67A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97.454</w:t>
            </w:r>
          </w:p>
        </w:tc>
        <w:tc>
          <w:tcPr>
            <w:tcW w:w="880" w:type="dxa"/>
            <w:tcBorders>
              <w:top w:val="nil"/>
              <w:left w:val="nil"/>
              <w:bottom w:val="nil"/>
              <w:right w:val="nil"/>
            </w:tcBorders>
            <w:tcMar>
              <w:left w:w="60" w:type="dxa"/>
              <w:right w:w="60" w:type="dxa"/>
            </w:tcMar>
            <w:vAlign w:val="center"/>
          </w:tcPr>
          <w:p w14:paraId="24C7960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99.914</w:t>
            </w:r>
          </w:p>
        </w:tc>
        <w:tc>
          <w:tcPr>
            <w:tcW w:w="880" w:type="dxa"/>
            <w:tcBorders>
              <w:top w:val="nil"/>
              <w:left w:val="nil"/>
              <w:bottom w:val="nil"/>
              <w:right w:val="nil"/>
            </w:tcBorders>
            <w:tcMar>
              <w:left w:w="60" w:type="dxa"/>
              <w:right w:w="60" w:type="dxa"/>
            </w:tcMar>
            <w:vAlign w:val="center"/>
          </w:tcPr>
          <w:p w14:paraId="17D39C2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0.086</w:t>
            </w:r>
          </w:p>
        </w:tc>
        <w:tc>
          <w:tcPr>
            <w:tcW w:w="1115" w:type="dxa"/>
            <w:tcBorders>
              <w:top w:val="nil"/>
              <w:left w:val="nil"/>
              <w:bottom w:val="nil"/>
              <w:right w:val="nil"/>
            </w:tcBorders>
            <w:tcMar>
              <w:left w:w="60" w:type="dxa"/>
              <w:right w:w="60" w:type="dxa"/>
            </w:tcMar>
            <w:vAlign w:val="center"/>
          </w:tcPr>
          <w:p w14:paraId="2C19750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445,765,603</w:t>
            </w:r>
          </w:p>
        </w:tc>
      </w:tr>
      <w:tr w:rsidR="003F6EC3" w14:paraId="54673902" w14:textId="77777777" w:rsidTr="55F015EE">
        <w:trPr>
          <w:trHeight w:val="232"/>
        </w:trPr>
        <w:tc>
          <w:tcPr>
            <w:tcW w:w="660" w:type="dxa"/>
            <w:tcBorders>
              <w:top w:val="nil"/>
              <w:left w:val="nil"/>
              <w:bottom w:val="nil"/>
              <w:right w:val="nil"/>
            </w:tcBorders>
            <w:tcMar>
              <w:left w:w="60" w:type="dxa"/>
              <w:right w:w="60" w:type="dxa"/>
            </w:tcMar>
            <w:vAlign w:val="bottom"/>
          </w:tcPr>
          <w:p w14:paraId="5E49D85F"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51FE9B3D"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Intergenic</w:t>
            </w:r>
          </w:p>
        </w:tc>
        <w:tc>
          <w:tcPr>
            <w:tcW w:w="1115" w:type="dxa"/>
            <w:tcBorders>
              <w:top w:val="nil"/>
              <w:left w:val="nil"/>
              <w:bottom w:val="nil"/>
              <w:right w:val="nil"/>
            </w:tcBorders>
            <w:tcMar>
              <w:left w:w="60" w:type="dxa"/>
              <w:right w:w="60" w:type="dxa"/>
            </w:tcMar>
            <w:vAlign w:val="center"/>
          </w:tcPr>
          <w:p w14:paraId="2F964E2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551,770,600</w:t>
            </w:r>
          </w:p>
        </w:tc>
        <w:tc>
          <w:tcPr>
            <w:tcW w:w="895" w:type="dxa"/>
            <w:tcBorders>
              <w:top w:val="nil"/>
              <w:left w:val="nil"/>
              <w:bottom w:val="nil"/>
              <w:right w:val="nil"/>
            </w:tcBorders>
            <w:tcMar>
              <w:left w:w="60" w:type="dxa"/>
              <w:right w:w="60" w:type="dxa"/>
            </w:tcMar>
            <w:vAlign w:val="center"/>
          </w:tcPr>
          <w:p w14:paraId="343FE8B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170,187</w:t>
            </w:r>
          </w:p>
        </w:tc>
        <w:tc>
          <w:tcPr>
            <w:tcW w:w="974" w:type="dxa"/>
            <w:tcBorders>
              <w:top w:val="nil"/>
              <w:left w:val="nil"/>
              <w:bottom w:val="nil"/>
              <w:right w:val="nil"/>
            </w:tcBorders>
            <w:tcMar>
              <w:left w:w="60" w:type="dxa"/>
              <w:right w:w="60" w:type="dxa"/>
            </w:tcMar>
            <w:vAlign w:val="center"/>
          </w:tcPr>
          <w:p w14:paraId="12D0363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154,649</w:t>
            </w:r>
          </w:p>
        </w:tc>
        <w:tc>
          <w:tcPr>
            <w:tcW w:w="707" w:type="dxa"/>
            <w:tcBorders>
              <w:top w:val="nil"/>
              <w:left w:val="nil"/>
              <w:bottom w:val="nil"/>
              <w:right w:val="nil"/>
            </w:tcBorders>
            <w:tcMar>
              <w:left w:w="60" w:type="dxa"/>
              <w:right w:w="60" w:type="dxa"/>
            </w:tcMar>
            <w:vAlign w:val="center"/>
          </w:tcPr>
          <w:p w14:paraId="58BD6FA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15,538</w:t>
            </w:r>
          </w:p>
        </w:tc>
        <w:tc>
          <w:tcPr>
            <w:tcW w:w="738" w:type="dxa"/>
            <w:tcBorders>
              <w:top w:val="nil"/>
              <w:left w:val="nil"/>
              <w:bottom w:val="nil"/>
              <w:right w:val="nil"/>
            </w:tcBorders>
            <w:tcMar>
              <w:left w:w="60" w:type="dxa"/>
              <w:right w:w="60" w:type="dxa"/>
            </w:tcMar>
            <w:vAlign w:val="center"/>
          </w:tcPr>
          <w:p w14:paraId="7670CA3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0.031</w:t>
            </w:r>
          </w:p>
        </w:tc>
        <w:tc>
          <w:tcPr>
            <w:tcW w:w="738" w:type="dxa"/>
            <w:tcBorders>
              <w:top w:val="nil"/>
              <w:left w:val="nil"/>
              <w:bottom w:val="nil"/>
              <w:right w:val="nil"/>
            </w:tcBorders>
            <w:tcMar>
              <w:left w:w="60" w:type="dxa"/>
              <w:right w:w="60" w:type="dxa"/>
            </w:tcMar>
            <w:vAlign w:val="center"/>
          </w:tcPr>
          <w:p w14:paraId="600B299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99.969</w:t>
            </w:r>
          </w:p>
        </w:tc>
        <w:tc>
          <w:tcPr>
            <w:tcW w:w="880" w:type="dxa"/>
            <w:tcBorders>
              <w:top w:val="nil"/>
              <w:left w:val="nil"/>
              <w:bottom w:val="nil"/>
              <w:right w:val="nil"/>
            </w:tcBorders>
            <w:tcMar>
              <w:left w:w="60" w:type="dxa"/>
              <w:right w:w="60" w:type="dxa"/>
            </w:tcMar>
            <w:vAlign w:val="center"/>
          </w:tcPr>
          <w:p w14:paraId="2747CFA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99.997</w:t>
            </w:r>
          </w:p>
        </w:tc>
        <w:tc>
          <w:tcPr>
            <w:tcW w:w="880" w:type="dxa"/>
            <w:tcBorders>
              <w:top w:val="nil"/>
              <w:left w:val="nil"/>
              <w:bottom w:val="nil"/>
              <w:right w:val="nil"/>
            </w:tcBorders>
            <w:tcMar>
              <w:left w:w="60" w:type="dxa"/>
              <w:right w:w="60" w:type="dxa"/>
            </w:tcMar>
            <w:vAlign w:val="center"/>
          </w:tcPr>
          <w:p w14:paraId="08F5802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0.003</w:t>
            </w:r>
          </w:p>
        </w:tc>
        <w:tc>
          <w:tcPr>
            <w:tcW w:w="1115" w:type="dxa"/>
            <w:tcBorders>
              <w:top w:val="nil"/>
              <w:left w:val="nil"/>
              <w:bottom w:val="nil"/>
              <w:right w:val="nil"/>
            </w:tcBorders>
            <w:tcMar>
              <w:left w:w="60" w:type="dxa"/>
              <w:right w:w="60" w:type="dxa"/>
            </w:tcMar>
            <w:vAlign w:val="center"/>
          </w:tcPr>
          <w:p w14:paraId="4D41124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551,786,138</w:t>
            </w:r>
          </w:p>
        </w:tc>
      </w:tr>
      <w:tr w:rsidR="003F6EC3" w14:paraId="4F4B680D" w14:textId="77777777" w:rsidTr="55F015EE">
        <w:trPr>
          <w:trHeight w:val="232"/>
        </w:trPr>
        <w:tc>
          <w:tcPr>
            <w:tcW w:w="660" w:type="dxa"/>
            <w:tcBorders>
              <w:top w:val="nil"/>
              <w:left w:val="nil"/>
              <w:bottom w:val="nil"/>
              <w:right w:val="nil"/>
            </w:tcBorders>
            <w:tcMar>
              <w:left w:w="60" w:type="dxa"/>
              <w:right w:w="60" w:type="dxa"/>
            </w:tcMar>
            <w:vAlign w:val="bottom"/>
          </w:tcPr>
          <w:p w14:paraId="1702EE4D"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667CBB04"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Sum</w:t>
            </w:r>
          </w:p>
        </w:tc>
        <w:tc>
          <w:tcPr>
            <w:tcW w:w="1115" w:type="dxa"/>
            <w:tcBorders>
              <w:top w:val="nil"/>
              <w:left w:val="nil"/>
              <w:bottom w:val="nil"/>
              <w:right w:val="nil"/>
            </w:tcBorders>
            <w:tcMar>
              <w:left w:w="60" w:type="dxa"/>
              <w:right w:w="60" w:type="dxa"/>
            </w:tcMar>
            <w:vAlign w:val="center"/>
          </w:tcPr>
          <w:p w14:paraId="5A1F676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1,025,188,155</w:t>
            </w:r>
          </w:p>
        </w:tc>
        <w:tc>
          <w:tcPr>
            <w:tcW w:w="895" w:type="dxa"/>
            <w:tcBorders>
              <w:top w:val="nil"/>
              <w:left w:val="nil"/>
              <w:bottom w:val="nil"/>
              <w:right w:val="nil"/>
            </w:tcBorders>
            <w:tcMar>
              <w:left w:w="60" w:type="dxa"/>
              <w:right w:w="60" w:type="dxa"/>
            </w:tcMar>
            <w:vAlign w:val="center"/>
          </w:tcPr>
          <w:p w14:paraId="01CE202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24,881,925</w:t>
            </w:r>
          </w:p>
        </w:tc>
        <w:tc>
          <w:tcPr>
            <w:tcW w:w="974" w:type="dxa"/>
            <w:tcBorders>
              <w:top w:val="nil"/>
              <w:left w:val="nil"/>
              <w:bottom w:val="nil"/>
              <w:right w:val="nil"/>
            </w:tcBorders>
            <w:tcMar>
              <w:left w:w="60" w:type="dxa"/>
              <w:right w:w="60" w:type="dxa"/>
            </w:tcMar>
            <w:vAlign w:val="center"/>
          </w:tcPr>
          <w:p w14:paraId="5BB3395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24,271,259</w:t>
            </w:r>
          </w:p>
        </w:tc>
        <w:tc>
          <w:tcPr>
            <w:tcW w:w="707" w:type="dxa"/>
            <w:tcBorders>
              <w:top w:val="nil"/>
              <w:left w:val="nil"/>
              <w:bottom w:val="nil"/>
              <w:right w:val="nil"/>
            </w:tcBorders>
            <w:tcMar>
              <w:left w:w="60" w:type="dxa"/>
              <w:right w:w="60" w:type="dxa"/>
            </w:tcMar>
            <w:vAlign w:val="center"/>
          </w:tcPr>
          <w:p w14:paraId="05AB0CD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610,666</w:t>
            </w:r>
          </w:p>
        </w:tc>
        <w:tc>
          <w:tcPr>
            <w:tcW w:w="738" w:type="dxa"/>
            <w:tcBorders>
              <w:top w:val="nil"/>
              <w:left w:val="nil"/>
              <w:bottom w:val="nil"/>
              <w:right w:val="nil"/>
            </w:tcBorders>
            <w:tcMar>
              <w:left w:w="60" w:type="dxa"/>
              <w:right w:w="60" w:type="dxa"/>
            </w:tcMar>
            <w:vAlign w:val="center"/>
          </w:tcPr>
          <w:p w14:paraId="0E19070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2.426</w:t>
            </w:r>
          </w:p>
        </w:tc>
        <w:tc>
          <w:tcPr>
            <w:tcW w:w="738" w:type="dxa"/>
            <w:tcBorders>
              <w:top w:val="nil"/>
              <w:left w:val="nil"/>
              <w:bottom w:val="nil"/>
              <w:right w:val="nil"/>
            </w:tcBorders>
            <w:tcMar>
              <w:left w:w="60" w:type="dxa"/>
              <w:right w:w="60" w:type="dxa"/>
            </w:tcMar>
            <w:vAlign w:val="center"/>
          </w:tcPr>
          <w:p w14:paraId="712F465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97.574</w:t>
            </w:r>
          </w:p>
        </w:tc>
        <w:tc>
          <w:tcPr>
            <w:tcW w:w="880" w:type="dxa"/>
            <w:tcBorders>
              <w:top w:val="nil"/>
              <w:left w:val="nil"/>
              <w:bottom w:val="nil"/>
              <w:right w:val="nil"/>
            </w:tcBorders>
            <w:tcMar>
              <w:left w:w="60" w:type="dxa"/>
              <w:right w:w="60" w:type="dxa"/>
            </w:tcMar>
            <w:vAlign w:val="center"/>
          </w:tcPr>
          <w:p w14:paraId="3DAB988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99.940</w:t>
            </w:r>
          </w:p>
        </w:tc>
        <w:tc>
          <w:tcPr>
            <w:tcW w:w="880" w:type="dxa"/>
            <w:tcBorders>
              <w:top w:val="nil"/>
              <w:left w:val="nil"/>
              <w:bottom w:val="nil"/>
              <w:right w:val="nil"/>
            </w:tcBorders>
            <w:tcMar>
              <w:left w:w="60" w:type="dxa"/>
              <w:right w:w="60" w:type="dxa"/>
            </w:tcMar>
            <w:vAlign w:val="center"/>
          </w:tcPr>
          <w:p w14:paraId="7B067F9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0.060</w:t>
            </w:r>
          </w:p>
        </w:tc>
        <w:tc>
          <w:tcPr>
            <w:tcW w:w="1115" w:type="dxa"/>
            <w:tcBorders>
              <w:top w:val="nil"/>
              <w:left w:val="nil"/>
              <w:bottom w:val="nil"/>
              <w:right w:val="nil"/>
            </w:tcBorders>
            <w:tcMar>
              <w:left w:w="60" w:type="dxa"/>
              <w:right w:w="60" w:type="dxa"/>
            </w:tcMar>
            <w:vAlign w:val="center"/>
          </w:tcPr>
          <w:p w14:paraId="43592E2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1,025,798,821</w:t>
            </w:r>
          </w:p>
        </w:tc>
      </w:tr>
      <w:tr w:rsidR="003F6EC3" w14:paraId="66463E9F" w14:textId="77777777" w:rsidTr="55F015EE">
        <w:trPr>
          <w:trHeight w:val="232"/>
        </w:trPr>
        <w:tc>
          <w:tcPr>
            <w:tcW w:w="660" w:type="dxa"/>
            <w:tcBorders>
              <w:top w:val="nil"/>
              <w:left w:val="nil"/>
              <w:bottom w:val="nil"/>
              <w:right w:val="nil"/>
            </w:tcBorders>
            <w:tcMar>
              <w:left w:w="60" w:type="dxa"/>
              <w:right w:w="60" w:type="dxa"/>
            </w:tcMar>
            <w:vAlign w:val="bottom"/>
          </w:tcPr>
          <w:p w14:paraId="1AE3A02E"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2984B5F1" w14:textId="77777777" w:rsidR="003F6EC3" w:rsidRDefault="003F6EC3" w:rsidP="55F015EE">
            <w:pPr>
              <w:rPr>
                <w:rFonts w:ascii="Arial" w:eastAsia="Arial" w:hAnsi="Arial" w:cs="Arial"/>
                <w:b/>
                <w:color w:val="000000" w:themeColor="text1"/>
                <w:sz w:val="22"/>
                <w:szCs w:val="22"/>
              </w:rPr>
            </w:pPr>
          </w:p>
        </w:tc>
        <w:tc>
          <w:tcPr>
            <w:tcW w:w="1115" w:type="dxa"/>
            <w:tcBorders>
              <w:top w:val="nil"/>
              <w:left w:val="nil"/>
              <w:bottom w:val="nil"/>
              <w:right w:val="nil"/>
            </w:tcBorders>
            <w:tcMar>
              <w:left w:w="60" w:type="dxa"/>
              <w:right w:w="60" w:type="dxa"/>
            </w:tcMar>
            <w:vAlign w:val="center"/>
          </w:tcPr>
          <w:p w14:paraId="63449EFD" w14:textId="77777777" w:rsidR="003F6EC3" w:rsidRDefault="003F6EC3" w:rsidP="55F015EE">
            <w:pPr>
              <w:jc w:val="right"/>
              <w:rPr>
                <w:rFonts w:ascii="Arial" w:eastAsia="Arial" w:hAnsi="Arial" w:cs="Arial"/>
                <w:color w:val="000000" w:themeColor="text1"/>
                <w:sz w:val="22"/>
                <w:szCs w:val="22"/>
              </w:rPr>
            </w:pPr>
          </w:p>
        </w:tc>
        <w:tc>
          <w:tcPr>
            <w:tcW w:w="895" w:type="dxa"/>
            <w:tcBorders>
              <w:top w:val="nil"/>
              <w:left w:val="nil"/>
              <w:bottom w:val="nil"/>
              <w:right w:val="nil"/>
            </w:tcBorders>
            <w:tcMar>
              <w:left w:w="60" w:type="dxa"/>
              <w:right w:w="60" w:type="dxa"/>
            </w:tcMar>
            <w:vAlign w:val="center"/>
          </w:tcPr>
          <w:p w14:paraId="5A9431D7" w14:textId="77777777" w:rsidR="003F6EC3" w:rsidRDefault="003F6EC3" w:rsidP="55F015EE">
            <w:pPr>
              <w:jc w:val="right"/>
              <w:rPr>
                <w:rFonts w:ascii="Arial" w:eastAsia="Arial" w:hAnsi="Arial" w:cs="Arial"/>
                <w:color w:val="000000" w:themeColor="text1"/>
                <w:sz w:val="22"/>
                <w:szCs w:val="22"/>
              </w:rPr>
            </w:pPr>
          </w:p>
        </w:tc>
        <w:tc>
          <w:tcPr>
            <w:tcW w:w="974" w:type="dxa"/>
            <w:tcBorders>
              <w:top w:val="nil"/>
              <w:left w:val="nil"/>
              <w:bottom w:val="nil"/>
              <w:right w:val="nil"/>
            </w:tcBorders>
            <w:tcMar>
              <w:left w:w="60" w:type="dxa"/>
              <w:right w:w="60" w:type="dxa"/>
            </w:tcMar>
            <w:vAlign w:val="center"/>
          </w:tcPr>
          <w:p w14:paraId="0248EE75" w14:textId="77777777" w:rsidR="003F6EC3" w:rsidRDefault="003F6EC3" w:rsidP="55F015EE">
            <w:pPr>
              <w:jc w:val="right"/>
              <w:rPr>
                <w:rFonts w:ascii="Arial" w:eastAsia="Arial" w:hAnsi="Arial" w:cs="Arial"/>
                <w:color w:val="000000" w:themeColor="text1"/>
                <w:sz w:val="22"/>
                <w:szCs w:val="22"/>
              </w:rPr>
            </w:pPr>
          </w:p>
        </w:tc>
        <w:tc>
          <w:tcPr>
            <w:tcW w:w="707" w:type="dxa"/>
            <w:tcBorders>
              <w:top w:val="nil"/>
              <w:left w:val="nil"/>
              <w:bottom w:val="nil"/>
              <w:right w:val="nil"/>
            </w:tcBorders>
            <w:tcMar>
              <w:left w:w="60" w:type="dxa"/>
              <w:right w:w="60" w:type="dxa"/>
            </w:tcMar>
            <w:vAlign w:val="center"/>
          </w:tcPr>
          <w:p w14:paraId="42F0C0D1" w14:textId="77777777" w:rsidR="003F6EC3" w:rsidRDefault="003F6EC3" w:rsidP="55F015EE">
            <w:pPr>
              <w:jc w:val="right"/>
              <w:rPr>
                <w:rFonts w:ascii="Arial" w:eastAsia="Arial" w:hAnsi="Arial" w:cs="Arial"/>
                <w:color w:val="000000" w:themeColor="text1"/>
                <w:sz w:val="22"/>
                <w:szCs w:val="22"/>
              </w:rPr>
            </w:pPr>
          </w:p>
        </w:tc>
        <w:tc>
          <w:tcPr>
            <w:tcW w:w="738" w:type="dxa"/>
            <w:tcBorders>
              <w:top w:val="nil"/>
              <w:left w:val="nil"/>
              <w:bottom w:val="nil"/>
              <w:right w:val="nil"/>
            </w:tcBorders>
            <w:tcMar>
              <w:left w:w="60" w:type="dxa"/>
              <w:right w:w="60" w:type="dxa"/>
            </w:tcMar>
            <w:vAlign w:val="center"/>
          </w:tcPr>
          <w:p w14:paraId="2921E241" w14:textId="77777777" w:rsidR="003F6EC3" w:rsidRDefault="003F6EC3" w:rsidP="55F015EE">
            <w:pPr>
              <w:jc w:val="right"/>
              <w:rPr>
                <w:rFonts w:ascii="Arial" w:eastAsia="Arial" w:hAnsi="Arial" w:cs="Arial"/>
                <w:color w:val="000000" w:themeColor="text1"/>
                <w:sz w:val="22"/>
                <w:szCs w:val="22"/>
              </w:rPr>
            </w:pPr>
          </w:p>
        </w:tc>
        <w:tc>
          <w:tcPr>
            <w:tcW w:w="738" w:type="dxa"/>
            <w:tcBorders>
              <w:top w:val="nil"/>
              <w:left w:val="nil"/>
              <w:bottom w:val="nil"/>
              <w:right w:val="nil"/>
            </w:tcBorders>
            <w:tcMar>
              <w:left w:w="60" w:type="dxa"/>
              <w:right w:w="60" w:type="dxa"/>
            </w:tcMar>
            <w:vAlign w:val="center"/>
          </w:tcPr>
          <w:p w14:paraId="13F1974E" w14:textId="77777777" w:rsidR="003F6EC3" w:rsidRDefault="003F6EC3" w:rsidP="55F015EE">
            <w:pPr>
              <w:jc w:val="right"/>
              <w:rPr>
                <w:rFonts w:ascii="Arial" w:eastAsia="Arial" w:hAnsi="Arial" w:cs="Arial"/>
                <w:color w:val="000000" w:themeColor="text1"/>
                <w:sz w:val="22"/>
                <w:szCs w:val="22"/>
              </w:rPr>
            </w:pPr>
          </w:p>
        </w:tc>
        <w:tc>
          <w:tcPr>
            <w:tcW w:w="880" w:type="dxa"/>
            <w:tcBorders>
              <w:top w:val="nil"/>
              <w:left w:val="nil"/>
              <w:bottom w:val="nil"/>
              <w:right w:val="nil"/>
            </w:tcBorders>
            <w:tcMar>
              <w:left w:w="60" w:type="dxa"/>
              <w:right w:w="60" w:type="dxa"/>
            </w:tcMar>
            <w:vAlign w:val="center"/>
          </w:tcPr>
          <w:p w14:paraId="36464DF3" w14:textId="77777777" w:rsidR="003F6EC3" w:rsidRDefault="003F6EC3" w:rsidP="55F015EE">
            <w:pPr>
              <w:jc w:val="right"/>
              <w:rPr>
                <w:rFonts w:ascii="Arial" w:eastAsia="Arial" w:hAnsi="Arial" w:cs="Arial"/>
                <w:color w:val="000000" w:themeColor="text1"/>
                <w:sz w:val="22"/>
                <w:szCs w:val="22"/>
              </w:rPr>
            </w:pPr>
          </w:p>
        </w:tc>
        <w:tc>
          <w:tcPr>
            <w:tcW w:w="880" w:type="dxa"/>
            <w:tcBorders>
              <w:top w:val="nil"/>
              <w:left w:val="nil"/>
              <w:bottom w:val="nil"/>
              <w:right w:val="nil"/>
            </w:tcBorders>
            <w:tcMar>
              <w:left w:w="60" w:type="dxa"/>
              <w:right w:w="60" w:type="dxa"/>
            </w:tcMar>
            <w:vAlign w:val="center"/>
          </w:tcPr>
          <w:p w14:paraId="4229291C" w14:textId="77777777" w:rsidR="003F6EC3" w:rsidRDefault="003F6EC3" w:rsidP="55F015EE">
            <w:pPr>
              <w:jc w:val="right"/>
              <w:rPr>
                <w:rFonts w:ascii="Arial" w:eastAsia="Arial" w:hAnsi="Arial" w:cs="Arial"/>
                <w:color w:val="000000" w:themeColor="text1"/>
                <w:sz w:val="22"/>
                <w:szCs w:val="22"/>
              </w:rPr>
            </w:pPr>
          </w:p>
        </w:tc>
        <w:tc>
          <w:tcPr>
            <w:tcW w:w="1115" w:type="dxa"/>
            <w:tcBorders>
              <w:top w:val="nil"/>
              <w:left w:val="nil"/>
              <w:bottom w:val="nil"/>
              <w:right w:val="nil"/>
            </w:tcBorders>
            <w:tcMar>
              <w:left w:w="60" w:type="dxa"/>
              <w:right w:w="60" w:type="dxa"/>
            </w:tcMar>
            <w:vAlign w:val="center"/>
          </w:tcPr>
          <w:p w14:paraId="401AFC1A" w14:textId="77777777" w:rsidR="003F6EC3" w:rsidRDefault="003F6EC3" w:rsidP="55F015EE">
            <w:pPr>
              <w:jc w:val="right"/>
              <w:rPr>
                <w:rFonts w:ascii="Arial" w:eastAsia="Arial" w:hAnsi="Arial" w:cs="Arial"/>
                <w:color w:val="000000" w:themeColor="text1"/>
                <w:sz w:val="22"/>
                <w:szCs w:val="22"/>
              </w:rPr>
            </w:pPr>
          </w:p>
        </w:tc>
      </w:tr>
      <w:tr w:rsidR="003F6EC3" w14:paraId="4693C723" w14:textId="77777777" w:rsidTr="55F015EE">
        <w:trPr>
          <w:trHeight w:val="232"/>
        </w:trPr>
        <w:tc>
          <w:tcPr>
            <w:tcW w:w="660" w:type="dxa"/>
            <w:tcBorders>
              <w:top w:val="nil"/>
              <w:left w:val="nil"/>
              <w:bottom w:val="nil"/>
              <w:right w:val="nil"/>
            </w:tcBorders>
            <w:tcMar>
              <w:left w:w="60" w:type="dxa"/>
              <w:right w:w="60" w:type="dxa"/>
            </w:tcMar>
            <w:vAlign w:val="center"/>
          </w:tcPr>
          <w:p w14:paraId="2FDD370C"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Indels</w:t>
            </w:r>
          </w:p>
        </w:tc>
        <w:tc>
          <w:tcPr>
            <w:tcW w:w="927" w:type="dxa"/>
            <w:tcBorders>
              <w:top w:val="nil"/>
              <w:left w:val="nil"/>
              <w:bottom w:val="nil"/>
              <w:right w:val="nil"/>
            </w:tcBorders>
            <w:tcMar>
              <w:left w:w="60" w:type="dxa"/>
              <w:right w:w="60" w:type="dxa"/>
            </w:tcMar>
            <w:vAlign w:val="center"/>
          </w:tcPr>
          <w:p w14:paraId="5495A6AB"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Coding </w:t>
            </w:r>
          </w:p>
        </w:tc>
        <w:tc>
          <w:tcPr>
            <w:tcW w:w="1115" w:type="dxa"/>
            <w:tcBorders>
              <w:top w:val="nil"/>
              <w:left w:val="nil"/>
              <w:bottom w:val="nil"/>
              <w:right w:val="nil"/>
            </w:tcBorders>
            <w:tcMar>
              <w:left w:w="60" w:type="dxa"/>
              <w:right w:w="60" w:type="dxa"/>
            </w:tcMar>
            <w:vAlign w:val="center"/>
          </w:tcPr>
          <w:p w14:paraId="0C27C9C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615,670</w:t>
            </w:r>
          </w:p>
        </w:tc>
        <w:tc>
          <w:tcPr>
            <w:tcW w:w="895" w:type="dxa"/>
            <w:tcBorders>
              <w:top w:val="nil"/>
              <w:left w:val="nil"/>
              <w:bottom w:val="nil"/>
              <w:right w:val="nil"/>
            </w:tcBorders>
            <w:tcMar>
              <w:left w:w="60" w:type="dxa"/>
              <w:right w:w="60" w:type="dxa"/>
            </w:tcMar>
            <w:vAlign w:val="center"/>
          </w:tcPr>
          <w:p w14:paraId="6D73F6E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523,211</w:t>
            </w:r>
          </w:p>
        </w:tc>
        <w:tc>
          <w:tcPr>
            <w:tcW w:w="974" w:type="dxa"/>
            <w:tcBorders>
              <w:top w:val="nil"/>
              <w:left w:val="nil"/>
              <w:bottom w:val="nil"/>
              <w:right w:val="nil"/>
            </w:tcBorders>
            <w:tcMar>
              <w:left w:w="60" w:type="dxa"/>
              <w:right w:w="60" w:type="dxa"/>
            </w:tcMar>
            <w:vAlign w:val="center"/>
          </w:tcPr>
          <w:p w14:paraId="14D5186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487,501</w:t>
            </w:r>
          </w:p>
        </w:tc>
        <w:tc>
          <w:tcPr>
            <w:tcW w:w="707" w:type="dxa"/>
            <w:tcBorders>
              <w:top w:val="nil"/>
              <w:left w:val="nil"/>
              <w:bottom w:val="nil"/>
              <w:right w:val="nil"/>
            </w:tcBorders>
            <w:tcMar>
              <w:left w:w="60" w:type="dxa"/>
              <w:right w:w="60" w:type="dxa"/>
            </w:tcMar>
            <w:vAlign w:val="center"/>
          </w:tcPr>
          <w:p w14:paraId="4E15D85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35,710</w:t>
            </w:r>
          </w:p>
        </w:tc>
        <w:tc>
          <w:tcPr>
            <w:tcW w:w="738" w:type="dxa"/>
            <w:tcBorders>
              <w:top w:val="nil"/>
              <w:left w:val="nil"/>
              <w:bottom w:val="nil"/>
              <w:right w:val="nil"/>
            </w:tcBorders>
            <w:tcMar>
              <w:left w:w="60" w:type="dxa"/>
              <w:right w:w="60" w:type="dxa"/>
            </w:tcMar>
            <w:vAlign w:val="center"/>
          </w:tcPr>
          <w:p w14:paraId="3719994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80.323</w:t>
            </w:r>
          </w:p>
        </w:tc>
        <w:tc>
          <w:tcPr>
            <w:tcW w:w="738" w:type="dxa"/>
            <w:tcBorders>
              <w:top w:val="nil"/>
              <w:left w:val="nil"/>
              <w:bottom w:val="nil"/>
              <w:right w:val="nil"/>
            </w:tcBorders>
            <w:tcMar>
              <w:left w:w="60" w:type="dxa"/>
              <w:right w:w="60" w:type="dxa"/>
            </w:tcMar>
            <w:vAlign w:val="center"/>
          </w:tcPr>
          <w:p w14:paraId="6C196B6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19.677</w:t>
            </w:r>
          </w:p>
        </w:tc>
        <w:tc>
          <w:tcPr>
            <w:tcW w:w="880" w:type="dxa"/>
            <w:tcBorders>
              <w:top w:val="nil"/>
              <w:left w:val="nil"/>
              <w:bottom w:val="nil"/>
              <w:right w:val="nil"/>
            </w:tcBorders>
            <w:tcMar>
              <w:left w:w="60" w:type="dxa"/>
              <w:right w:w="60" w:type="dxa"/>
            </w:tcMar>
            <w:vAlign w:val="center"/>
          </w:tcPr>
          <w:p w14:paraId="2639C32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94.518</w:t>
            </w:r>
          </w:p>
        </w:tc>
        <w:tc>
          <w:tcPr>
            <w:tcW w:w="880" w:type="dxa"/>
            <w:tcBorders>
              <w:top w:val="nil"/>
              <w:left w:val="nil"/>
              <w:bottom w:val="nil"/>
              <w:right w:val="nil"/>
            </w:tcBorders>
            <w:tcMar>
              <w:left w:w="60" w:type="dxa"/>
              <w:right w:w="60" w:type="dxa"/>
            </w:tcMar>
            <w:vAlign w:val="center"/>
          </w:tcPr>
          <w:p w14:paraId="11018C4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5.482</w:t>
            </w:r>
          </w:p>
        </w:tc>
        <w:tc>
          <w:tcPr>
            <w:tcW w:w="1115" w:type="dxa"/>
            <w:tcBorders>
              <w:top w:val="nil"/>
              <w:left w:val="nil"/>
              <w:bottom w:val="nil"/>
              <w:right w:val="nil"/>
            </w:tcBorders>
            <w:tcMar>
              <w:left w:w="60" w:type="dxa"/>
              <w:right w:w="60" w:type="dxa"/>
            </w:tcMar>
            <w:vAlign w:val="center"/>
          </w:tcPr>
          <w:p w14:paraId="036EA3E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651,380</w:t>
            </w:r>
          </w:p>
        </w:tc>
      </w:tr>
      <w:tr w:rsidR="003F6EC3" w14:paraId="32C93906" w14:textId="77777777" w:rsidTr="55F015EE">
        <w:trPr>
          <w:trHeight w:val="232"/>
        </w:trPr>
        <w:tc>
          <w:tcPr>
            <w:tcW w:w="660" w:type="dxa"/>
            <w:tcBorders>
              <w:top w:val="nil"/>
              <w:left w:val="nil"/>
              <w:bottom w:val="nil"/>
              <w:right w:val="nil"/>
            </w:tcBorders>
            <w:tcMar>
              <w:left w:w="60" w:type="dxa"/>
              <w:right w:w="60" w:type="dxa"/>
            </w:tcMar>
            <w:vAlign w:val="bottom"/>
          </w:tcPr>
          <w:p w14:paraId="2E4B7636"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2002D00F"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Splice</w:t>
            </w:r>
          </w:p>
        </w:tc>
        <w:tc>
          <w:tcPr>
            <w:tcW w:w="1115" w:type="dxa"/>
            <w:tcBorders>
              <w:top w:val="nil"/>
              <w:left w:val="nil"/>
              <w:bottom w:val="nil"/>
              <w:right w:val="nil"/>
            </w:tcBorders>
            <w:tcMar>
              <w:left w:w="60" w:type="dxa"/>
              <w:right w:w="60" w:type="dxa"/>
            </w:tcMar>
            <w:vAlign w:val="center"/>
          </w:tcPr>
          <w:p w14:paraId="26F48C2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85,214</w:t>
            </w:r>
          </w:p>
        </w:tc>
        <w:tc>
          <w:tcPr>
            <w:tcW w:w="895" w:type="dxa"/>
            <w:tcBorders>
              <w:top w:val="nil"/>
              <w:left w:val="nil"/>
              <w:bottom w:val="nil"/>
              <w:right w:val="nil"/>
            </w:tcBorders>
            <w:tcMar>
              <w:left w:w="60" w:type="dxa"/>
              <w:right w:w="60" w:type="dxa"/>
            </w:tcMar>
            <w:vAlign w:val="center"/>
          </w:tcPr>
          <w:p w14:paraId="0EB11FD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72,608</w:t>
            </w:r>
          </w:p>
        </w:tc>
        <w:tc>
          <w:tcPr>
            <w:tcW w:w="974" w:type="dxa"/>
            <w:tcBorders>
              <w:top w:val="nil"/>
              <w:left w:val="nil"/>
              <w:bottom w:val="nil"/>
              <w:right w:val="nil"/>
            </w:tcBorders>
            <w:tcMar>
              <w:left w:w="60" w:type="dxa"/>
              <w:right w:w="60" w:type="dxa"/>
            </w:tcMar>
            <w:vAlign w:val="center"/>
          </w:tcPr>
          <w:p w14:paraId="3C20328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67,984</w:t>
            </w:r>
          </w:p>
        </w:tc>
        <w:tc>
          <w:tcPr>
            <w:tcW w:w="707" w:type="dxa"/>
            <w:tcBorders>
              <w:top w:val="nil"/>
              <w:left w:val="nil"/>
              <w:bottom w:val="nil"/>
              <w:right w:val="nil"/>
            </w:tcBorders>
            <w:tcMar>
              <w:left w:w="60" w:type="dxa"/>
              <w:right w:w="60" w:type="dxa"/>
            </w:tcMar>
            <w:vAlign w:val="center"/>
          </w:tcPr>
          <w:p w14:paraId="3A3E7B2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4,624</w:t>
            </w:r>
          </w:p>
        </w:tc>
        <w:tc>
          <w:tcPr>
            <w:tcW w:w="738" w:type="dxa"/>
            <w:tcBorders>
              <w:top w:val="nil"/>
              <w:left w:val="nil"/>
              <w:bottom w:val="nil"/>
              <w:right w:val="nil"/>
            </w:tcBorders>
            <w:tcMar>
              <w:left w:w="60" w:type="dxa"/>
              <w:right w:w="60" w:type="dxa"/>
            </w:tcMar>
            <w:vAlign w:val="center"/>
          </w:tcPr>
          <w:p w14:paraId="0A08079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80.821</w:t>
            </w:r>
          </w:p>
        </w:tc>
        <w:tc>
          <w:tcPr>
            <w:tcW w:w="738" w:type="dxa"/>
            <w:tcBorders>
              <w:top w:val="nil"/>
              <w:left w:val="nil"/>
              <w:bottom w:val="nil"/>
              <w:right w:val="nil"/>
            </w:tcBorders>
            <w:tcMar>
              <w:left w:w="60" w:type="dxa"/>
              <w:right w:w="60" w:type="dxa"/>
            </w:tcMar>
            <w:vAlign w:val="center"/>
          </w:tcPr>
          <w:p w14:paraId="71175BE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19.179</w:t>
            </w:r>
          </w:p>
        </w:tc>
        <w:tc>
          <w:tcPr>
            <w:tcW w:w="880" w:type="dxa"/>
            <w:tcBorders>
              <w:top w:val="nil"/>
              <w:left w:val="nil"/>
              <w:bottom w:val="nil"/>
              <w:right w:val="nil"/>
            </w:tcBorders>
            <w:tcMar>
              <w:left w:w="60" w:type="dxa"/>
              <w:right w:w="60" w:type="dxa"/>
            </w:tcMar>
            <w:vAlign w:val="center"/>
          </w:tcPr>
          <w:p w14:paraId="282DB46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94.853</w:t>
            </w:r>
          </w:p>
        </w:tc>
        <w:tc>
          <w:tcPr>
            <w:tcW w:w="880" w:type="dxa"/>
            <w:tcBorders>
              <w:top w:val="nil"/>
              <w:left w:val="nil"/>
              <w:bottom w:val="nil"/>
              <w:right w:val="nil"/>
            </w:tcBorders>
            <w:tcMar>
              <w:left w:w="60" w:type="dxa"/>
              <w:right w:w="60" w:type="dxa"/>
            </w:tcMar>
            <w:vAlign w:val="center"/>
          </w:tcPr>
          <w:p w14:paraId="7C6E236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5.147</w:t>
            </w:r>
          </w:p>
        </w:tc>
        <w:tc>
          <w:tcPr>
            <w:tcW w:w="1115" w:type="dxa"/>
            <w:tcBorders>
              <w:top w:val="nil"/>
              <w:left w:val="nil"/>
              <w:bottom w:val="nil"/>
              <w:right w:val="nil"/>
            </w:tcBorders>
            <w:tcMar>
              <w:left w:w="60" w:type="dxa"/>
              <w:right w:w="60" w:type="dxa"/>
            </w:tcMar>
            <w:vAlign w:val="center"/>
          </w:tcPr>
          <w:p w14:paraId="28507C9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89,838</w:t>
            </w:r>
          </w:p>
        </w:tc>
      </w:tr>
      <w:tr w:rsidR="003F6EC3" w14:paraId="2EFC2C69" w14:textId="77777777" w:rsidTr="55F015EE">
        <w:trPr>
          <w:trHeight w:val="232"/>
        </w:trPr>
        <w:tc>
          <w:tcPr>
            <w:tcW w:w="660" w:type="dxa"/>
            <w:tcBorders>
              <w:top w:val="nil"/>
              <w:left w:val="nil"/>
              <w:bottom w:val="nil"/>
              <w:right w:val="nil"/>
            </w:tcBorders>
            <w:tcMar>
              <w:left w:w="60" w:type="dxa"/>
              <w:right w:w="60" w:type="dxa"/>
            </w:tcMar>
            <w:vAlign w:val="bottom"/>
          </w:tcPr>
          <w:p w14:paraId="6C9D788A"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70262C68" w14:textId="1AF7922D"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5</w:t>
            </w:r>
            <w:r w:rsidR="007C1498" w:rsidRPr="0E91EF5F">
              <w:rPr>
                <w:rFonts w:ascii="Arial" w:eastAsia="Arial" w:hAnsi="Arial" w:cs="Arial"/>
                <w:b/>
                <w:color w:val="000000" w:themeColor="text1"/>
                <w:sz w:val="22"/>
                <w:szCs w:val="22"/>
              </w:rPr>
              <w:t>’</w:t>
            </w:r>
            <w:r w:rsidRPr="0E91EF5F">
              <w:rPr>
                <w:rFonts w:ascii="Arial" w:eastAsia="Arial" w:hAnsi="Arial" w:cs="Arial"/>
                <w:b/>
                <w:color w:val="000000" w:themeColor="text1"/>
                <w:sz w:val="22"/>
                <w:szCs w:val="22"/>
              </w:rPr>
              <w:t xml:space="preserve"> UTR</w:t>
            </w:r>
          </w:p>
        </w:tc>
        <w:tc>
          <w:tcPr>
            <w:tcW w:w="1115" w:type="dxa"/>
            <w:tcBorders>
              <w:top w:val="nil"/>
              <w:left w:val="nil"/>
              <w:bottom w:val="nil"/>
              <w:right w:val="nil"/>
            </w:tcBorders>
            <w:tcMar>
              <w:left w:w="60" w:type="dxa"/>
              <w:right w:w="60" w:type="dxa"/>
            </w:tcMar>
            <w:vAlign w:val="center"/>
          </w:tcPr>
          <w:p w14:paraId="03828FB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263,480</w:t>
            </w:r>
          </w:p>
        </w:tc>
        <w:tc>
          <w:tcPr>
            <w:tcW w:w="895" w:type="dxa"/>
            <w:tcBorders>
              <w:top w:val="nil"/>
              <w:left w:val="nil"/>
              <w:bottom w:val="nil"/>
              <w:right w:val="nil"/>
            </w:tcBorders>
            <w:tcMar>
              <w:left w:w="60" w:type="dxa"/>
              <w:right w:w="60" w:type="dxa"/>
            </w:tcMar>
            <w:vAlign w:val="center"/>
          </w:tcPr>
          <w:p w14:paraId="42D1062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76,545</w:t>
            </w:r>
          </w:p>
        </w:tc>
        <w:tc>
          <w:tcPr>
            <w:tcW w:w="974" w:type="dxa"/>
            <w:tcBorders>
              <w:top w:val="nil"/>
              <w:left w:val="nil"/>
              <w:bottom w:val="nil"/>
              <w:right w:val="nil"/>
            </w:tcBorders>
            <w:tcMar>
              <w:left w:w="60" w:type="dxa"/>
              <w:right w:w="60" w:type="dxa"/>
            </w:tcMar>
            <w:vAlign w:val="center"/>
          </w:tcPr>
          <w:p w14:paraId="67E6AEE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69,619</w:t>
            </w:r>
          </w:p>
        </w:tc>
        <w:tc>
          <w:tcPr>
            <w:tcW w:w="707" w:type="dxa"/>
            <w:tcBorders>
              <w:top w:val="nil"/>
              <w:left w:val="nil"/>
              <w:bottom w:val="nil"/>
              <w:right w:val="nil"/>
            </w:tcBorders>
            <w:tcMar>
              <w:left w:w="60" w:type="dxa"/>
              <w:right w:w="60" w:type="dxa"/>
            </w:tcMar>
            <w:vAlign w:val="center"/>
          </w:tcPr>
          <w:p w14:paraId="17CFF95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6,926</w:t>
            </w:r>
          </w:p>
        </w:tc>
        <w:tc>
          <w:tcPr>
            <w:tcW w:w="738" w:type="dxa"/>
            <w:tcBorders>
              <w:top w:val="nil"/>
              <w:left w:val="nil"/>
              <w:bottom w:val="nil"/>
              <w:right w:val="nil"/>
            </w:tcBorders>
            <w:tcMar>
              <w:left w:w="60" w:type="dxa"/>
              <w:right w:w="60" w:type="dxa"/>
            </w:tcMar>
            <w:vAlign w:val="center"/>
          </w:tcPr>
          <w:p w14:paraId="209CF49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28.307</w:t>
            </w:r>
          </w:p>
        </w:tc>
        <w:tc>
          <w:tcPr>
            <w:tcW w:w="738" w:type="dxa"/>
            <w:tcBorders>
              <w:top w:val="nil"/>
              <w:left w:val="nil"/>
              <w:bottom w:val="nil"/>
              <w:right w:val="nil"/>
            </w:tcBorders>
            <w:tcMar>
              <w:left w:w="60" w:type="dxa"/>
              <w:right w:w="60" w:type="dxa"/>
            </w:tcMar>
            <w:vAlign w:val="center"/>
          </w:tcPr>
          <w:p w14:paraId="405F2B7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71.693</w:t>
            </w:r>
          </w:p>
        </w:tc>
        <w:tc>
          <w:tcPr>
            <w:tcW w:w="880" w:type="dxa"/>
            <w:tcBorders>
              <w:top w:val="nil"/>
              <w:left w:val="nil"/>
              <w:bottom w:val="nil"/>
              <w:right w:val="nil"/>
            </w:tcBorders>
            <w:tcMar>
              <w:left w:w="60" w:type="dxa"/>
              <w:right w:w="60" w:type="dxa"/>
            </w:tcMar>
            <w:vAlign w:val="center"/>
          </w:tcPr>
          <w:p w14:paraId="1E13C82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97.439</w:t>
            </w:r>
          </w:p>
        </w:tc>
        <w:tc>
          <w:tcPr>
            <w:tcW w:w="880" w:type="dxa"/>
            <w:tcBorders>
              <w:top w:val="nil"/>
              <w:left w:val="nil"/>
              <w:bottom w:val="nil"/>
              <w:right w:val="nil"/>
            </w:tcBorders>
            <w:tcMar>
              <w:left w:w="60" w:type="dxa"/>
              <w:right w:w="60" w:type="dxa"/>
            </w:tcMar>
            <w:vAlign w:val="center"/>
          </w:tcPr>
          <w:p w14:paraId="77F1678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2.561</w:t>
            </w:r>
          </w:p>
        </w:tc>
        <w:tc>
          <w:tcPr>
            <w:tcW w:w="1115" w:type="dxa"/>
            <w:tcBorders>
              <w:top w:val="nil"/>
              <w:left w:val="nil"/>
              <w:bottom w:val="nil"/>
              <w:right w:val="nil"/>
            </w:tcBorders>
            <w:tcMar>
              <w:left w:w="60" w:type="dxa"/>
              <w:right w:w="60" w:type="dxa"/>
            </w:tcMar>
            <w:vAlign w:val="center"/>
          </w:tcPr>
          <w:p w14:paraId="031DF2E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270,406</w:t>
            </w:r>
          </w:p>
        </w:tc>
      </w:tr>
      <w:tr w:rsidR="003F6EC3" w14:paraId="311FC248" w14:textId="77777777" w:rsidTr="55F015EE">
        <w:trPr>
          <w:trHeight w:val="232"/>
        </w:trPr>
        <w:tc>
          <w:tcPr>
            <w:tcW w:w="660" w:type="dxa"/>
            <w:tcBorders>
              <w:top w:val="nil"/>
              <w:left w:val="nil"/>
              <w:bottom w:val="nil"/>
              <w:right w:val="nil"/>
            </w:tcBorders>
            <w:tcMar>
              <w:left w:w="60" w:type="dxa"/>
              <w:right w:w="60" w:type="dxa"/>
            </w:tcMar>
            <w:vAlign w:val="bottom"/>
          </w:tcPr>
          <w:p w14:paraId="1B407D3C"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14111D0C" w14:textId="26AF87AA"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3</w:t>
            </w:r>
            <w:r w:rsidR="007C1498" w:rsidRPr="0E91EF5F">
              <w:rPr>
                <w:rFonts w:ascii="Arial" w:eastAsia="Arial" w:hAnsi="Arial" w:cs="Arial"/>
                <w:b/>
                <w:color w:val="000000" w:themeColor="text1"/>
                <w:sz w:val="22"/>
                <w:szCs w:val="22"/>
              </w:rPr>
              <w:t>’</w:t>
            </w:r>
            <w:r w:rsidRPr="0E91EF5F">
              <w:rPr>
                <w:rFonts w:ascii="Arial" w:eastAsia="Arial" w:hAnsi="Arial" w:cs="Arial"/>
                <w:b/>
                <w:color w:val="000000" w:themeColor="text1"/>
                <w:sz w:val="22"/>
                <w:szCs w:val="22"/>
              </w:rPr>
              <w:t xml:space="preserve"> UTR</w:t>
            </w:r>
          </w:p>
        </w:tc>
        <w:tc>
          <w:tcPr>
            <w:tcW w:w="1115" w:type="dxa"/>
            <w:tcBorders>
              <w:top w:val="nil"/>
              <w:left w:val="nil"/>
              <w:bottom w:val="nil"/>
              <w:right w:val="nil"/>
            </w:tcBorders>
            <w:tcMar>
              <w:left w:w="60" w:type="dxa"/>
              <w:right w:w="60" w:type="dxa"/>
            </w:tcMar>
            <w:vAlign w:val="center"/>
          </w:tcPr>
          <w:p w14:paraId="6F941C5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1,553,885</w:t>
            </w:r>
          </w:p>
        </w:tc>
        <w:tc>
          <w:tcPr>
            <w:tcW w:w="895" w:type="dxa"/>
            <w:tcBorders>
              <w:top w:val="nil"/>
              <w:left w:val="nil"/>
              <w:bottom w:val="nil"/>
              <w:right w:val="nil"/>
            </w:tcBorders>
            <w:tcMar>
              <w:left w:w="60" w:type="dxa"/>
              <w:right w:w="60" w:type="dxa"/>
            </w:tcMar>
            <w:vAlign w:val="center"/>
          </w:tcPr>
          <w:p w14:paraId="200F29C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139,714</w:t>
            </w:r>
          </w:p>
        </w:tc>
        <w:tc>
          <w:tcPr>
            <w:tcW w:w="974" w:type="dxa"/>
            <w:tcBorders>
              <w:top w:val="nil"/>
              <w:left w:val="nil"/>
              <w:bottom w:val="nil"/>
              <w:right w:val="nil"/>
            </w:tcBorders>
            <w:tcMar>
              <w:left w:w="60" w:type="dxa"/>
              <w:right w:w="60" w:type="dxa"/>
            </w:tcMar>
            <w:vAlign w:val="center"/>
          </w:tcPr>
          <w:p w14:paraId="00C306A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129,167</w:t>
            </w:r>
          </w:p>
        </w:tc>
        <w:tc>
          <w:tcPr>
            <w:tcW w:w="707" w:type="dxa"/>
            <w:tcBorders>
              <w:top w:val="nil"/>
              <w:left w:val="nil"/>
              <w:bottom w:val="nil"/>
              <w:right w:val="nil"/>
            </w:tcBorders>
            <w:tcMar>
              <w:left w:w="60" w:type="dxa"/>
              <w:right w:w="60" w:type="dxa"/>
            </w:tcMar>
            <w:vAlign w:val="center"/>
          </w:tcPr>
          <w:p w14:paraId="54E1CC3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10,547</w:t>
            </w:r>
          </w:p>
        </w:tc>
        <w:tc>
          <w:tcPr>
            <w:tcW w:w="738" w:type="dxa"/>
            <w:tcBorders>
              <w:top w:val="nil"/>
              <w:left w:val="nil"/>
              <w:bottom w:val="nil"/>
              <w:right w:val="nil"/>
            </w:tcBorders>
            <w:tcMar>
              <w:left w:w="60" w:type="dxa"/>
              <w:right w:w="60" w:type="dxa"/>
            </w:tcMar>
            <w:vAlign w:val="center"/>
          </w:tcPr>
          <w:p w14:paraId="75652F2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8.931</w:t>
            </w:r>
          </w:p>
        </w:tc>
        <w:tc>
          <w:tcPr>
            <w:tcW w:w="738" w:type="dxa"/>
            <w:tcBorders>
              <w:top w:val="nil"/>
              <w:left w:val="nil"/>
              <w:bottom w:val="nil"/>
              <w:right w:val="nil"/>
            </w:tcBorders>
            <w:tcMar>
              <w:left w:w="60" w:type="dxa"/>
              <w:right w:w="60" w:type="dxa"/>
            </w:tcMar>
            <w:vAlign w:val="center"/>
          </w:tcPr>
          <w:p w14:paraId="45CDEAA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91.069</w:t>
            </w:r>
          </w:p>
        </w:tc>
        <w:tc>
          <w:tcPr>
            <w:tcW w:w="880" w:type="dxa"/>
            <w:tcBorders>
              <w:top w:val="nil"/>
              <w:left w:val="nil"/>
              <w:bottom w:val="nil"/>
              <w:right w:val="nil"/>
            </w:tcBorders>
            <w:tcMar>
              <w:left w:w="60" w:type="dxa"/>
              <w:right w:w="60" w:type="dxa"/>
            </w:tcMar>
            <w:vAlign w:val="center"/>
          </w:tcPr>
          <w:p w14:paraId="07B0685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99.326</w:t>
            </w:r>
          </w:p>
        </w:tc>
        <w:tc>
          <w:tcPr>
            <w:tcW w:w="880" w:type="dxa"/>
            <w:tcBorders>
              <w:top w:val="nil"/>
              <w:left w:val="nil"/>
              <w:bottom w:val="nil"/>
              <w:right w:val="nil"/>
            </w:tcBorders>
            <w:tcMar>
              <w:left w:w="60" w:type="dxa"/>
              <w:right w:w="60" w:type="dxa"/>
            </w:tcMar>
            <w:vAlign w:val="center"/>
          </w:tcPr>
          <w:p w14:paraId="159F3FE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0.674</w:t>
            </w:r>
          </w:p>
        </w:tc>
        <w:tc>
          <w:tcPr>
            <w:tcW w:w="1115" w:type="dxa"/>
            <w:tcBorders>
              <w:top w:val="nil"/>
              <w:left w:val="nil"/>
              <w:bottom w:val="nil"/>
              <w:right w:val="nil"/>
            </w:tcBorders>
            <w:tcMar>
              <w:left w:w="60" w:type="dxa"/>
              <w:right w:w="60" w:type="dxa"/>
            </w:tcMar>
            <w:vAlign w:val="center"/>
          </w:tcPr>
          <w:p w14:paraId="19641FA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1,564,432</w:t>
            </w:r>
          </w:p>
        </w:tc>
      </w:tr>
      <w:tr w:rsidR="003F6EC3" w14:paraId="415D26D9" w14:textId="77777777" w:rsidTr="55F015EE">
        <w:trPr>
          <w:trHeight w:val="232"/>
        </w:trPr>
        <w:tc>
          <w:tcPr>
            <w:tcW w:w="660" w:type="dxa"/>
            <w:tcBorders>
              <w:top w:val="nil"/>
              <w:left w:val="nil"/>
              <w:bottom w:val="nil"/>
              <w:right w:val="nil"/>
            </w:tcBorders>
            <w:tcMar>
              <w:left w:w="60" w:type="dxa"/>
              <w:right w:w="60" w:type="dxa"/>
            </w:tcMar>
            <w:vAlign w:val="bottom"/>
          </w:tcPr>
          <w:p w14:paraId="2A6D11DC"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bottom w:val="nil"/>
              <w:right w:val="nil"/>
            </w:tcBorders>
            <w:tcMar>
              <w:left w:w="60" w:type="dxa"/>
              <w:right w:w="60" w:type="dxa"/>
            </w:tcMar>
            <w:vAlign w:val="center"/>
          </w:tcPr>
          <w:p w14:paraId="3552E643"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Proximal</w:t>
            </w:r>
          </w:p>
        </w:tc>
        <w:tc>
          <w:tcPr>
            <w:tcW w:w="1115" w:type="dxa"/>
            <w:tcBorders>
              <w:top w:val="nil"/>
              <w:left w:val="nil"/>
              <w:bottom w:val="nil"/>
              <w:right w:val="nil"/>
            </w:tcBorders>
            <w:tcMar>
              <w:left w:w="60" w:type="dxa"/>
              <w:right w:w="60" w:type="dxa"/>
            </w:tcMar>
            <w:vAlign w:val="center"/>
          </w:tcPr>
          <w:p w14:paraId="48585AC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45,233,104</w:t>
            </w:r>
          </w:p>
        </w:tc>
        <w:tc>
          <w:tcPr>
            <w:tcW w:w="895" w:type="dxa"/>
            <w:tcBorders>
              <w:top w:val="nil"/>
              <w:left w:val="nil"/>
              <w:bottom w:val="nil"/>
              <w:right w:val="nil"/>
            </w:tcBorders>
            <w:tcMar>
              <w:left w:w="60" w:type="dxa"/>
              <w:right w:w="60" w:type="dxa"/>
            </w:tcMar>
            <w:vAlign w:val="center"/>
          </w:tcPr>
          <w:p w14:paraId="00A048B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1,134,343</w:t>
            </w:r>
          </w:p>
        </w:tc>
        <w:tc>
          <w:tcPr>
            <w:tcW w:w="974" w:type="dxa"/>
            <w:tcBorders>
              <w:top w:val="nil"/>
              <w:left w:val="nil"/>
              <w:bottom w:val="nil"/>
              <w:right w:val="nil"/>
            </w:tcBorders>
            <w:tcMar>
              <w:left w:w="60" w:type="dxa"/>
              <w:right w:w="60" w:type="dxa"/>
            </w:tcMar>
            <w:vAlign w:val="center"/>
          </w:tcPr>
          <w:p w14:paraId="20131B1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1,026,326</w:t>
            </w:r>
          </w:p>
        </w:tc>
        <w:tc>
          <w:tcPr>
            <w:tcW w:w="707" w:type="dxa"/>
            <w:tcBorders>
              <w:top w:val="nil"/>
              <w:left w:val="nil"/>
              <w:bottom w:val="nil"/>
              <w:right w:val="nil"/>
            </w:tcBorders>
            <w:tcMar>
              <w:left w:w="60" w:type="dxa"/>
              <w:right w:w="60" w:type="dxa"/>
            </w:tcMar>
            <w:vAlign w:val="center"/>
          </w:tcPr>
          <w:p w14:paraId="1803A73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108,017</w:t>
            </w:r>
          </w:p>
        </w:tc>
        <w:tc>
          <w:tcPr>
            <w:tcW w:w="738" w:type="dxa"/>
            <w:tcBorders>
              <w:top w:val="nil"/>
              <w:left w:val="nil"/>
              <w:bottom w:val="nil"/>
              <w:right w:val="nil"/>
            </w:tcBorders>
            <w:tcMar>
              <w:left w:w="60" w:type="dxa"/>
              <w:right w:w="60" w:type="dxa"/>
            </w:tcMar>
            <w:vAlign w:val="center"/>
          </w:tcPr>
          <w:p w14:paraId="5F3398A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2.502</w:t>
            </w:r>
          </w:p>
        </w:tc>
        <w:tc>
          <w:tcPr>
            <w:tcW w:w="738" w:type="dxa"/>
            <w:tcBorders>
              <w:top w:val="nil"/>
              <w:left w:val="nil"/>
              <w:bottom w:val="nil"/>
              <w:right w:val="nil"/>
            </w:tcBorders>
            <w:tcMar>
              <w:left w:w="60" w:type="dxa"/>
              <w:right w:w="60" w:type="dxa"/>
            </w:tcMar>
            <w:vAlign w:val="center"/>
          </w:tcPr>
          <w:p w14:paraId="597322E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97.498</w:t>
            </w:r>
          </w:p>
        </w:tc>
        <w:tc>
          <w:tcPr>
            <w:tcW w:w="880" w:type="dxa"/>
            <w:tcBorders>
              <w:top w:val="nil"/>
              <w:left w:val="nil"/>
              <w:bottom w:val="nil"/>
              <w:right w:val="nil"/>
            </w:tcBorders>
            <w:tcMar>
              <w:left w:w="60" w:type="dxa"/>
              <w:right w:w="60" w:type="dxa"/>
            </w:tcMar>
            <w:vAlign w:val="center"/>
          </w:tcPr>
          <w:p w14:paraId="310FDCB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99.762</w:t>
            </w:r>
          </w:p>
        </w:tc>
        <w:tc>
          <w:tcPr>
            <w:tcW w:w="880" w:type="dxa"/>
            <w:tcBorders>
              <w:top w:val="nil"/>
              <w:left w:val="nil"/>
              <w:bottom w:val="nil"/>
              <w:right w:val="nil"/>
            </w:tcBorders>
            <w:tcMar>
              <w:left w:w="60" w:type="dxa"/>
              <w:right w:w="60" w:type="dxa"/>
            </w:tcMar>
            <w:vAlign w:val="center"/>
          </w:tcPr>
          <w:p w14:paraId="4893A45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0.238</w:t>
            </w:r>
          </w:p>
        </w:tc>
        <w:tc>
          <w:tcPr>
            <w:tcW w:w="1115" w:type="dxa"/>
            <w:tcBorders>
              <w:top w:val="nil"/>
              <w:left w:val="nil"/>
              <w:bottom w:val="nil"/>
              <w:right w:val="nil"/>
            </w:tcBorders>
            <w:tcMar>
              <w:left w:w="60" w:type="dxa"/>
              <w:right w:w="60" w:type="dxa"/>
            </w:tcMar>
            <w:vAlign w:val="center"/>
          </w:tcPr>
          <w:p w14:paraId="631540A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45,341,121</w:t>
            </w:r>
          </w:p>
        </w:tc>
      </w:tr>
      <w:tr w:rsidR="003F6EC3" w14:paraId="0A2D73B3" w14:textId="77777777" w:rsidTr="55F015EE">
        <w:trPr>
          <w:trHeight w:val="232"/>
        </w:trPr>
        <w:tc>
          <w:tcPr>
            <w:tcW w:w="660" w:type="dxa"/>
            <w:tcBorders>
              <w:top w:val="nil"/>
              <w:left w:val="nil"/>
              <w:right w:val="nil"/>
            </w:tcBorders>
            <w:tcMar>
              <w:left w:w="60" w:type="dxa"/>
              <w:right w:w="60" w:type="dxa"/>
            </w:tcMar>
            <w:vAlign w:val="bottom"/>
          </w:tcPr>
          <w:p w14:paraId="2DA81BD0" w14:textId="77777777" w:rsidR="003F6EC3" w:rsidRDefault="003F6EC3" w:rsidP="55F015EE">
            <w:pPr>
              <w:jc w:val="right"/>
              <w:rPr>
                <w:rFonts w:ascii="Arial" w:eastAsia="Arial" w:hAnsi="Arial" w:cs="Arial"/>
                <w:color w:val="000000" w:themeColor="text1"/>
                <w:sz w:val="22"/>
                <w:szCs w:val="22"/>
              </w:rPr>
            </w:pPr>
          </w:p>
        </w:tc>
        <w:tc>
          <w:tcPr>
            <w:tcW w:w="927" w:type="dxa"/>
            <w:tcBorders>
              <w:top w:val="nil"/>
              <w:left w:val="nil"/>
              <w:right w:val="nil"/>
            </w:tcBorders>
            <w:tcMar>
              <w:left w:w="60" w:type="dxa"/>
              <w:right w:w="60" w:type="dxa"/>
            </w:tcMar>
            <w:vAlign w:val="center"/>
          </w:tcPr>
          <w:p w14:paraId="253FD142"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Intergenic</w:t>
            </w:r>
          </w:p>
        </w:tc>
        <w:tc>
          <w:tcPr>
            <w:tcW w:w="1115" w:type="dxa"/>
            <w:tcBorders>
              <w:top w:val="nil"/>
              <w:left w:val="nil"/>
              <w:right w:val="nil"/>
            </w:tcBorders>
            <w:tcMar>
              <w:left w:w="60" w:type="dxa"/>
              <w:right w:w="60" w:type="dxa"/>
            </w:tcMar>
            <w:vAlign w:val="center"/>
          </w:tcPr>
          <w:p w14:paraId="1C4B8A8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49,439,000</w:t>
            </w:r>
          </w:p>
        </w:tc>
        <w:tc>
          <w:tcPr>
            <w:tcW w:w="895" w:type="dxa"/>
            <w:tcBorders>
              <w:top w:val="nil"/>
              <w:left w:val="nil"/>
              <w:right w:val="nil"/>
            </w:tcBorders>
            <w:tcMar>
              <w:left w:w="60" w:type="dxa"/>
              <w:right w:w="60" w:type="dxa"/>
            </w:tcMar>
            <w:vAlign w:val="center"/>
          </w:tcPr>
          <w:p w14:paraId="190DFD5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12,576</w:t>
            </w:r>
          </w:p>
        </w:tc>
        <w:tc>
          <w:tcPr>
            <w:tcW w:w="974" w:type="dxa"/>
            <w:tcBorders>
              <w:top w:val="nil"/>
              <w:left w:val="nil"/>
              <w:right w:val="nil"/>
            </w:tcBorders>
            <w:tcMar>
              <w:left w:w="60" w:type="dxa"/>
              <w:right w:w="60" w:type="dxa"/>
            </w:tcMar>
            <w:vAlign w:val="center"/>
          </w:tcPr>
          <w:p w14:paraId="48BCB11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10,568</w:t>
            </w:r>
          </w:p>
        </w:tc>
        <w:tc>
          <w:tcPr>
            <w:tcW w:w="707" w:type="dxa"/>
            <w:tcBorders>
              <w:top w:val="nil"/>
              <w:left w:val="nil"/>
              <w:right w:val="nil"/>
            </w:tcBorders>
            <w:tcMar>
              <w:left w:w="60" w:type="dxa"/>
              <w:right w:w="60" w:type="dxa"/>
            </w:tcMar>
            <w:vAlign w:val="center"/>
          </w:tcPr>
          <w:p w14:paraId="09E2D24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2,008</w:t>
            </w:r>
          </w:p>
        </w:tc>
        <w:tc>
          <w:tcPr>
            <w:tcW w:w="738" w:type="dxa"/>
            <w:tcBorders>
              <w:top w:val="nil"/>
              <w:left w:val="nil"/>
              <w:right w:val="nil"/>
            </w:tcBorders>
            <w:tcMar>
              <w:left w:w="60" w:type="dxa"/>
              <w:right w:w="60" w:type="dxa"/>
            </w:tcMar>
            <w:vAlign w:val="center"/>
          </w:tcPr>
          <w:p w14:paraId="5DAA424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0.025</w:t>
            </w:r>
          </w:p>
        </w:tc>
        <w:tc>
          <w:tcPr>
            <w:tcW w:w="738" w:type="dxa"/>
            <w:tcBorders>
              <w:top w:val="nil"/>
              <w:left w:val="nil"/>
              <w:right w:val="nil"/>
            </w:tcBorders>
            <w:tcMar>
              <w:left w:w="60" w:type="dxa"/>
              <w:right w:w="60" w:type="dxa"/>
            </w:tcMar>
            <w:vAlign w:val="center"/>
          </w:tcPr>
          <w:p w14:paraId="67BDEFD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99.975</w:t>
            </w:r>
          </w:p>
        </w:tc>
        <w:tc>
          <w:tcPr>
            <w:tcW w:w="880" w:type="dxa"/>
            <w:tcBorders>
              <w:top w:val="nil"/>
              <w:left w:val="nil"/>
              <w:right w:val="nil"/>
            </w:tcBorders>
            <w:tcMar>
              <w:left w:w="60" w:type="dxa"/>
              <w:right w:w="60" w:type="dxa"/>
            </w:tcMar>
            <w:vAlign w:val="center"/>
          </w:tcPr>
          <w:p w14:paraId="7CA6041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99.996</w:t>
            </w:r>
          </w:p>
        </w:tc>
        <w:tc>
          <w:tcPr>
            <w:tcW w:w="880" w:type="dxa"/>
            <w:tcBorders>
              <w:top w:val="nil"/>
              <w:left w:val="nil"/>
              <w:right w:val="nil"/>
            </w:tcBorders>
            <w:tcMar>
              <w:left w:w="60" w:type="dxa"/>
              <w:right w:w="60" w:type="dxa"/>
            </w:tcMar>
            <w:vAlign w:val="center"/>
          </w:tcPr>
          <w:p w14:paraId="07F78DB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0.004</w:t>
            </w:r>
          </w:p>
        </w:tc>
        <w:tc>
          <w:tcPr>
            <w:tcW w:w="1115" w:type="dxa"/>
            <w:tcBorders>
              <w:top w:val="nil"/>
              <w:left w:val="nil"/>
              <w:right w:val="nil"/>
            </w:tcBorders>
            <w:tcMar>
              <w:left w:w="60" w:type="dxa"/>
              <w:right w:w="60" w:type="dxa"/>
            </w:tcMar>
            <w:vAlign w:val="center"/>
          </w:tcPr>
          <w:p w14:paraId="3F03A71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49,441,008</w:t>
            </w:r>
          </w:p>
        </w:tc>
      </w:tr>
      <w:tr w:rsidR="003F6EC3" w14:paraId="522B441A" w14:textId="77777777" w:rsidTr="55F015EE">
        <w:trPr>
          <w:trHeight w:val="123"/>
        </w:trPr>
        <w:tc>
          <w:tcPr>
            <w:tcW w:w="660" w:type="dxa"/>
            <w:tcBorders>
              <w:left w:val="nil"/>
              <w:bottom w:val="single" w:sz="12" w:space="0" w:color="auto"/>
              <w:right w:val="nil"/>
            </w:tcBorders>
            <w:tcMar>
              <w:left w:w="60" w:type="dxa"/>
              <w:right w:w="60" w:type="dxa"/>
            </w:tcMar>
            <w:vAlign w:val="bottom"/>
          </w:tcPr>
          <w:p w14:paraId="0CBC4DCE"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color w:val="000000" w:themeColor="text1"/>
                <w:sz w:val="22"/>
                <w:szCs w:val="22"/>
              </w:rPr>
              <w:t> </w:t>
            </w:r>
          </w:p>
        </w:tc>
        <w:tc>
          <w:tcPr>
            <w:tcW w:w="927" w:type="dxa"/>
            <w:tcBorders>
              <w:left w:val="nil"/>
              <w:bottom w:val="single" w:sz="12" w:space="0" w:color="auto"/>
              <w:right w:val="nil"/>
            </w:tcBorders>
            <w:tcMar>
              <w:left w:w="60" w:type="dxa"/>
              <w:right w:w="60" w:type="dxa"/>
            </w:tcMar>
            <w:vAlign w:val="center"/>
          </w:tcPr>
          <w:p w14:paraId="2F019F05"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Sum</w:t>
            </w:r>
          </w:p>
        </w:tc>
        <w:tc>
          <w:tcPr>
            <w:tcW w:w="1115" w:type="dxa"/>
            <w:tcBorders>
              <w:left w:val="nil"/>
              <w:bottom w:val="single" w:sz="12" w:space="0" w:color="auto"/>
              <w:right w:val="nil"/>
            </w:tcBorders>
            <w:tcMar>
              <w:left w:w="60" w:type="dxa"/>
              <w:right w:w="60" w:type="dxa"/>
            </w:tcMar>
            <w:vAlign w:val="center"/>
          </w:tcPr>
          <w:p w14:paraId="6C3E4BB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97,190,353</w:t>
            </w:r>
          </w:p>
        </w:tc>
        <w:tc>
          <w:tcPr>
            <w:tcW w:w="895" w:type="dxa"/>
            <w:tcBorders>
              <w:left w:val="nil"/>
              <w:bottom w:val="single" w:sz="12" w:space="0" w:color="auto"/>
              <w:right w:val="nil"/>
            </w:tcBorders>
            <w:tcMar>
              <w:left w:w="60" w:type="dxa"/>
              <w:right w:w="60" w:type="dxa"/>
            </w:tcMar>
            <w:vAlign w:val="center"/>
          </w:tcPr>
          <w:p w14:paraId="2CEBC7E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1,958,997</w:t>
            </w:r>
          </w:p>
        </w:tc>
        <w:tc>
          <w:tcPr>
            <w:tcW w:w="974" w:type="dxa"/>
            <w:tcBorders>
              <w:left w:val="nil"/>
              <w:bottom w:val="single" w:sz="12" w:space="0" w:color="auto"/>
              <w:right w:val="nil"/>
            </w:tcBorders>
            <w:tcMar>
              <w:left w:w="60" w:type="dxa"/>
              <w:right w:w="60" w:type="dxa"/>
            </w:tcMar>
            <w:vAlign w:val="center"/>
          </w:tcPr>
          <w:p w14:paraId="6C61D97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1,791,165</w:t>
            </w:r>
          </w:p>
        </w:tc>
        <w:tc>
          <w:tcPr>
            <w:tcW w:w="707" w:type="dxa"/>
            <w:tcBorders>
              <w:left w:val="nil"/>
              <w:bottom w:val="single" w:sz="12" w:space="0" w:color="auto"/>
              <w:right w:val="nil"/>
            </w:tcBorders>
            <w:tcMar>
              <w:left w:w="60" w:type="dxa"/>
              <w:right w:w="60" w:type="dxa"/>
            </w:tcMar>
            <w:vAlign w:val="center"/>
          </w:tcPr>
          <w:p w14:paraId="00E17D0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167,832</w:t>
            </w:r>
          </w:p>
        </w:tc>
        <w:tc>
          <w:tcPr>
            <w:tcW w:w="738" w:type="dxa"/>
            <w:tcBorders>
              <w:left w:val="nil"/>
              <w:bottom w:val="single" w:sz="12" w:space="0" w:color="auto"/>
              <w:right w:val="nil"/>
            </w:tcBorders>
            <w:tcMar>
              <w:left w:w="60" w:type="dxa"/>
              <w:right w:w="60" w:type="dxa"/>
            </w:tcMar>
            <w:vAlign w:val="center"/>
          </w:tcPr>
          <w:p w14:paraId="65876A9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2.012</w:t>
            </w:r>
          </w:p>
        </w:tc>
        <w:tc>
          <w:tcPr>
            <w:tcW w:w="738" w:type="dxa"/>
            <w:tcBorders>
              <w:left w:val="nil"/>
              <w:bottom w:val="single" w:sz="12" w:space="0" w:color="auto"/>
              <w:right w:val="nil"/>
            </w:tcBorders>
            <w:tcMar>
              <w:left w:w="60" w:type="dxa"/>
              <w:right w:w="60" w:type="dxa"/>
            </w:tcMar>
            <w:vAlign w:val="center"/>
          </w:tcPr>
          <w:p w14:paraId="1711CB6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97.988</w:t>
            </w:r>
          </w:p>
        </w:tc>
        <w:tc>
          <w:tcPr>
            <w:tcW w:w="880" w:type="dxa"/>
            <w:tcBorders>
              <w:left w:val="nil"/>
              <w:bottom w:val="single" w:sz="12" w:space="0" w:color="auto"/>
              <w:right w:val="nil"/>
            </w:tcBorders>
            <w:tcMar>
              <w:left w:w="60" w:type="dxa"/>
              <w:right w:w="60" w:type="dxa"/>
            </w:tcMar>
            <w:vAlign w:val="center"/>
          </w:tcPr>
          <w:p w14:paraId="20B5D0F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99.828</w:t>
            </w:r>
          </w:p>
        </w:tc>
        <w:tc>
          <w:tcPr>
            <w:tcW w:w="880" w:type="dxa"/>
            <w:tcBorders>
              <w:left w:val="nil"/>
              <w:bottom w:val="single" w:sz="12" w:space="0" w:color="auto"/>
              <w:right w:val="nil"/>
            </w:tcBorders>
            <w:tcMar>
              <w:left w:w="60" w:type="dxa"/>
              <w:right w:w="60" w:type="dxa"/>
            </w:tcMar>
            <w:vAlign w:val="center"/>
          </w:tcPr>
          <w:p w14:paraId="7A1F632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0.172</w:t>
            </w:r>
          </w:p>
        </w:tc>
        <w:tc>
          <w:tcPr>
            <w:tcW w:w="1115" w:type="dxa"/>
            <w:tcBorders>
              <w:left w:val="nil"/>
              <w:bottom w:val="single" w:sz="12" w:space="0" w:color="auto"/>
              <w:right w:val="nil"/>
            </w:tcBorders>
            <w:tcMar>
              <w:left w:w="60" w:type="dxa"/>
              <w:right w:w="60" w:type="dxa"/>
            </w:tcMar>
            <w:vAlign w:val="center"/>
          </w:tcPr>
          <w:p w14:paraId="212CE3C8" w14:textId="77777777" w:rsidR="003F6EC3" w:rsidRDefault="003F6EC3" w:rsidP="55F015EE">
            <w:pPr>
              <w:keepNext/>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97,358,185</w:t>
            </w:r>
          </w:p>
        </w:tc>
      </w:tr>
    </w:tbl>
    <w:p w14:paraId="60E0681E" w14:textId="77777777" w:rsidR="003F6EC3" w:rsidRDefault="003F6EC3" w:rsidP="55F015EE">
      <w:pPr>
        <w:rPr>
          <w:rFonts w:ascii="Arial" w:eastAsia="Arial" w:hAnsi="Arial" w:cs="Arial"/>
          <w:sz w:val="22"/>
          <w:szCs w:val="22"/>
        </w:rPr>
      </w:pPr>
    </w:p>
    <w:p w14:paraId="1C073C77" w14:textId="77777777" w:rsidR="003F6EC3" w:rsidRDefault="003F6EC3" w:rsidP="55F015EE">
      <w:pPr>
        <w:rPr>
          <w:rFonts w:ascii="Arial" w:eastAsia="Arial" w:hAnsi="Arial" w:cs="Arial"/>
          <w:sz w:val="22"/>
          <w:szCs w:val="22"/>
        </w:rPr>
      </w:pPr>
      <w:r w:rsidRPr="0E91EF5F">
        <w:rPr>
          <w:rFonts w:ascii="Arial" w:eastAsia="Arial" w:hAnsi="Arial" w:cs="Arial"/>
          <w:sz w:val="22"/>
          <w:szCs w:val="22"/>
        </w:rPr>
        <w:t>b)</w:t>
      </w:r>
    </w:p>
    <w:tbl>
      <w:tblPr>
        <w:tblW w:w="9597"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22"/>
        <w:gridCol w:w="1126"/>
        <w:gridCol w:w="965"/>
        <w:gridCol w:w="965"/>
        <w:gridCol w:w="1229"/>
        <w:gridCol w:w="922"/>
        <w:gridCol w:w="922"/>
        <w:gridCol w:w="775"/>
        <w:gridCol w:w="673"/>
        <w:gridCol w:w="1098"/>
      </w:tblGrid>
      <w:tr w:rsidR="003F6EC3" w14:paraId="4EB87835" w14:textId="77777777" w:rsidTr="55F015EE">
        <w:trPr>
          <w:trHeight w:val="238"/>
        </w:trPr>
        <w:tc>
          <w:tcPr>
            <w:tcW w:w="922" w:type="dxa"/>
            <w:tcBorders>
              <w:top w:val="single" w:sz="12" w:space="0" w:color="auto"/>
              <w:left w:val="nil"/>
              <w:bottom w:val="single" w:sz="6" w:space="0" w:color="auto"/>
              <w:right w:val="nil"/>
            </w:tcBorders>
            <w:tcMar>
              <w:left w:w="60" w:type="dxa"/>
              <w:right w:w="60" w:type="dxa"/>
            </w:tcMar>
            <w:vAlign w:val="center"/>
          </w:tcPr>
          <w:p w14:paraId="5CA7547B"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 Annotation</w:t>
            </w:r>
          </w:p>
        </w:tc>
        <w:tc>
          <w:tcPr>
            <w:tcW w:w="1126" w:type="dxa"/>
            <w:tcBorders>
              <w:top w:val="single" w:sz="12" w:space="0" w:color="auto"/>
              <w:left w:val="nil"/>
              <w:bottom w:val="single" w:sz="6" w:space="0" w:color="auto"/>
              <w:right w:val="nil"/>
            </w:tcBorders>
            <w:tcMar>
              <w:left w:w="60" w:type="dxa"/>
              <w:right w:w="60" w:type="dxa"/>
            </w:tcMar>
            <w:vAlign w:val="center"/>
          </w:tcPr>
          <w:p w14:paraId="1A60D5D1"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WGS </w:t>
            </w:r>
          </w:p>
        </w:tc>
        <w:tc>
          <w:tcPr>
            <w:tcW w:w="965" w:type="dxa"/>
            <w:tcBorders>
              <w:top w:val="single" w:sz="12" w:space="0" w:color="auto"/>
              <w:left w:val="nil"/>
              <w:bottom w:val="single" w:sz="6" w:space="0" w:color="auto"/>
              <w:right w:val="nil"/>
            </w:tcBorders>
            <w:tcMar>
              <w:left w:w="60" w:type="dxa"/>
              <w:right w:w="60" w:type="dxa"/>
            </w:tcMar>
            <w:vAlign w:val="center"/>
          </w:tcPr>
          <w:p w14:paraId="0FF77252"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TOPMED</w:t>
            </w:r>
          </w:p>
        </w:tc>
        <w:tc>
          <w:tcPr>
            <w:tcW w:w="965" w:type="dxa"/>
            <w:tcBorders>
              <w:top w:val="single" w:sz="12" w:space="0" w:color="auto"/>
              <w:left w:val="nil"/>
              <w:bottom w:val="single" w:sz="6" w:space="0" w:color="auto"/>
              <w:right w:val="nil"/>
            </w:tcBorders>
            <w:tcMar>
              <w:left w:w="60" w:type="dxa"/>
              <w:right w:w="60" w:type="dxa"/>
            </w:tcMar>
            <w:vAlign w:val="center"/>
          </w:tcPr>
          <w:p w14:paraId="22E95A87"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Intersection</w:t>
            </w:r>
          </w:p>
        </w:tc>
        <w:tc>
          <w:tcPr>
            <w:tcW w:w="1229" w:type="dxa"/>
            <w:tcBorders>
              <w:top w:val="single" w:sz="12" w:space="0" w:color="auto"/>
              <w:left w:val="nil"/>
              <w:bottom w:val="single" w:sz="6" w:space="0" w:color="auto"/>
              <w:right w:val="nil"/>
            </w:tcBorders>
            <w:tcMar>
              <w:left w:w="60" w:type="dxa"/>
              <w:right w:w="60" w:type="dxa"/>
            </w:tcMar>
            <w:vAlign w:val="center"/>
          </w:tcPr>
          <w:p w14:paraId="6D42C35C"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Unique to TOPMED</w:t>
            </w:r>
          </w:p>
        </w:tc>
        <w:tc>
          <w:tcPr>
            <w:tcW w:w="922" w:type="dxa"/>
            <w:tcBorders>
              <w:top w:val="single" w:sz="12" w:space="0" w:color="auto"/>
              <w:left w:val="nil"/>
              <w:bottom w:val="single" w:sz="6" w:space="0" w:color="auto"/>
              <w:right w:val="nil"/>
            </w:tcBorders>
            <w:tcMar>
              <w:left w:w="60" w:type="dxa"/>
              <w:right w:w="60" w:type="dxa"/>
            </w:tcMar>
            <w:vAlign w:val="center"/>
          </w:tcPr>
          <w:p w14:paraId="354D83DA"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Present </w:t>
            </w:r>
            <w:proofErr w:type="gramStart"/>
            <w:r w:rsidRPr="0E91EF5F">
              <w:rPr>
                <w:rFonts w:ascii="Arial" w:eastAsia="Arial" w:hAnsi="Arial" w:cs="Arial"/>
                <w:b/>
                <w:color w:val="000000" w:themeColor="text1"/>
                <w:sz w:val="22"/>
                <w:szCs w:val="22"/>
              </w:rPr>
              <w:lastRenderedPageBreak/>
              <w:t>TOPMED(</w:t>
            </w:r>
            <w:proofErr w:type="gramEnd"/>
            <w:r w:rsidRPr="0E91EF5F">
              <w:rPr>
                <w:rFonts w:ascii="Arial" w:eastAsia="Arial" w:hAnsi="Arial" w:cs="Arial"/>
                <w:b/>
                <w:color w:val="000000" w:themeColor="text1"/>
                <w:sz w:val="22"/>
                <w:szCs w:val="22"/>
              </w:rPr>
              <w:t>%)</w:t>
            </w:r>
          </w:p>
        </w:tc>
        <w:tc>
          <w:tcPr>
            <w:tcW w:w="922" w:type="dxa"/>
            <w:tcBorders>
              <w:top w:val="single" w:sz="12" w:space="0" w:color="auto"/>
              <w:left w:val="nil"/>
              <w:bottom w:val="single" w:sz="6" w:space="0" w:color="auto"/>
              <w:right w:val="nil"/>
            </w:tcBorders>
            <w:tcMar>
              <w:left w:w="60" w:type="dxa"/>
              <w:right w:w="60" w:type="dxa"/>
            </w:tcMar>
            <w:vAlign w:val="center"/>
          </w:tcPr>
          <w:p w14:paraId="79C81D88"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lastRenderedPageBreak/>
              <w:t xml:space="preserve">Missing </w:t>
            </w:r>
            <w:proofErr w:type="gramStart"/>
            <w:r w:rsidRPr="0E91EF5F">
              <w:rPr>
                <w:rFonts w:ascii="Arial" w:eastAsia="Arial" w:hAnsi="Arial" w:cs="Arial"/>
                <w:b/>
                <w:color w:val="000000" w:themeColor="text1"/>
                <w:sz w:val="22"/>
                <w:szCs w:val="22"/>
              </w:rPr>
              <w:lastRenderedPageBreak/>
              <w:t>TOPMED(</w:t>
            </w:r>
            <w:proofErr w:type="gramEnd"/>
            <w:r w:rsidRPr="0E91EF5F">
              <w:rPr>
                <w:rFonts w:ascii="Arial" w:eastAsia="Arial" w:hAnsi="Arial" w:cs="Arial"/>
                <w:b/>
                <w:color w:val="000000" w:themeColor="text1"/>
                <w:sz w:val="22"/>
                <w:szCs w:val="22"/>
              </w:rPr>
              <w:t>%)</w:t>
            </w:r>
          </w:p>
        </w:tc>
        <w:tc>
          <w:tcPr>
            <w:tcW w:w="775" w:type="dxa"/>
            <w:tcBorders>
              <w:top w:val="single" w:sz="12" w:space="0" w:color="auto"/>
              <w:left w:val="nil"/>
              <w:bottom w:val="single" w:sz="6" w:space="0" w:color="auto"/>
              <w:right w:val="nil"/>
            </w:tcBorders>
            <w:tcMar>
              <w:left w:w="60" w:type="dxa"/>
              <w:right w:w="60" w:type="dxa"/>
            </w:tcMar>
            <w:vAlign w:val="center"/>
          </w:tcPr>
          <w:p w14:paraId="0D21D45C"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lastRenderedPageBreak/>
              <w:t xml:space="preserve">Present </w:t>
            </w:r>
            <w:proofErr w:type="gramStart"/>
            <w:r w:rsidRPr="0E91EF5F">
              <w:rPr>
                <w:rFonts w:ascii="Arial" w:eastAsia="Arial" w:hAnsi="Arial" w:cs="Arial"/>
                <w:b/>
                <w:color w:val="000000" w:themeColor="text1"/>
                <w:sz w:val="22"/>
                <w:szCs w:val="22"/>
              </w:rPr>
              <w:lastRenderedPageBreak/>
              <w:t>WGS(</w:t>
            </w:r>
            <w:proofErr w:type="gramEnd"/>
            <w:r w:rsidRPr="0E91EF5F">
              <w:rPr>
                <w:rFonts w:ascii="Arial" w:eastAsia="Arial" w:hAnsi="Arial" w:cs="Arial"/>
                <w:b/>
                <w:color w:val="000000" w:themeColor="text1"/>
                <w:sz w:val="22"/>
                <w:szCs w:val="22"/>
              </w:rPr>
              <w:t>%)</w:t>
            </w:r>
          </w:p>
        </w:tc>
        <w:tc>
          <w:tcPr>
            <w:tcW w:w="673" w:type="dxa"/>
            <w:tcBorders>
              <w:top w:val="single" w:sz="12" w:space="0" w:color="auto"/>
              <w:left w:val="nil"/>
              <w:bottom w:val="single" w:sz="6" w:space="0" w:color="auto"/>
              <w:right w:val="nil"/>
            </w:tcBorders>
            <w:tcMar>
              <w:left w:w="60" w:type="dxa"/>
              <w:right w:w="60" w:type="dxa"/>
            </w:tcMar>
            <w:vAlign w:val="center"/>
          </w:tcPr>
          <w:p w14:paraId="65DC7AE7"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lastRenderedPageBreak/>
              <w:t xml:space="preserve">Missing </w:t>
            </w:r>
            <w:proofErr w:type="gramStart"/>
            <w:r w:rsidRPr="0E91EF5F">
              <w:rPr>
                <w:rFonts w:ascii="Arial" w:eastAsia="Arial" w:hAnsi="Arial" w:cs="Arial"/>
                <w:b/>
                <w:color w:val="000000" w:themeColor="text1"/>
                <w:sz w:val="22"/>
                <w:szCs w:val="22"/>
              </w:rPr>
              <w:lastRenderedPageBreak/>
              <w:t>WGS(</w:t>
            </w:r>
            <w:proofErr w:type="gramEnd"/>
            <w:r w:rsidRPr="0E91EF5F">
              <w:rPr>
                <w:rFonts w:ascii="Arial" w:eastAsia="Arial" w:hAnsi="Arial" w:cs="Arial"/>
                <w:b/>
                <w:color w:val="000000" w:themeColor="text1"/>
                <w:sz w:val="22"/>
                <w:szCs w:val="22"/>
              </w:rPr>
              <w:t>%)</w:t>
            </w:r>
          </w:p>
        </w:tc>
        <w:tc>
          <w:tcPr>
            <w:tcW w:w="1098" w:type="dxa"/>
            <w:tcBorders>
              <w:top w:val="single" w:sz="12" w:space="0" w:color="auto"/>
              <w:left w:val="nil"/>
              <w:bottom w:val="single" w:sz="6" w:space="0" w:color="auto"/>
              <w:right w:val="nil"/>
            </w:tcBorders>
            <w:tcMar>
              <w:left w:w="60" w:type="dxa"/>
              <w:right w:w="60" w:type="dxa"/>
            </w:tcMar>
            <w:vAlign w:val="center"/>
          </w:tcPr>
          <w:p w14:paraId="5663D392"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lastRenderedPageBreak/>
              <w:t>Union</w:t>
            </w:r>
          </w:p>
        </w:tc>
      </w:tr>
      <w:tr w:rsidR="003F6EC3" w14:paraId="2F45585A" w14:textId="77777777" w:rsidTr="55F015EE">
        <w:trPr>
          <w:trHeight w:val="238"/>
        </w:trPr>
        <w:tc>
          <w:tcPr>
            <w:tcW w:w="922" w:type="dxa"/>
            <w:tcBorders>
              <w:top w:val="single" w:sz="6" w:space="0" w:color="auto"/>
              <w:left w:val="nil"/>
              <w:bottom w:val="nil"/>
              <w:right w:val="nil"/>
            </w:tcBorders>
            <w:tcMar>
              <w:left w:w="60" w:type="dxa"/>
              <w:right w:w="60" w:type="dxa"/>
            </w:tcMar>
            <w:vAlign w:val="center"/>
          </w:tcPr>
          <w:p w14:paraId="15E85FE0"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Coding </w:t>
            </w:r>
          </w:p>
        </w:tc>
        <w:tc>
          <w:tcPr>
            <w:tcW w:w="1126" w:type="dxa"/>
            <w:tcBorders>
              <w:top w:val="single" w:sz="6" w:space="0" w:color="auto"/>
              <w:left w:val="nil"/>
              <w:bottom w:val="nil"/>
              <w:right w:val="nil"/>
            </w:tcBorders>
            <w:tcMar>
              <w:left w:w="60" w:type="dxa"/>
              <w:right w:w="60" w:type="dxa"/>
            </w:tcMar>
            <w:vAlign w:val="center"/>
          </w:tcPr>
          <w:p w14:paraId="0EB2C6F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12,563,849</w:t>
            </w:r>
          </w:p>
        </w:tc>
        <w:tc>
          <w:tcPr>
            <w:tcW w:w="965" w:type="dxa"/>
            <w:tcBorders>
              <w:top w:val="single" w:sz="6" w:space="0" w:color="auto"/>
              <w:left w:val="nil"/>
              <w:bottom w:val="nil"/>
              <w:right w:val="nil"/>
            </w:tcBorders>
            <w:tcMar>
              <w:left w:w="60" w:type="dxa"/>
              <w:right w:w="60" w:type="dxa"/>
            </w:tcMar>
            <w:vAlign w:val="center"/>
          </w:tcPr>
          <w:p w14:paraId="7B87496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8,455,257</w:t>
            </w:r>
          </w:p>
        </w:tc>
        <w:tc>
          <w:tcPr>
            <w:tcW w:w="965" w:type="dxa"/>
            <w:tcBorders>
              <w:top w:val="single" w:sz="6" w:space="0" w:color="auto"/>
              <w:left w:val="nil"/>
              <w:bottom w:val="nil"/>
              <w:right w:val="nil"/>
            </w:tcBorders>
            <w:tcMar>
              <w:left w:w="60" w:type="dxa"/>
              <w:right w:w="60" w:type="dxa"/>
            </w:tcMar>
            <w:vAlign w:val="center"/>
          </w:tcPr>
          <w:p w14:paraId="1018725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4,722,443</w:t>
            </w:r>
          </w:p>
        </w:tc>
        <w:tc>
          <w:tcPr>
            <w:tcW w:w="1229" w:type="dxa"/>
            <w:tcBorders>
              <w:top w:val="single" w:sz="6" w:space="0" w:color="auto"/>
              <w:left w:val="nil"/>
              <w:bottom w:val="nil"/>
              <w:right w:val="nil"/>
            </w:tcBorders>
            <w:tcMar>
              <w:left w:w="60" w:type="dxa"/>
              <w:right w:w="60" w:type="dxa"/>
            </w:tcMar>
            <w:vAlign w:val="center"/>
          </w:tcPr>
          <w:p w14:paraId="14E7B08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3,732,814</w:t>
            </w:r>
          </w:p>
        </w:tc>
        <w:tc>
          <w:tcPr>
            <w:tcW w:w="922" w:type="dxa"/>
            <w:tcBorders>
              <w:top w:val="single" w:sz="6" w:space="0" w:color="auto"/>
              <w:left w:val="nil"/>
              <w:bottom w:val="nil"/>
              <w:right w:val="nil"/>
            </w:tcBorders>
            <w:tcMar>
              <w:left w:w="60" w:type="dxa"/>
              <w:right w:w="60" w:type="dxa"/>
            </w:tcMar>
            <w:vAlign w:val="center"/>
          </w:tcPr>
          <w:p w14:paraId="176AF51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51.883</w:t>
            </w:r>
          </w:p>
        </w:tc>
        <w:tc>
          <w:tcPr>
            <w:tcW w:w="922" w:type="dxa"/>
            <w:tcBorders>
              <w:top w:val="single" w:sz="6" w:space="0" w:color="auto"/>
              <w:left w:val="nil"/>
              <w:bottom w:val="nil"/>
              <w:right w:val="nil"/>
            </w:tcBorders>
            <w:tcMar>
              <w:left w:w="60" w:type="dxa"/>
              <w:right w:w="60" w:type="dxa"/>
            </w:tcMar>
            <w:vAlign w:val="center"/>
          </w:tcPr>
          <w:p w14:paraId="7D4A58D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48.117</w:t>
            </w:r>
          </w:p>
        </w:tc>
        <w:tc>
          <w:tcPr>
            <w:tcW w:w="775" w:type="dxa"/>
            <w:tcBorders>
              <w:top w:val="single" w:sz="6" w:space="0" w:color="auto"/>
              <w:left w:val="nil"/>
              <w:bottom w:val="nil"/>
              <w:right w:val="nil"/>
            </w:tcBorders>
            <w:tcMar>
              <w:left w:w="60" w:type="dxa"/>
              <w:right w:w="60" w:type="dxa"/>
            </w:tcMar>
            <w:vAlign w:val="center"/>
          </w:tcPr>
          <w:p w14:paraId="283EFAE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77.095</w:t>
            </w:r>
          </w:p>
        </w:tc>
        <w:tc>
          <w:tcPr>
            <w:tcW w:w="673" w:type="dxa"/>
            <w:tcBorders>
              <w:top w:val="single" w:sz="6" w:space="0" w:color="auto"/>
              <w:left w:val="nil"/>
              <w:bottom w:val="nil"/>
              <w:right w:val="nil"/>
            </w:tcBorders>
            <w:tcMar>
              <w:left w:w="60" w:type="dxa"/>
              <w:right w:w="60" w:type="dxa"/>
            </w:tcMar>
            <w:vAlign w:val="center"/>
          </w:tcPr>
          <w:p w14:paraId="132B94B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22.905</w:t>
            </w:r>
          </w:p>
        </w:tc>
        <w:tc>
          <w:tcPr>
            <w:tcW w:w="1098" w:type="dxa"/>
            <w:tcBorders>
              <w:top w:val="single" w:sz="6" w:space="0" w:color="auto"/>
              <w:left w:val="nil"/>
              <w:bottom w:val="nil"/>
              <w:right w:val="nil"/>
            </w:tcBorders>
            <w:tcMar>
              <w:left w:w="60" w:type="dxa"/>
              <w:right w:w="60" w:type="dxa"/>
            </w:tcMar>
            <w:vAlign w:val="center"/>
          </w:tcPr>
          <w:p w14:paraId="09F5A19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16,296,663</w:t>
            </w:r>
          </w:p>
        </w:tc>
      </w:tr>
      <w:tr w:rsidR="003F6EC3" w14:paraId="3D9BF96E" w14:textId="77777777" w:rsidTr="55F015EE">
        <w:trPr>
          <w:trHeight w:val="238"/>
        </w:trPr>
        <w:tc>
          <w:tcPr>
            <w:tcW w:w="922" w:type="dxa"/>
            <w:tcBorders>
              <w:top w:val="nil"/>
              <w:left w:val="nil"/>
              <w:bottom w:val="nil"/>
              <w:right w:val="nil"/>
            </w:tcBorders>
            <w:tcMar>
              <w:left w:w="60" w:type="dxa"/>
              <w:right w:w="60" w:type="dxa"/>
            </w:tcMar>
            <w:vAlign w:val="center"/>
          </w:tcPr>
          <w:p w14:paraId="125B5282"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Splice</w:t>
            </w:r>
          </w:p>
        </w:tc>
        <w:tc>
          <w:tcPr>
            <w:tcW w:w="1126" w:type="dxa"/>
            <w:tcBorders>
              <w:top w:val="nil"/>
              <w:left w:val="nil"/>
              <w:bottom w:val="nil"/>
              <w:right w:val="nil"/>
            </w:tcBorders>
            <w:tcMar>
              <w:left w:w="60" w:type="dxa"/>
              <w:right w:w="60" w:type="dxa"/>
            </w:tcMar>
            <w:vAlign w:val="center"/>
          </w:tcPr>
          <w:p w14:paraId="5479089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922,111</w:t>
            </w:r>
          </w:p>
        </w:tc>
        <w:tc>
          <w:tcPr>
            <w:tcW w:w="965" w:type="dxa"/>
            <w:tcBorders>
              <w:top w:val="nil"/>
              <w:left w:val="nil"/>
              <w:bottom w:val="nil"/>
              <w:right w:val="nil"/>
            </w:tcBorders>
            <w:tcMar>
              <w:left w:w="60" w:type="dxa"/>
              <w:right w:w="60" w:type="dxa"/>
            </w:tcMar>
            <w:vAlign w:val="center"/>
          </w:tcPr>
          <w:p w14:paraId="424B47A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600,367</w:t>
            </w:r>
          </w:p>
        </w:tc>
        <w:tc>
          <w:tcPr>
            <w:tcW w:w="965" w:type="dxa"/>
            <w:tcBorders>
              <w:top w:val="nil"/>
              <w:left w:val="nil"/>
              <w:bottom w:val="nil"/>
              <w:right w:val="nil"/>
            </w:tcBorders>
            <w:tcMar>
              <w:left w:w="60" w:type="dxa"/>
              <w:right w:w="60" w:type="dxa"/>
            </w:tcMar>
            <w:vAlign w:val="center"/>
          </w:tcPr>
          <w:p w14:paraId="5D08670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308,565</w:t>
            </w:r>
          </w:p>
        </w:tc>
        <w:tc>
          <w:tcPr>
            <w:tcW w:w="1229" w:type="dxa"/>
            <w:tcBorders>
              <w:top w:val="nil"/>
              <w:left w:val="nil"/>
              <w:bottom w:val="nil"/>
              <w:right w:val="nil"/>
            </w:tcBorders>
            <w:tcMar>
              <w:left w:w="60" w:type="dxa"/>
              <w:right w:w="60" w:type="dxa"/>
            </w:tcMar>
            <w:vAlign w:val="center"/>
          </w:tcPr>
          <w:p w14:paraId="2665221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291,802</w:t>
            </w:r>
          </w:p>
        </w:tc>
        <w:tc>
          <w:tcPr>
            <w:tcW w:w="922" w:type="dxa"/>
            <w:tcBorders>
              <w:top w:val="nil"/>
              <w:left w:val="nil"/>
              <w:bottom w:val="nil"/>
              <w:right w:val="nil"/>
            </w:tcBorders>
            <w:tcMar>
              <w:left w:w="60" w:type="dxa"/>
              <w:right w:w="60" w:type="dxa"/>
            </w:tcMar>
            <w:vAlign w:val="center"/>
          </w:tcPr>
          <w:p w14:paraId="10DA1FE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49.457</w:t>
            </w:r>
          </w:p>
        </w:tc>
        <w:tc>
          <w:tcPr>
            <w:tcW w:w="922" w:type="dxa"/>
            <w:tcBorders>
              <w:top w:val="nil"/>
              <w:left w:val="nil"/>
              <w:bottom w:val="nil"/>
              <w:right w:val="nil"/>
            </w:tcBorders>
            <w:tcMar>
              <w:left w:w="60" w:type="dxa"/>
              <w:right w:w="60" w:type="dxa"/>
            </w:tcMar>
            <w:vAlign w:val="center"/>
          </w:tcPr>
          <w:p w14:paraId="1B05CBD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50.543</w:t>
            </w:r>
          </w:p>
        </w:tc>
        <w:tc>
          <w:tcPr>
            <w:tcW w:w="775" w:type="dxa"/>
            <w:tcBorders>
              <w:top w:val="nil"/>
              <w:left w:val="nil"/>
              <w:bottom w:val="nil"/>
              <w:right w:val="nil"/>
            </w:tcBorders>
            <w:tcMar>
              <w:left w:w="60" w:type="dxa"/>
              <w:right w:w="60" w:type="dxa"/>
            </w:tcMar>
            <w:vAlign w:val="center"/>
          </w:tcPr>
          <w:p w14:paraId="4868B29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75.962</w:t>
            </w:r>
          </w:p>
        </w:tc>
        <w:tc>
          <w:tcPr>
            <w:tcW w:w="673" w:type="dxa"/>
            <w:tcBorders>
              <w:top w:val="nil"/>
              <w:left w:val="nil"/>
              <w:bottom w:val="nil"/>
              <w:right w:val="nil"/>
            </w:tcBorders>
            <w:tcMar>
              <w:left w:w="60" w:type="dxa"/>
              <w:right w:w="60" w:type="dxa"/>
            </w:tcMar>
            <w:vAlign w:val="center"/>
          </w:tcPr>
          <w:p w14:paraId="739753D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24.038</w:t>
            </w:r>
          </w:p>
        </w:tc>
        <w:tc>
          <w:tcPr>
            <w:tcW w:w="1098" w:type="dxa"/>
            <w:tcBorders>
              <w:top w:val="nil"/>
              <w:left w:val="nil"/>
              <w:bottom w:val="nil"/>
              <w:right w:val="nil"/>
            </w:tcBorders>
            <w:tcMar>
              <w:left w:w="60" w:type="dxa"/>
              <w:right w:w="60" w:type="dxa"/>
            </w:tcMar>
            <w:vAlign w:val="center"/>
          </w:tcPr>
          <w:p w14:paraId="0F795AC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1,213,913</w:t>
            </w:r>
          </w:p>
        </w:tc>
      </w:tr>
      <w:tr w:rsidR="003F6EC3" w14:paraId="3097E9DB" w14:textId="77777777" w:rsidTr="55F015EE">
        <w:trPr>
          <w:trHeight w:val="238"/>
        </w:trPr>
        <w:tc>
          <w:tcPr>
            <w:tcW w:w="922" w:type="dxa"/>
            <w:tcBorders>
              <w:top w:val="nil"/>
              <w:left w:val="nil"/>
              <w:bottom w:val="nil"/>
              <w:right w:val="nil"/>
            </w:tcBorders>
            <w:tcMar>
              <w:left w:w="60" w:type="dxa"/>
              <w:right w:w="60" w:type="dxa"/>
            </w:tcMar>
            <w:vAlign w:val="center"/>
          </w:tcPr>
          <w:p w14:paraId="23BCBDD7" w14:textId="36F44AE4"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5</w:t>
            </w:r>
            <w:r w:rsidR="007C1498" w:rsidRPr="0E91EF5F">
              <w:rPr>
                <w:rFonts w:ascii="Arial" w:eastAsia="Arial" w:hAnsi="Arial" w:cs="Arial"/>
                <w:b/>
                <w:color w:val="000000" w:themeColor="text1"/>
                <w:sz w:val="22"/>
                <w:szCs w:val="22"/>
              </w:rPr>
              <w:t>’</w:t>
            </w:r>
            <w:r w:rsidRPr="0E91EF5F">
              <w:rPr>
                <w:rFonts w:ascii="Arial" w:eastAsia="Arial" w:hAnsi="Arial" w:cs="Arial"/>
                <w:b/>
                <w:color w:val="000000" w:themeColor="text1"/>
                <w:sz w:val="22"/>
                <w:szCs w:val="22"/>
              </w:rPr>
              <w:t xml:space="preserve"> UTR</w:t>
            </w:r>
          </w:p>
        </w:tc>
        <w:tc>
          <w:tcPr>
            <w:tcW w:w="1126" w:type="dxa"/>
            <w:tcBorders>
              <w:top w:val="nil"/>
              <w:left w:val="nil"/>
              <w:bottom w:val="nil"/>
              <w:right w:val="nil"/>
            </w:tcBorders>
            <w:tcMar>
              <w:left w:w="60" w:type="dxa"/>
              <w:right w:w="60" w:type="dxa"/>
            </w:tcMar>
            <w:vAlign w:val="center"/>
          </w:tcPr>
          <w:p w14:paraId="1ACBA28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3,127,742</w:t>
            </w:r>
          </w:p>
        </w:tc>
        <w:tc>
          <w:tcPr>
            <w:tcW w:w="965" w:type="dxa"/>
            <w:tcBorders>
              <w:top w:val="nil"/>
              <w:left w:val="nil"/>
              <w:bottom w:val="nil"/>
              <w:right w:val="nil"/>
            </w:tcBorders>
            <w:tcMar>
              <w:left w:w="60" w:type="dxa"/>
              <w:right w:w="60" w:type="dxa"/>
            </w:tcMar>
            <w:vAlign w:val="center"/>
          </w:tcPr>
          <w:p w14:paraId="112691C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2,163,045</w:t>
            </w:r>
          </w:p>
        </w:tc>
        <w:tc>
          <w:tcPr>
            <w:tcW w:w="965" w:type="dxa"/>
            <w:tcBorders>
              <w:top w:val="nil"/>
              <w:left w:val="nil"/>
              <w:bottom w:val="nil"/>
              <w:right w:val="nil"/>
            </w:tcBorders>
            <w:tcMar>
              <w:left w:w="60" w:type="dxa"/>
              <w:right w:w="60" w:type="dxa"/>
            </w:tcMar>
            <w:vAlign w:val="center"/>
          </w:tcPr>
          <w:p w14:paraId="0FB2268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1,218,870</w:t>
            </w:r>
          </w:p>
        </w:tc>
        <w:tc>
          <w:tcPr>
            <w:tcW w:w="1229" w:type="dxa"/>
            <w:tcBorders>
              <w:top w:val="nil"/>
              <w:left w:val="nil"/>
              <w:bottom w:val="nil"/>
              <w:right w:val="nil"/>
            </w:tcBorders>
            <w:tcMar>
              <w:left w:w="60" w:type="dxa"/>
              <w:right w:w="60" w:type="dxa"/>
            </w:tcMar>
            <w:vAlign w:val="center"/>
          </w:tcPr>
          <w:p w14:paraId="407CD03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944,175</w:t>
            </w:r>
          </w:p>
        </w:tc>
        <w:tc>
          <w:tcPr>
            <w:tcW w:w="922" w:type="dxa"/>
            <w:tcBorders>
              <w:top w:val="nil"/>
              <w:left w:val="nil"/>
              <w:bottom w:val="nil"/>
              <w:right w:val="nil"/>
            </w:tcBorders>
            <w:tcMar>
              <w:left w:w="60" w:type="dxa"/>
              <w:right w:w="60" w:type="dxa"/>
            </w:tcMar>
            <w:vAlign w:val="center"/>
          </w:tcPr>
          <w:p w14:paraId="0F4D09F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53.121</w:t>
            </w:r>
          </w:p>
        </w:tc>
        <w:tc>
          <w:tcPr>
            <w:tcW w:w="922" w:type="dxa"/>
            <w:tcBorders>
              <w:top w:val="nil"/>
              <w:left w:val="nil"/>
              <w:bottom w:val="nil"/>
              <w:right w:val="nil"/>
            </w:tcBorders>
            <w:tcMar>
              <w:left w:w="60" w:type="dxa"/>
              <w:right w:w="60" w:type="dxa"/>
            </w:tcMar>
            <w:vAlign w:val="center"/>
          </w:tcPr>
          <w:p w14:paraId="19848B8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46.879</w:t>
            </w:r>
          </w:p>
        </w:tc>
        <w:tc>
          <w:tcPr>
            <w:tcW w:w="775" w:type="dxa"/>
            <w:tcBorders>
              <w:top w:val="nil"/>
              <w:left w:val="nil"/>
              <w:bottom w:val="nil"/>
              <w:right w:val="nil"/>
            </w:tcBorders>
            <w:tcMar>
              <w:left w:w="60" w:type="dxa"/>
              <w:right w:w="60" w:type="dxa"/>
            </w:tcMar>
            <w:vAlign w:val="center"/>
          </w:tcPr>
          <w:p w14:paraId="0CEA378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76.813</w:t>
            </w:r>
          </w:p>
        </w:tc>
        <w:tc>
          <w:tcPr>
            <w:tcW w:w="673" w:type="dxa"/>
            <w:tcBorders>
              <w:top w:val="nil"/>
              <w:left w:val="nil"/>
              <w:bottom w:val="nil"/>
              <w:right w:val="nil"/>
            </w:tcBorders>
            <w:tcMar>
              <w:left w:w="60" w:type="dxa"/>
              <w:right w:w="60" w:type="dxa"/>
            </w:tcMar>
            <w:vAlign w:val="center"/>
          </w:tcPr>
          <w:p w14:paraId="1060FC5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23.187</w:t>
            </w:r>
          </w:p>
        </w:tc>
        <w:tc>
          <w:tcPr>
            <w:tcW w:w="1098" w:type="dxa"/>
            <w:tcBorders>
              <w:top w:val="nil"/>
              <w:left w:val="nil"/>
              <w:bottom w:val="nil"/>
              <w:right w:val="nil"/>
            </w:tcBorders>
            <w:tcMar>
              <w:left w:w="60" w:type="dxa"/>
              <w:right w:w="60" w:type="dxa"/>
            </w:tcMar>
            <w:vAlign w:val="center"/>
          </w:tcPr>
          <w:p w14:paraId="73BCE48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4,071,917</w:t>
            </w:r>
          </w:p>
        </w:tc>
      </w:tr>
      <w:tr w:rsidR="003F6EC3" w14:paraId="45F4C61F" w14:textId="77777777" w:rsidTr="55F015EE">
        <w:trPr>
          <w:trHeight w:val="238"/>
        </w:trPr>
        <w:tc>
          <w:tcPr>
            <w:tcW w:w="922" w:type="dxa"/>
            <w:tcBorders>
              <w:top w:val="nil"/>
              <w:left w:val="nil"/>
              <w:bottom w:val="nil"/>
              <w:right w:val="nil"/>
            </w:tcBorders>
            <w:tcMar>
              <w:left w:w="60" w:type="dxa"/>
              <w:right w:w="60" w:type="dxa"/>
            </w:tcMar>
            <w:vAlign w:val="center"/>
          </w:tcPr>
          <w:p w14:paraId="4EF35617" w14:textId="54E9E744"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3</w:t>
            </w:r>
            <w:r w:rsidR="007C1498" w:rsidRPr="0E91EF5F">
              <w:rPr>
                <w:rFonts w:ascii="Arial" w:eastAsia="Arial" w:hAnsi="Arial" w:cs="Arial"/>
                <w:b/>
                <w:color w:val="000000" w:themeColor="text1"/>
                <w:sz w:val="22"/>
                <w:szCs w:val="22"/>
              </w:rPr>
              <w:t>’</w:t>
            </w:r>
            <w:r w:rsidRPr="0E91EF5F">
              <w:rPr>
                <w:rFonts w:ascii="Arial" w:eastAsia="Arial" w:hAnsi="Arial" w:cs="Arial"/>
                <w:b/>
                <w:color w:val="000000" w:themeColor="text1"/>
                <w:sz w:val="22"/>
                <w:szCs w:val="22"/>
              </w:rPr>
              <w:t xml:space="preserve"> UTR</w:t>
            </w:r>
          </w:p>
        </w:tc>
        <w:tc>
          <w:tcPr>
            <w:tcW w:w="1126" w:type="dxa"/>
            <w:tcBorders>
              <w:top w:val="nil"/>
              <w:left w:val="nil"/>
              <w:bottom w:val="nil"/>
              <w:right w:val="nil"/>
            </w:tcBorders>
            <w:tcMar>
              <w:left w:w="60" w:type="dxa"/>
              <w:right w:w="60" w:type="dxa"/>
            </w:tcMar>
            <w:vAlign w:val="center"/>
          </w:tcPr>
          <w:p w14:paraId="683AA0E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13,941,989</w:t>
            </w:r>
          </w:p>
        </w:tc>
        <w:tc>
          <w:tcPr>
            <w:tcW w:w="965" w:type="dxa"/>
            <w:tcBorders>
              <w:top w:val="nil"/>
              <w:left w:val="nil"/>
              <w:bottom w:val="nil"/>
              <w:right w:val="nil"/>
            </w:tcBorders>
            <w:tcMar>
              <w:left w:w="60" w:type="dxa"/>
              <w:right w:w="60" w:type="dxa"/>
            </w:tcMar>
            <w:vAlign w:val="center"/>
          </w:tcPr>
          <w:p w14:paraId="2C3B6AA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9,722,052</w:t>
            </w:r>
          </w:p>
        </w:tc>
        <w:tc>
          <w:tcPr>
            <w:tcW w:w="965" w:type="dxa"/>
            <w:tcBorders>
              <w:top w:val="nil"/>
              <w:left w:val="nil"/>
              <w:bottom w:val="nil"/>
              <w:right w:val="nil"/>
            </w:tcBorders>
            <w:tcMar>
              <w:left w:w="60" w:type="dxa"/>
              <w:right w:w="60" w:type="dxa"/>
            </w:tcMar>
            <w:vAlign w:val="center"/>
          </w:tcPr>
          <w:p w14:paraId="7E774D0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5,306,755</w:t>
            </w:r>
          </w:p>
        </w:tc>
        <w:tc>
          <w:tcPr>
            <w:tcW w:w="1229" w:type="dxa"/>
            <w:tcBorders>
              <w:top w:val="nil"/>
              <w:left w:val="nil"/>
              <w:bottom w:val="nil"/>
              <w:right w:val="nil"/>
            </w:tcBorders>
            <w:tcMar>
              <w:left w:w="60" w:type="dxa"/>
              <w:right w:w="60" w:type="dxa"/>
            </w:tcMar>
            <w:vAlign w:val="center"/>
          </w:tcPr>
          <w:p w14:paraId="41D1EC0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4,415,297</w:t>
            </w:r>
          </w:p>
        </w:tc>
        <w:tc>
          <w:tcPr>
            <w:tcW w:w="922" w:type="dxa"/>
            <w:tcBorders>
              <w:top w:val="nil"/>
              <w:left w:val="nil"/>
              <w:bottom w:val="nil"/>
              <w:right w:val="nil"/>
            </w:tcBorders>
            <w:tcMar>
              <w:left w:w="60" w:type="dxa"/>
              <w:right w:w="60" w:type="dxa"/>
            </w:tcMar>
            <w:vAlign w:val="center"/>
          </w:tcPr>
          <w:p w14:paraId="2D58286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52.960</w:t>
            </w:r>
          </w:p>
        </w:tc>
        <w:tc>
          <w:tcPr>
            <w:tcW w:w="922" w:type="dxa"/>
            <w:tcBorders>
              <w:top w:val="nil"/>
              <w:left w:val="nil"/>
              <w:bottom w:val="nil"/>
              <w:right w:val="nil"/>
            </w:tcBorders>
            <w:tcMar>
              <w:left w:w="60" w:type="dxa"/>
              <w:right w:w="60" w:type="dxa"/>
            </w:tcMar>
            <w:vAlign w:val="center"/>
          </w:tcPr>
          <w:p w14:paraId="2A12ADD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47.040</w:t>
            </w:r>
          </w:p>
        </w:tc>
        <w:tc>
          <w:tcPr>
            <w:tcW w:w="775" w:type="dxa"/>
            <w:tcBorders>
              <w:top w:val="nil"/>
              <w:left w:val="nil"/>
              <w:bottom w:val="nil"/>
              <w:right w:val="nil"/>
            </w:tcBorders>
            <w:tcMar>
              <w:left w:w="60" w:type="dxa"/>
              <w:right w:w="60" w:type="dxa"/>
            </w:tcMar>
            <w:vAlign w:val="center"/>
          </w:tcPr>
          <w:p w14:paraId="29A2FFD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75.948</w:t>
            </w:r>
          </w:p>
        </w:tc>
        <w:tc>
          <w:tcPr>
            <w:tcW w:w="673" w:type="dxa"/>
            <w:tcBorders>
              <w:top w:val="nil"/>
              <w:left w:val="nil"/>
              <w:bottom w:val="nil"/>
              <w:right w:val="nil"/>
            </w:tcBorders>
            <w:tcMar>
              <w:left w:w="60" w:type="dxa"/>
              <w:right w:w="60" w:type="dxa"/>
            </w:tcMar>
            <w:vAlign w:val="center"/>
          </w:tcPr>
          <w:p w14:paraId="6D3CED6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24.052</w:t>
            </w:r>
          </w:p>
        </w:tc>
        <w:tc>
          <w:tcPr>
            <w:tcW w:w="1098" w:type="dxa"/>
            <w:tcBorders>
              <w:top w:val="nil"/>
              <w:left w:val="nil"/>
              <w:bottom w:val="nil"/>
              <w:right w:val="nil"/>
            </w:tcBorders>
            <w:tcMar>
              <w:left w:w="60" w:type="dxa"/>
              <w:right w:w="60" w:type="dxa"/>
            </w:tcMar>
            <w:vAlign w:val="center"/>
          </w:tcPr>
          <w:p w14:paraId="556CB1F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18,357,286</w:t>
            </w:r>
          </w:p>
        </w:tc>
      </w:tr>
      <w:tr w:rsidR="003F6EC3" w14:paraId="5294DED8" w14:textId="77777777" w:rsidTr="55F015EE">
        <w:trPr>
          <w:trHeight w:val="238"/>
        </w:trPr>
        <w:tc>
          <w:tcPr>
            <w:tcW w:w="922" w:type="dxa"/>
            <w:tcBorders>
              <w:top w:val="nil"/>
              <w:left w:val="nil"/>
              <w:bottom w:val="nil"/>
              <w:right w:val="nil"/>
            </w:tcBorders>
            <w:tcMar>
              <w:left w:w="60" w:type="dxa"/>
              <w:right w:w="60" w:type="dxa"/>
            </w:tcMar>
            <w:vAlign w:val="center"/>
          </w:tcPr>
          <w:p w14:paraId="5A61683B"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Proximal</w:t>
            </w:r>
          </w:p>
        </w:tc>
        <w:tc>
          <w:tcPr>
            <w:tcW w:w="1126" w:type="dxa"/>
            <w:tcBorders>
              <w:top w:val="nil"/>
              <w:left w:val="nil"/>
              <w:bottom w:val="nil"/>
              <w:right w:val="nil"/>
            </w:tcBorders>
            <w:tcMar>
              <w:left w:w="60" w:type="dxa"/>
              <w:right w:w="60" w:type="dxa"/>
            </w:tcMar>
            <w:vAlign w:val="center"/>
          </w:tcPr>
          <w:p w14:paraId="65E8788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490,613,217</w:t>
            </w:r>
          </w:p>
        </w:tc>
        <w:tc>
          <w:tcPr>
            <w:tcW w:w="965" w:type="dxa"/>
            <w:tcBorders>
              <w:top w:val="nil"/>
              <w:left w:val="nil"/>
              <w:bottom w:val="nil"/>
              <w:right w:val="nil"/>
            </w:tcBorders>
            <w:tcMar>
              <w:left w:w="60" w:type="dxa"/>
              <w:right w:w="60" w:type="dxa"/>
            </w:tcMar>
            <w:vAlign w:val="center"/>
          </w:tcPr>
          <w:p w14:paraId="2264856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345,799,288</w:t>
            </w:r>
          </w:p>
        </w:tc>
        <w:tc>
          <w:tcPr>
            <w:tcW w:w="965" w:type="dxa"/>
            <w:tcBorders>
              <w:top w:val="nil"/>
              <w:left w:val="nil"/>
              <w:bottom w:val="nil"/>
              <w:right w:val="nil"/>
            </w:tcBorders>
            <w:tcMar>
              <w:left w:w="60" w:type="dxa"/>
              <w:right w:w="60" w:type="dxa"/>
            </w:tcMar>
            <w:vAlign w:val="center"/>
          </w:tcPr>
          <w:p w14:paraId="055E4FE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187,192,338</w:t>
            </w:r>
          </w:p>
        </w:tc>
        <w:tc>
          <w:tcPr>
            <w:tcW w:w="1229" w:type="dxa"/>
            <w:tcBorders>
              <w:top w:val="nil"/>
              <w:left w:val="nil"/>
              <w:bottom w:val="nil"/>
              <w:right w:val="nil"/>
            </w:tcBorders>
            <w:tcMar>
              <w:left w:w="60" w:type="dxa"/>
              <w:right w:w="60" w:type="dxa"/>
            </w:tcMar>
            <w:vAlign w:val="center"/>
          </w:tcPr>
          <w:p w14:paraId="0E2D27F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158,606,950</w:t>
            </w:r>
          </w:p>
        </w:tc>
        <w:tc>
          <w:tcPr>
            <w:tcW w:w="922" w:type="dxa"/>
            <w:tcBorders>
              <w:top w:val="nil"/>
              <w:left w:val="nil"/>
              <w:bottom w:val="nil"/>
              <w:right w:val="nil"/>
            </w:tcBorders>
            <w:tcMar>
              <w:left w:w="60" w:type="dxa"/>
              <w:right w:w="60" w:type="dxa"/>
            </w:tcMar>
            <w:vAlign w:val="center"/>
          </w:tcPr>
          <w:p w14:paraId="7562112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53.264</w:t>
            </w:r>
          </w:p>
        </w:tc>
        <w:tc>
          <w:tcPr>
            <w:tcW w:w="922" w:type="dxa"/>
            <w:tcBorders>
              <w:top w:val="nil"/>
              <w:left w:val="nil"/>
              <w:bottom w:val="nil"/>
              <w:right w:val="nil"/>
            </w:tcBorders>
            <w:tcMar>
              <w:left w:w="60" w:type="dxa"/>
              <w:right w:w="60" w:type="dxa"/>
            </w:tcMar>
            <w:vAlign w:val="center"/>
          </w:tcPr>
          <w:p w14:paraId="4E3905B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46.736</w:t>
            </w:r>
          </w:p>
        </w:tc>
        <w:tc>
          <w:tcPr>
            <w:tcW w:w="775" w:type="dxa"/>
            <w:tcBorders>
              <w:top w:val="nil"/>
              <w:left w:val="nil"/>
              <w:bottom w:val="nil"/>
              <w:right w:val="nil"/>
            </w:tcBorders>
            <w:tcMar>
              <w:left w:w="60" w:type="dxa"/>
              <w:right w:w="60" w:type="dxa"/>
            </w:tcMar>
            <w:vAlign w:val="center"/>
          </w:tcPr>
          <w:p w14:paraId="7C9E3E8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75.570</w:t>
            </w:r>
          </w:p>
        </w:tc>
        <w:tc>
          <w:tcPr>
            <w:tcW w:w="673" w:type="dxa"/>
            <w:tcBorders>
              <w:top w:val="nil"/>
              <w:left w:val="nil"/>
              <w:bottom w:val="nil"/>
              <w:right w:val="nil"/>
            </w:tcBorders>
            <w:tcMar>
              <w:left w:w="60" w:type="dxa"/>
              <w:right w:w="60" w:type="dxa"/>
            </w:tcMar>
            <w:vAlign w:val="center"/>
          </w:tcPr>
          <w:p w14:paraId="5DD1F8E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24.430</w:t>
            </w:r>
          </w:p>
        </w:tc>
        <w:tc>
          <w:tcPr>
            <w:tcW w:w="1098" w:type="dxa"/>
            <w:tcBorders>
              <w:top w:val="nil"/>
              <w:left w:val="nil"/>
              <w:bottom w:val="nil"/>
              <w:right w:val="nil"/>
            </w:tcBorders>
            <w:tcMar>
              <w:left w:w="60" w:type="dxa"/>
              <w:right w:w="60" w:type="dxa"/>
            </w:tcMar>
            <w:vAlign w:val="center"/>
          </w:tcPr>
          <w:p w14:paraId="5B471F9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649,220,167</w:t>
            </w:r>
          </w:p>
        </w:tc>
      </w:tr>
      <w:tr w:rsidR="003F6EC3" w14:paraId="5BC7DF6A" w14:textId="77777777" w:rsidTr="55F015EE">
        <w:trPr>
          <w:trHeight w:val="238"/>
        </w:trPr>
        <w:tc>
          <w:tcPr>
            <w:tcW w:w="922" w:type="dxa"/>
            <w:tcBorders>
              <w:top w:val="nil"/>
              <w:left w:val="nil"/>
              <w:bottom w:val="nil"/>
              <w:right w:val="nil"/>
            </w:tcBorders>
            <w:tcMar>
              <w:left w:w="60" w:type="dxa"/>
              <w:right w:w="60" w:type="dxa"/>
            </w:tcMar>
            <w:vAlign w:val="center"/>
          </w:tcPr>
          <w:p w14:paraId="3435D445"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Intergenic</w:t>
            </w:r>
          </w:p>
        </w:tc>
        <w:tc>
          <w:tcPr>
            <w:tcW w:w="1126" w:type="dxa"/>
            <w:tcBorders>
              <w:top w:val="nil"/>
              <w:left w:val="nil"/>
              <w:bottom w:val="nil"/>
              <w:right w:val="nil"/>
            </w:tcBorders>
            <w:tcMar>
              <w:left w:w="60" w:type="dxa"/>
              <w:right w:w="60" w:type="dxa"/>
            </w:tcMar>
            <w:vAlign w:val="center"/>
          </w:tcPr>
          <w:p w14:paraId="101D1FB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601,209,600</w:t>
            </w:r>
          </w:p>
        </w:tc>
        <w:tc>
          <w:tcPr>
            <w:tcW w:w="965" w:type="dxa"/>
            <w:tcBorders>
              <w:top w:val="nil"/>
              <w:left w:val="nil"/>
              <w:bottom w:val="nil"/>
              <w:right w:val="nil"/>
            </w:tcBorders>
            <w:tcMar>
              <w:left w:w="60" w:type="dxa"/>
              <w:right w:w="60" w:type="dxa"/>
            </w:tcMar>
            <w:vAlign w:val="center"/>
          </w:tcPr>
          <w:p w14:paraId="4855FE8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442,657,286</w:t>
            </w:r>
          </w:p>
        </w:tc>
        <w:tc>
          <w:tcPr>
            <w:tcW w:w="965" w:type="dxa"/>
            <w:tcBorders>
              <w:top w:val="nil"/>
              <w:left w:val="nil"/>
              <w:bottom w:val="nil"/>
              <w:right w:val="nil"/>
            </w:tcBorders>
            <w:tcMar>
              <w:left w:w="60" w:type="dxa"/>
              <w:right w:w="60" w:type="dxa"/>
            </w:tcMar>
            <w:vAlign w:val="center"/>
          </w:tcPr>
          <w:p w14:paraId="26134FF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228,690,756</w:t>
            </w:r>
          </w:p>
        </w:tc>
        <w:tc>
          <w:tcPr>
            <w:tcW w:w="1229" w:type="dxa"/>
            <w:tcBorders>
              <w:top w:val="nil"/>
              <w:left w:val="nil"/>
              <w:bottom w:val="nil"/>
              <w:right w:val="nil"/>
            </w:tcBorders>
            <w:tcMar>
              <w:left w:w="60" w:type="dxa"/>
              <w:right w:w="60" w:type="dxa"/>
            </w:tcMar>
            <w:vAlign w:val="center"/>
          </w:tcPr>
          <w:p w14:paraId="4DEFDAB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213,966,530</w:t>
            </w:r>
          </w:p>
        </w:tc>
        <w:tc>
          <w:tcPr>
            <w:tcW w:w="922" w:type="dxa"/>
            <w:tcBorders>
              <w:top w:val="nil"/>
              <w:left w:val="nil"/>
              <w:bottom w:val="nil"/>
              <w:right w:val="nil"/>
            </w:tcBorders>
            <w:tcMar>
              <w:left w:w="60" w:type="dxa"/>
              <w:right w:w="60" w:type="dxa"/>
            </w:tcMar>
            <w:vAlign w:val="center"/>
          </w:tcPr>
          <w:p w14:paraId="05A7C2A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54.302</w:t>
            </w:r>
          </w:p>
        </w:tc>
        <w:tc>
          <w:tcPr>
            <w:tcW w:w="922" w:type="dxa"/>
            <w:tcBorders>
              <w:top w:val="nil"/>
              <w:left w:val="nil"/>
              <w:bottom w:val="nil"/>
              <w:right w:val="nil"/>
            </w:tcBorders>
            <w:tcMar>
              <w:left w:w="60" w:type="dxa"/>
              <w:right w:w="60" w:type="dxa"/>
            </w:tcMar>
            <w:vAlign w:val="center"/>
          </w:tcPr>
          <w:p w14:paraId="0FE4594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45.698</w:t>
            </w:r>
          </w:p>
        </w:tc>
        <w:tc>
          <w:tcPr>
            <w:tcW w:w="775" w:type="dxa"/>
            <w:tcBorders>
              <w:top w:val="nil"/>
              <w:left w:val="nil"/>
              <w:bottom w:val="nil"/>
              <w:right w:val="nil"/>
            </w:tcBorders>
            <w:tcMar>
              <w:left w:w="60" w:type="dxa"/>
              <w:right w:w="60" w:type="dxa"/>
            </w:tcMar>
            <w:vAlign w:val="center"/>
          </w:tcPr>
          <w:p w14:paraId="4641473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73.752</w:t>
            </w:r>
          </w:p>
        </w:tc>
        <w:tc>
          <w:tcPr>
            <w:tcW w:w="673" w:type="dxa"/>
            <w:tcBorders>
              <w:top w:val="nil"/>
              <w:left w:val="nil"/>
              <w:bottom w:val="nil"/>
              <w:right w:val="nil"/>
            </w:tcBorders>
            <w:tcMar>
              <w:left w:w="60" w:type="dxa"/>
              <w:right w:w="60" w:type="dxa"/>
            </w:tcMar>
            <w:vAlign w:val="center"/>
          </w:tcPr>
          <w:p w14:paraId="5154F33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26.248</w:t>
            </w:r>
          </w:p>
        </w:tc>
        <w:tc>
          <w:tcPr>
            <w:tcW w:w="1098" w:type="dxa"/>
            <w:tcBorders>
              <w:top w:val="nil"/>
              <w:left w:val="nil"/>
              <w:bottom w:val="nil"/>
              <w:right w:val="nil"/>
            </w:tcBorders>
            <w:tcMar>
              <w:left w:w="60" w:type="dxa"/>
              <w:right w:w="60" w:type="dxa"/>
            </w:tcMar>
            <w:vAlign w:val="center"/>
          </w:tcPr>
          <w:p w14:paraId="4302C18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815,176,130</w:t>
            </w:r>
          </w:p>
        </w:tc>
      </w:tr>
      <w:tr w:rsidR="003F6EC3" w14:paraId="787D59CE" w14:textId="77777777" w:rsidTr="55F015EE">
        <w:trPr>
          <w:trHeight w:val="238"/>
        </w:trPr>
        <w:tc>
          <w:tcPr>
            <w:tcW w:w="922" w:type="dxa"/>
            <w:tcBorders>
              <w:top w:val="nil"/>
              <w:left w:val="nil"/>
              <w:bottom w:val="single" w:sz="6" w:space="0" w:color="auto"/>
              <w:right w:val="nil"/>
            </w:tcBorders>
            <w:tcMar>
              <w:left w:w="60" w:type="dxa"/>
              <w:right w:w="60" w:type="dxa"/>
            </w:tcMar>
            <w:vAlign w:val="center"/>
          </w:tcPr>
          <w:p w14:paraId="1DD2D142"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Sum</w:t>
            </w:r>
          </w:p>
        </w:tc>
        <w:tc>
          <w:tcPr>
            <w:tcW w:w="1126" w:type="dxa"/>
            <w:tcBorders>
              <w:top w:val="nil"/>
              <w:left w:val="nil"/>
              <w:bottom w:val="single" w:sz="6" w:space="0" w:color="auto"/>
              <w:right w:val="nil"/>
            </w:tcBorders>
            <w:tcMar>
              <w:left w:w="60" w:type="dxa"/>
              <w:right w:w="60" w:type="dxa"/>
            </w:tcMar>
            <w:vAlign w:val="center"/>
          </w:tcPr>
          <w:p w14:paraId="3BB28C1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1,122,378,508</w:t>
            </w:r>
          </w:p>
        </w:tc>
        <w:tc>
          <w:tcPr>
            <w:tcW w:w="965" w:type="dxa"/>
            <w:tcBorders>
              <w:top w:val="nil"/>
              <w:left w:val="nil"/>
              <w:bottom w:val="single" w:sz="6" w:space="0" w:color="auto"/>
              <w:right w:val="nil"/>
            </w:tcBorders>
            <w:tcMar>
              <w:left w:w="60" w:type="dxa"/>
              <w:right w:w="60" w:type="dxa"/>
            </w:tcMar>
            <w:vAlign w:val="center"/>
          </w:tcPr>
          <w:p w14:paraId="4BB55A9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809,397,295</w:t>
            </w:r>
          </w:p>
        </w:tc>
        <w:tc>
          <w:tcPr>
            <w:tcW w:w="965" w:type="dxa"/>
            <w:tcBorders>
              <w:top w:val="nil"/>
              <w:left w:val="nil"/>
              <w:bottom w:val="single" w:sz="6" w:space="0" w:color="auto"/>
              <w:right w:val="nil"/>
            </w:tcBorders>
            <w:tcMar>
              <w:left w:w="60" w:type="dxa"/>
              <w:right w:w="60" w:type="dxa"/>
            </w:tcMar>
            <w:vAlign w:val="center"/>
          </w:tcPr>
          <w:p w14:paraId="076260C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427,439,727</w:t>
            </w:r>
          </w:p>
        </w:tc>
        <w:tc>
          <w:tcPr>
            <w:tcW w:w="1229" w:type="dxa"/>
            <w:tcBorders>
              <w:top w:val="nil"/>
              <w:left w:val="nil"/>
              <w:bottom w:val="single" w:sz="6" w:space="0" w:color="auto"/>
              <w:right w:val="nil"/>
            </w:tcBorders>
            <w:tcMar>
              <w:left w:w="60" w:type="dxa"/>
              <w:right w:w="60" w:type="dxa"/>
            </w:tcMar>
            <w:vAlign w:val="center"/>
          </w:tcPr>
          <w:p w14:paraId="6428668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381,957,568</w:t>
            </w:r>
          </w:p>
        </w:tc>
        <w:tc>
          <w:tcPr>
            <w:tcW w:w="922" w:type="dxa"/>
            <w:tcBorders>
              <w:top w:val="nil"/>
              <w:left w:val="nil"/>
              <w:bottom w:val="single" w:sz="6" w:space="0" w:color="auto"/>
              <w:right w:val="nil"/>
            </w:tcBorders>
            <w:tcMar>
              <w:left w:w="60" w:type="dxa"/>
              <w:right w:w="60" w:type="dxa"/>
            </w:tcMar>
            <w:vAlign w:val="center"/>
          </w:tcPr>
          <w:p w14:paraId="7CF2ED0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53.804</w:t>
            </w:r>
          </w:p>
        </w:tc>
        <w:tc>
          <w:tcPr>
            <w:tcW w:w="922" w:type="dxa"/>
            <w:tcBorders>
              <w:top w:val="nil"/>
              <w:left w:val="nil"/>
              <w:bottom w:val="single" w:sz="6" w:space="0" w:color="auto"/>
              <w:right w:val="nil"/>
            </w:tcBorders>
            <w:tcMar>
              <w:left w:w="60" w:type="dxa"/>
              <w:right w:w="60" w:type="dxa"/>
            </w:tcMar>
            <w:vAlign w:val="center"/>
          </w:tcPr>
          <w:p w14:paraId="0E7C6CD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46.196</w:t>
            </w:r>
          </w:p>
        </w:tc>
        <w:tc>
          <w:tcPr>
            <w:tcW w:w="775" w:type="dxa"/>
            <w:tcBorders>
              <w:top w:val="nil"/>
              <w:left w:val="nil"/>
              <w:bottom w:val="single" w:sz="6" w:space="0" w:color="auto"/>
              <w:right w:val="nil"/>
            </w:tcBorders>
            <w:tcMar>
              <w:left w:w="60" w:type="dxa"/>
              <w:right w:w="60" w:type="dxa"/>
            </w:tcMar>
            <w:vAlign w:val="center"/>
          </w:tcPr>
          <w:p w14:paraId="5668C75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74.610</w:t>
            </w:r>
          </w:p>
        </w:tc>
        <w:tc>
          <w:tcPr>
            <w:tcW w:w="673" w:type="dxa"/>
            <w:tcBorders>
              <w:top w:val="nil"/>
              <w:left w:val="nil"/>
              <w:bottom w:val="single" w:sz="6" w:space="0" w:color="auto"/>
              <w:right w:val="nil"/>
            </w:tcBorders>
            <w:tcMar>
              <w:left w:w="60" w:type="dxa"/>
              <w:right w:w="60" w:type="dxa"/>
            </w:tcMar>
            <w:vAlign w:val="center"/>
          </w:tcPr>
          <w:p w14:paraId="0CB3BD1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25.390</w:t>
            </w:r>
          </w:p>
        </w:tc>
        <w:tc>
          <w:tcPr>
            <w:tcW w:w="1098" w:type="dxa"/>
            <w:tcBorders>
              <w:top w:val="nil"/>
              <w:left w:val="nil"/>
              <w:bottom w:val="single" w:sz="6" w:space="0" w:color="auto"/>
              <w:right w:val="nil"/>
            </w:tcBorders>
            <w:tcMar>
              <w:left w:w="60" w:type="dxa"/>
              <w:right w:w="60" w:type="dxa"/>
            </w:tcMar>
            <w:vAlign w:val="center"/>
          </w:tcPr>
          <w:p w14:paraId="666980C1" w14:textId="77777777" w:rsidR="003F6EC3" w:rsidRDefault="003F6EC3" w:rsidP="55F015EE">
            <w:pPr>
              <w:keepNext/>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1,504,336,076</w:t>
            </w:r>
          </w:p>
        </w:tc>
      </w:tr>
    </w:tbl>
    <w:p w14:paraId="7BEB310A" w14:textId="77777777" w:rsidR="003F6EC3" w:rsidRDefault="003F6EC3" w:rsidP="55F015EE">
      <w:pPr>
        <w:rPr>
          <w:rFonts w:ascii="Arial" w:eastAsia="Arial" w:hAnsi="Arial" w:cs="Arial"/>
          <w:sz w:val="22"/>
          <w:szCs w:val="22"/>
        </w:rPr>
      </w:pPr>
    </w:p>
    <w:p w14:paraId="08C53A8E" w14:textId="77777777" w:rsidR="003F6EC3" w:rsidRDefault="003F6EC3" w:rsidP="55F015EE">
      <w:pPr>
        <w:rPr>
          <w:rFonts w:ascii="Arial" w:eastAsia="Arial" w:hAnsi="Arial" w:cs="Arial"/>
          <w:sz w:val="22"/>
          <w:szCs w:val="22"/>
        </w:rPr>
      </w:pPr>
      <w:r w:rsidRPr="0E91EF5F">
        <w:rPr>
          <w:rFonts w:ascii="Arial" w:eastAsia="Arial" w:hAnsi="Arial" w:cs="Arial"/>
          <w:sz w:val="22"/>
          <w:szCs w:val="22"/>
        </w:rPr>
        <w:t>c)</w:t>
      </w:r>
    </w:p>
    <w:tbl>
      <w:tblPr>
        <w:tblW w:w="983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36"/>
        <w:gridCol w:w="936"/>
        <w:gridCol w:w="936"/>
        <w:gridCol w:w="951"/>
        <w:gridCol w:w="980"/>
        <w:gridCol w:w="1114"/>
        <w:gridCol w:w="995"/>
        <w:gridCol w:w="951"/>
        <w:gridCol w:w="980"/>
        <w:gridCol w:w="1055"/>
      </w:tblGrid>
      <w:tr w:rsidR="003F6EC3" w14:paraId="37BD6226" w14:textId="77777777" w:rsidTr="55F015EE">
        <w:trPr>
          <w:trHeight w:val="258"/>
        </w:trPr>
        <w:tc>
          <w:tcPr>
            <w:tcW w:w="936" w:type="dxa"/>
            <w:tcBorders>
              <w:top w:val="single" w:sz="12" w:space="0" w:color="auto"/>
              <w:left w:val="nil"/>
              <w:bottom w:val="single" w:sz="6" w:space="0" w:color="auto"/>
              <w:right w:val="nil"/>
            </w:tcBorders>
            <w:tcMar>
              <w:left w:w="60" w:type="dxa"/>
              <w:right w:w="60" w:type="dxa"/>
            </w:tcMar>
            <w:vAlign w:val="center"/>
          </w:tcPr>
          <w:p w14:paraId="11641F0C"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 Annotation</w:t>
            </w:r>
          </w:p>
        </w:tc>
        <w:tc>
          <w:tcPr>
            <w:tcW w:w="936" w:type="dxa"/>
            <w:tcBorders>
              <w:top w:val="single" w:sz="12" w:space="0" w:color="auto"/>
              <w:left w:val="nil"/>
              <w:bottom w:val="single" w:sz="6" w:space="0" w:color="auto"/>
              <w:right w:val="nil"/>
            </w:tcBorders>
            <w:tcMar>
              <w:left w:w="60" w:type="dxa"/>
              <w:right w:w="60" w:type="dxa"/>
            </w:tcMar>
            <w:vAlign w:val="center"/>
          </w:tcPr>
          <w:p w14:paraId="4907D172"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TOPMED</w:t>
            </w:r>
          </w:p>
        </w:tc>
        <w:tc>
          <w:tcPr>
            <w:tcW w:w="936" w:type="dxa"/>
            <w:tcBorders>
              <w:top w:val="single" w:sz="12" w:space="0" w:color="auto"/>
              <w:left w:val="nil"/>
              <w:bottom w:val="single" w:sz="6" w:space="0" w:color="auto"/>
              <w:right w:val="nil"/>
            </w:tcBorders>
            <w:tcMar>
              <w:left w:w="60" w:type="dxa"/>
              <w:right w:w="60" w:type="dxa"/>
            </w:tcMar>
            <w:vAlign w:val="center"/>
          </w:tcPr>
          <w:p w14:paraId="4BFAE432"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GNOMAD</w:t>
            </w:r>
          </w:p>
        </w:tc>
        <w:tc>
          <w:tcPr>
            <w:tcW w:w="951" w:type="dxa"/>
            <w:tcBorders>
              <w:top w:val="single" w:sz="12" w:space="0" w:color="auto"/>
              <w:left w:val="nil"/>
              <w:bottom w:val="single" w:sz="6" w:space="0" w:color="auto"/>
              <w:right w:val="nil"/>
            </w:tcBorders>
            <w:tcMar>
              <w:left w:w="60" w:type="dxa"/>
              <w:right w:w="60" w:type="dxa"/>
            </w:tcMar>
            <w:vAlign w:val="center"/>
          </w:tcPr>
          <w:p w14:paraId="73112D93"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Intersection</w:t>
            </w:r>
          </w:p>
        </w:tc>
        <w:tc>
          <w:tcPr>
            <w:tcW w:w="980" w:type="dxa"/>
            <w:tcBorders>
              <w:top w:val="single" w:sz="12" w:space="0" w:color="auto"/>
              <w:left w:val="nil"/>
              <w:bottom w:val="single" w:sz="6" w:space="0" w:color="auto"/>
              <w:right w:val="nil"/>
            </w:tcBorders>
            <w:tcMar>
              <w:left w:w="60" w:type="dxa"/>
              <w:right w:w="60" w:type="dxa"/>
            </w:tcMar>
            <w:vAlign w:val="center"/>
          </w:tcPr>
          <w:p w14:paraId="750E5151"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Unique to GNOMAD</w:t>
            </w:r>
          </w:p>
        </w:tc>
        <w:tc>
          <w:tcPr>
            <w:tcW w:w="1114" w:type="dxa"/>
            <w:tcBorders>
              <w:top w:val="single" w:sz="12" w:space="0" w:color="auto"/>
              <w:left w:val="nil"/>
              <w:bottom w:val="single" w:sz="6" w:space="0" w:color="auto"/>
              <w:right w:val="nil"/>
            </w:tcBorders>
            <w:tcMar>
              <w:left w:w="60" w:type="dxa"/>
              <w:right w:w="60" w:type="dxa"/>
            </w:tcMar>
            <w:vAlign w:val="center"/>
          </w:tcPr>
          <w:p w14:paraId="41528670"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Present </w:t>
            </w:r>
            <w:proofErr w:type="gramStart"/>
            <w:r w:rsidRPr="0E91EF5F">
              <w:rPr>
                <w:rFonts w:ascii="Arial" w:eastAsia="Arial" w:hAnsi="Arial" w:cs="Arial"/>
                <w:b/>
                <w:color w:val="000000" w:themeColor="text1"/>
                <w:sz w:val="22"/>
                <w:szCs w:val="22"/>
              </w:rPr>
              <w:t>GNOMAD(</w:t>
            </w:r>
            <w:proofErr w:type="gramEnd"/>
            <w:r w:rsidRPr="0E91EF5F">
              <w:rPr>
                <w:rFonts w:ascii="Arial" w:eastAsia="Arial" w:hAnsi="Arial" w:cs="Arial"/>
                <w:b/>
                <w:color w:val="000000" w:themeColor="text1"/>
                <w:sz w:val="22"/>
                <w:szCs w:val="22"/>
              </w:rPr>
              <w:t>%)</w:t>
            </w:r>
          </w:p>
        </w:tc>
        <w:tc>
          <w:tcPr>
            <w:tcW w:w="995" w:type="dxa"/>
            <w:tcBorders>
              <w:top w:val="single" w:sz="12" w:space="0" w:color="auto"/>
              <w:left w:val="nil"/>
              <w:bottom w:val="single" w:sz="6" w:space="0" w:color="auto"/>
              <w:right w:val="nil"/>
            </w:tcBorders>
            <w:tcMar>
              <w:left w:w="60" w:type="dxa"/>
              <w:right w:w="60" w:type="dxa"/>
            </w:tcMar>
            <w:vAlign w:val="center"/>
          </w:tcPr>
          <w:p w14:paraId="15FC53D4"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Missing </w:t>
            </w:r>
            <w:proofErr w:type="gramStart"/>
            <w:r w:rsidRPr="0E91EF5F">
              <w:rPr>
                <w:rFonts w:ascii="Arial" w:eastAsia="Arial" w:hAnsi="Arial" w:cs="Arial"/>
                <w:b/>
                <w:color w:val="000000" w:themeColor="text1"/>
                <w:sz w:val="22"/>
                <w:szCs w:val="22"/>
              </w:rPr>
              <w:t>GNOMAD(</w:t>
            </w:r>
            <w:proofErr w:type="gramEnd"/>
            <w:r w:rsidRPr="0E91EF5F">
              <w:rPr>
                <w:rFonts w:ascii="Arial" w:eastAsia="Arial" w:hAnsi="Arial" w:cs="Arial"/>
                <w:b/>
                <w:color w:val="000000" w:themeColor="text1"/>
                <w:sz w:val="22"/>
                <w:szCs w:val="22"/>
              </w:rPr>
              <w:t>%)</w:t>
            </w:r>
          </w:p>
        </w:tc>
        <w:tc>
          <w:tcPr>
            <w:tcW w:w="951" w:type="dxa"/>
            <w:tcBorders>
              <w:top w:val="single" w:sz="12" w:space="0" w:color="auto"/>
              <w:left w:val="nil"/>
              <w:bottom w:val="single" w:sz="6" w:space="0" w:color="auto"/>
              <w:right w:val="nil"/>
            </w:tcBorders>
            <w:tcMar>
              <w:left w:w="60" w:type="dxa"/>
              <w:right w:w="60" w:type="dxa"/>
            </w:tcMar>
            <w:vAlign w:val="center"/>
          </w:tcPr>
          <w:p w14:paraId="0C289707"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Present </w:t>
            </w:r>
            <w:proofErr w:type="gramStart"/>
            <w:r w:rsidRPr="0E91EF5F">
              <w:rPr>
                <w:rFonts w:ascii="Arial" w:eastAsia="Arial" w:hAnsi="Arial" w:cs="Arial"/>
                <w:b/>
                <w:color w:val="000000" w:themeColor="text1"/>
                <w:sz w:val="22"/>
                <w:szCs w:val="22"/>
              </w:rPr>
              <w:t>TOPMED(</w:t>
            </w:r>
            <w:proofErr w:type="gramEnd"/>
            <w:r w:rsidRPr="0E91EF5F">
              <w:rPr>
                <w:rFonts w:ascii="Arial" w:eastAsia="Arial" w:hAnsi="Arial" w:cs="Arial"/>
                <w:b/>
                <w:color w:val="000000" w:themeColor="text1"/>
                <w:sz w:val="22"/>
                <w:szCs w:val="22"/>
              </w:rPr>
              <w:t>%)</w:t>
            </w:r>
          </w:p>
        </w:tc>
        <w:tc>
          <w:tcPr>
            <w:tcW w:w="980" w:type="dxa"/>
            <w:tcBorders>
              <w:top w:val="single" w:sz="12" w:space="0" w:color="auto"/>
              <w:left w:val="nil"/>
              <w:bottom w:val="single" w:sz="6" w:space="0" w:color="auto"/>
              <w:right w:val="nil"/>
            </w:tcBorders>
            <w:tcMar>
              <w:left w:w="60" w:type="dxa"/>
              <w:right w:w="60" w:type="dxa"/>
            </w:tcMar>
            <w:vAlign w:val="center"/>
          </w:tcPr>
          <w:p w14:paraId="0C36A510"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Missing </w:t>
            </w:r>
            <w:proofErr w:type="gramStart"/>
            <w:r w:rsidRPr="0E91EF5F">
              <w:rPr>
                <w:rFonts w:ascii="Arial" w:eastAsia="Arial" w:hAnsi="Arial" w:cs="Arial"/>
                <w:b/>
                <w:color w:val="000000" w:themeColor="text1"/>
                <w:sz w:val="22"/>
                <w:szCs w:val="22"/>
              </w:rPr>
              <w:t>TOPMED(</w:t>
            </w:r>
            <w:proofErr w:type="gramEnd"/>
            <w:r w:rsidRPr="0E91EF5F">
              <w:rPr>
                <w:rFonts w:ascii="Arial" w:eastAsia="Arial" w:hAnsi="Arial" w:cs="Arial"/>
                <w:b/>
                <w:color w:val="000000" w:themeColor="text1"/>
                <w:sz w:val="22"/>
                <w:szCs w:val="22"/>
              </w:rPr>
              <w:t>%)</w:t>
            </w:r>
          </w:p>
        </w:tc>
        <w:tc>
          <w:tcPr>
            <w:tcW w:w="1055" w:type="dxa"/>
            <w:tcBorders>
              <w:top w:val="single" w:sz="12" w:space="0" w:color="auto"/>
              <w:left w:val="nil"/>
              <w:bottom w:val="single" w:sz="6" w:space="0" w:color="auto"/>
              <w:right w:val="nil"/>
            </w:tcBorders>
            <w:tcMar>
              <w:left w:w="60" w:type="dxa"/>
              <w:right w:w="60" w:type="dxa"/>
            </w:tcMar>
            <w:vAlign w:val="center"/>
          </w:tcPr>
          <w:p w14:paraId="27670F29"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Union</w:t>
            </w:r>
          </w:p>
        </w:tc>
      </w:tr>
      <w:tr w:rsidR="003F6EC3" w14:paraId="6A8C9B87" w14:textId="77777777" w:rsidTr="55F015EE">
        <w:trPr>
          <w:trHeight w:val="258"/>
        </w:trPr>
        <w:tc>
          <w:tcPr>
            <w:tcW w:w="936" w:type="dxa"/>
            <w:tcBorders>
              <w:top w:val="single" w:sz="6" w:space="0" w:color="auto"/>
              <w:left w:val="nil"/>
              <w:bottom w:val="nil"/>
              <w:right w:val="nil"/>
            </w:tcBorders>
            <w:tcMar>
              <w:left w:w="60" w:type="dxa"/>
              <w:right w:w="60" w:type="dxa"/>
            </w:tcMar>
            <w:vAlign w:val="center"/>
          </w:tcPr>
          <w:p w14:paraId="776B25DE"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 xml:space="preserve">Coding </w:t>
            </w:r>
          </w:p>
        </w:tc>
        <w:tc>
          <w:tcPr>
            <w:tcW w:w="936" w:type="dxa"/>
            <w:tcBorders>
              <w:top w:val="single" w:sz="6" w:space="0" w:color="auto"/>
              <w:left w:val="nil"/>
              <w:bottom w:val="nil"/>
              <w:right w:val="nil"/>
            </w:tcBorders>
            <w:tcMar>
              <w:left w:w="60" w:type="dxa"/>
              <w:right w:w="60" w:type="dxa"/>
            </w:tcMar>
            <w:vAlign w:val="center"/>
          </w:tcPr>
          <w:p w14:paraId="64989C3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8,455,257</w:t>
            </w:r>
          </w:p>
        </w:tc>
        <w:tc>
          <w:tcPr>
            <w:tcW w:w="936" w:type="dxa"/>
            <w:tcBorders>
              <w:top w:val="single" w:sz="6" w:space="0" w:color="auto"/>
              <w:left w:val="nil"/>
              <w:bottom w:val="nil"/>
              <w:right w:val="nil"/>
            </w:tcBorders>
            <w:tcMar>
              <w:left w:w="60" w:type="dxa"/>
              <w:right w:w="60" w:type="dxa"/>
            </w:tcMar>
            <w:vAlign w:val="center"/>
          </w:tcPr>
          <w:p w14:paraId="4DAE2A2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7,295,558</w:t>
            </w:r>
          </w:p>
        </w:tc>
        <w:tc>
          <w:tcPr>
            <w:tcW w:w="951" w:type="dxa"/>
            <w:tcBorders>
              <w:top w:val="single" w:sz="6" w:space="0" w:color="auto"/>
              <w:left w:val="nil"/>
              <w:bottom w:val="nil"/>
              <w:right w:val="nil"/>
            </w:tcBorders>
            <w:tcMar>
              <w:left w:w="60" w:type="dxa"/>
              <w:right w:w="60" w:type="dxa"/>
            </w:tcMar>
            <w:vAlign w:val="center"/>
          </w:tcPr>
          <w:p w14:paraId="2D94B04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5,347,135</w:t>
            </w:r>
          </w:p>
        </w:tc>
        <w:tc>
          <w:tcPr>
            <w:tcW w:w="980" w:type="dxa"/>
            <w:tcBorders>
              <w:top w:val="single" w:sz="6" w:space="0" w:color="auto"/>
              <w:left w:val="nil"/>
              <w:bottom w:val="nil"/>
              <w:right w:val="nil"/>
            </w:tcBorders>
            <w:tcMar>
              <w:left w:w="60" w:type="dxa"/>
              <w:right w:w="60" w:type="dxa"/>
            </w:tcMar>
            <w:vAlign w:val="center"/>
          </w:tcPr>
          <w:p w14:paraId="3C3C5D6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1,948,423</w:t>
            </w:r>
          </w:p>
        </w:tc>
        <w:tc>
          <w:tcPr>
            <w:tcW w:w="1114" w:type="dxa"/>
            <w:tcBorders>
              <w:top w:val="single" w:sz="6" w:space="0" w:color="auto"/>
              <w:left w:val="nil"/>
              <w:bottom w:val="nil"/>
              <w:right w:val="nil"/>
            </w:tcBorders>
            <w:tcMar>
              <w:left w:w="60" w:type="dxa"/>
              <w:right w:w="60" w:type="dxa"/>
            </w:tcMar>
            <w:vAlign w:val="center"/>
          </w:tcPr>
          <w:p w14:paraId="72D813A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70.125</w:t>
            </w:r>
          </w:p>
        </w:tc>
        <w:tc>
          <w:tcPr>
            <w:tcW w:w="995" w:type="dxa"/>
            <w:tcBorders>
              <w:top w:val="single" w:sz="6" w:space="0" w:color="auto"/>
              <w:left w:val="nil"/>
              <w:bottom w:val="nil"/>
              <w:right w:val="nil"/>
            </w:tcBorders>
            <w:tcMar>
              <w:left w:w="60" w:type="dxa"/>
              <w:right w:w="60" w:type="dxa"/>
            </w:tcMar>
            <w:vAlign w:val="center"/>
          </w:tcPr>
          <w:p w14:paraId="6677DD3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29.875</w:t>
            </w:r>
          </w:p>
        </w:tc>
        <w:tc>
          <w:tcPr>
            <w:tcW w:w="951" w:type="dxa"/>
            <w:tcBorders>
              <w:top w:val="single" w:sz="6" w:space="0" w:color="auto"/>
              <w:left w:val="nil"/>
              <w:bottom w:val="nil"/>
              <w:right w:val="nil"/>
            </w:tcBorders>
            <w:tcMar>
              <w:left w:w="60" w:type="dxa"/>
              <w:right w:w="60" w:type="dxa"/>
            </w:tcMar>
            <w:vAlign w:val="center"/>
          </w:tcPr>
          <w:p w14:paraId="1F6D78B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81.272</w:t>
            </w:r>
          </w:p>
        </w:tc>
        <w:tc>
          <w:tcPr>
            <w:tcW w:w="980" w:type="dxa"/>
            <w:tcBorders>
              <w:top w:val="single" w:sz="6" w:space="0" w:color="auto"/>
              <w:left w:val="nil"/>
              <w:bottom w:val="nil"/>
              <w:right w:val="nil"/>
            </w:tcBorders>
            <w:tcMar>
              <w:left w:w="60" w:type="dxa"/>
              <w:right w:w="60" w:type="dxa"/>
            </w:tcMar>
            <w:vAlign w:val="center"/>
          </w:tcPr>
          <w:p w14:paraId="45BBFA9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18.728</w:t>
            </w:r>
          </w:p>
        </w:tc>
        <w:tc>
          <w:tcPr>
            <w:tcW w:w="1055" w:type="dxa"/>
            <w:tcBorders>
              <w:top w:val="single" w:sz="6" w:space="0" w:color="auto"/>
              <w:left w:val="nil"/>
              <w:bottom w:val="nil"/>
              <w:right w:val="nil"/>
            </w:tcBorders>
            <w:tcMar>
              <w:left w:w="60" w:type="dxa"/>
              <w:right w:w="60" w:type="dxa"/>
            </w:tcMar>
            <w:vAlign w:val="center"/>
          </w:tcPr>
          <w:p w14:paraId="578A2A7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10,403,680</w:t>
            </w:r>
          </w:p>
        </w:tc>
      </w:tr>
      <w:tr w:rsidR="003F6EC3" w14:paraId="2EDC4881" w14:textId="77777777" w:rsidTr="55F015EE">
        <w:trPr>
          <w:trHeight w:val="258"/>
        </w:trPr>
        <w:tc>
          <w:tcPr>
            <w:tcW w:w="936" w:type="dxa"/>
            <w:tcBorders>
              <w:top w:val="nil"/>
              <w:left w:val="nil"/>
              <w:bottom w:val="nil"/>
              <w:right w:val="nil"/>
            </w:tcBorders>
            <w:tcMar>
              <w:left w:w="60" w:type="dxa"/>
              <w:right w:w="60" w:type="dxa"/>
            </w:tcMar>
            <w:vAlign w:val="center"/>
          </w:tcPr>
          <w:p w14:paraId="2F378AFF"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Splice</w:t>
            </w:r>
          </w:p>
        </w:tc>
        <w:tc>
          <w:tcPr>
            <w:tcW w:w="936" w:type="dxa"/>
            <w:tcBorders>
              <w:top w:val="nil"/>
              <w:left w:val="nil"/>
              <w:bottom w:val="nil"/>
              <w:right w:val="nil"/>
            </w:tcBorders>
            <w:tcMar>
              <w:left w:w="60" w:type="dxa"/>
              <w:right w:w="60" w:type="dxa"/>
            </w:tcMar>
            <w:vAlign w:val="center"/>
          </w:tcPr>
          <w:p w14:paraId="00DC234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600,367</w:t>
            </w:r>
          </w:p>
        </w:tc>
        <w:tc>
          <w:tcPr>
            <w:tcW w:w="936" w:type="dxa"/>
            <w:tcBorders>
              <w:top w:val="nil"/>
              <w:left w:val="nil"/>
              <w:bottom w:val="nil"/>
              <w:right w:val="nil"/>
            </w:tcBorders>
            <w:tcMar>
              <w:left w:w="60" w:type="dxa"/>
              <w:right w:w="60" w:type="dxa"/>
            </w:tcMar>
            <w:vAlign w:val="center"/>
          </w:tcPr>
          <w:p w14:paraId="1841BE4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547,462</w:t>
            </w:r>
          </w:p>
        </w:tc>
        <w:tc>
          <w:tcPr>
            <w:tcW w:w="951" w:type="dxa"/>
            <w:tcBorders>
              <w:top w:val="nil"/>
              <w:left w:val="nil"/>
              <w:bottom w:val="nil"/>
              <w:right w:val="nil"/>
            </w:tcBorders>
            <w:tcMar>
              <w:left w:w="60" w:type="dxa"/>
              <w:right w:w="60" w:type="dxa"/>
            </w:tcMar>
            <w:vAlign w:val="center"/>
          </w:tcPr>
          <w:p w14:paraId="2D2C48D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366,375</w:t>
            </w:r>
          </w:p>
        </w:tc>
        <w:tc>
          <w:tcPr>
            <w:tcW w:w="980" w:type="dxa"/>
            <w:tcBorders>
              <w:top w:val="nil"/>
              <w:left w:val="nil"/>
              <w:bottom w:val="nil"/>
              <w:right w:val="nil"/>
            </w:tcBorders>
            <w:tcMar>
              <w:left w:w="60" w:type="dxa"/>
              <w:right w:w="60" w:type="dxa"/>
            </w:tcMar>
            <w:vAlign w:val="center"/>
          </w:tcPr>
          <w:p w14:paraId="16F3FA5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181,087</w:t>
            </w:r>
          </w:p>
        </w:tc>
        <w:tc>
          <w:tcPr>
            <w:tcW w:w="1114" w:type="dxa"/>
            <w:tcBorders>
              <w:top w:val="nil"/>
              <w:left w:val="nil"/>
              <w:bottom w:val="nil"/>
              <w:right w:val="nil"/>
            </w:tcBorders>
            <w:tcMar>
              <w:left w:w="60" w:type="dxa"/>
              <w:right w:w="60" w:type="dxa"/>
            </w:tcMar>
            <w:vAlign w:val="center"/>
          </w:tcPr>
          <w:p w14:paraId="28D70E8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70.057</w:t>
            </w:r>
          </w:p>
        </w:tc>
        <w:tc>
          <w:tcPr>
            <w:tcW w:w="995" w:type="dxa"/>
            <w:tcBorders>
              <w:top w:val="nil"/>
              <w:left w:val="nil"/>
              <w:bottom w:val="nil"/>
              <w:right w:val="nil"/>
            </w:tcBorders>
            <w:tcMar>
              <w:left w:w="60" w:type="dxa"/>
              <w:right w:w="60" w:type="dxa"/>
            </w:tcMar>
            <w:vAlign w:val="center"/>
          </w:tcPr>
          <w:p w14:paraId="5D55B82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29.943</w:t>
            </w:r>
          </w:p>
        </w:tc>
        <w:tc>
          <w:tcPr>
            <w:tcW w:w="951" w:type="dxa"/>
            <w:tcBorders>
              <w:top w:val="nil"/>
              <w:left w:val="nil"/>
              <w:bottom w:val="nil"/>
              <w:right w:val="nil"/>
            </w:tcBorders>
            <w:tcMar>
              <w:left w:w="60" w:type="dxa"/>
              <w:right w:w="60" w:type="dxa"/>
            </w:tcMar>
            <w:vAlign w:val="center"/>
          </w:tcPr>
          <w:p w14:paraId="3C86CDEE"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76.827</w:t>
            </w:r>
          </w:p>
        </w:tc>
        <w:tc>
          <w:tcPr>
            <w:tcW w:w="980" w:type="dxa"/>
            <w:tcBorders>
              <w:top w:val="nil"/>
              <w:left w:val="nil"/>
              <w:bottom w:val="nil"/>
              <w:right w:val="nil"/>
            </w:tcBorders>
            <w:tcMar>
              <w:left w:w="60" w:type="dxa"/>
              <w:right w:w="60" w:type="dxa"/>
            </w:tcMar>
            <w:vAlign w:val="center"/>
          </w:tcPr>
          <w:p w14:paraId="1A96FB2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23.173</w:t>
            </w:r>
          </w:p>
        </w:tc>
        <w:tc>
          <w:tcPr>
            <w:tcW w:w="1055" w:type="dxa"/>
            <w:tcBorders>
              <w:top w:val="nil"/>
              <w:left w:val="nil"/>
              <w:bottom w:val="nil"/>
              <w:right w:val="nil"/>
            </w:tcBorders>
            <w:tcMar>
              <w:left w:w="60" w:type="dxa"/>
              <w:right w:w="60" w:type="dxa"/>
            </w:tcMar>
            <w:vAlign w:val="center"/>
          </w:tcPr>
          <w:p w14:paraId="2D2CE86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781,454</w:t>
            </w:r>
          </w:p>
        </w:tc>
      </w:tr>
      <w:tr w:rsidR="003F6EC3" w14:paraId="32F3ABBB" w14:textId="77777777" w:rsidTr="55F015EE">
        <w:trPr>
          <w:trHeight w:val="258"/>
        </w:trPr>
        <w:tc>
          <w:tcPr>
            <w:tcW w:w="936" w:type="dxa"/>
            <w:tcBorders>
              <w:top w:val="nil"/>
              <w:left w:val="nil"/>
              <w:bottom w:val="nil"/>
              <w:right w:val="nil"/>
            </w:tcBorders>
            <w:tcMar>
              <w:left w:w="60" w:type="dxa"/>
              <w:right w:w="60" w:type="dxa"/>
            </w:tcMar>
            <w:vAlign w:val="center"/>
          </w:tcPr>
          <w:p w14:paraId="53D64039" w14:textId="2C59FEC3"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5</w:t>
            </w:r>
            <w:r w:rsidR="007C1498" w:rsidRPr="0E91EF5F">
              <w:rPr>
                <w:rFonts w:ascii="Arial" w:eastAsia="Arial" w:hAnsi="Arial" w:cs="Arial"/>
                <w:b/>
                <w:color w:val="000000" w:themeColor="text1"/>
                <w:sz w:val="22"/>
                <w:szCs w:val="22"/>
              </w:rPr>
              <w:t>’</w:t>
            </w:r>
            <w:r w:rsidRPr="0E91EF5F">
              <w:rPr>
                <w:rFonts w:ascii="Arial" w:eastAsia="Arial" w:hAnsi="Arial" w:cs="Arial"/>
                <w:b/>
                <w:color w:val="000000" w:themeColor="text1"/>
                <w:sz w:val="22"/>
                <w:szCs w:val="22"/>
              </w:rPr>
              <w:t xml:space="preserve"> UTR</w:t>
            </w:r>
          </w:p>
        </w:tc>
        <w:tc>
          <w:tcPr>
            <w:tcW w:w="936" w:type="dxa"/>
            <w:tcBorders>
              <w:top w:val="nil"/>
              <w:left w:val="nil"/>
              <w:bottom w:val="nil"/>
              <w:right w:val="nil"/>
            </w:tcBorders>
            <w:tcMar>
              <w:left w:w="60" w:type="dxa"/>
              <w:right w:w="60" w:type="dxa"/>
            </w:tcMar>
            <w:vAlign w:val="center"/>
          </w:tcPr>
          <w:p w14:paraId="5D6AAFD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2,163,045</w:t>
            </w:r>
          </w:p>
        </w:tc>
        <w:tc>
          <w:tcPr>
            <w:tcW w:w="936" w:type="dxa"/>
            <w:tcBorders>
              <w:top w:val="nil"/>
              <w:left w:val="nil"/>
              <w:bottom w:val="nil"/>
              <w:right w:val="nil"/>
            </w:tcBorders>
            <w:tcMar>
              <w:left w:w="60" w:type="dxa"/>
              <w:right w:w="60" w:type="dxa"/>
            </w:tcMar>
            <w:vAlign w:val="center"/>
          </w:tcPr>
          <w:p w14:paraId="60E96D0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1,907,955</w:t>
            </w:r>
          </w:p>
        </w:tc>
        <w:tc>
          <w:tcPr>
            <w:tcW w:w="951" w:type="dxa"/>
            <w:tcBorders>
              <w:top w:val="nil"/>
              <w:left w:val="nil"/>
              <w:bottom w:val="nil"/>
              <w:right w:val="nil"/>
            </w:tcBorders>
            <w:tcMar>
              <w:left w:w="60" w:type="dxa"/>
              <w:right w:w="60" w:type="dxa"/>
            </w:tcMar>
            <w:vAlign w:val="center"/>
          </w:tcPr>
          <w:p w14:paraId="7607904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1,366,899</w:t>
            </w:r>
          </w:p>
        </w:tc>
        <w:tc>
          <w:tcPr>
            <w:tcW w:w="980" w:type="dxa"/>
            <w:tcBorders>
              <w:top w:val="nil"/>
              <w:left w:val="nil"/>
              <w:bottom w:val="nil"/>
              <w:right w:val="nil"/>
            </w:tcBorders>
            <w:tcMar>
              <w:left w:w="60" w:type="dxa"/>
              <w:right w:w="60" w:type="dxa"/>
            </w:tcMar>
            <w:vAlign w:val="center"/>
          </w:tcPr>
          <w:p w14:paraId="1B3720F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541,056</w:t>
            </w:r>
          </w:p>
        </w:tc>
        <w:tc>
          <w:tcPr>
            <w:tcW w:w="1114" w:type="dxa"/>
            <w:tcBorders>
              <w:top w:val="nil"/>
              <w:left w:val="nil"/>
              <w:bottom w:val="nil"/>
              <w:right w:val="nil"/>
            </w:tcBorders>
            <w:tcMar>
              <w:left w:w="60" w:type="dxa"/>
              <w:right w:w="60" w:type="dxa"/>
            </w:tcMar>
            <w:vAlign w:val="center"/>
          </w:tcPr>
          <w:p w14:paraId="2CF801C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70.558</w:t>
            </w:r>
          </w:p>
        </w:tc>
        <w:tc>
          <w:tcPr>
            <w:tcW w:w="995" w:type="dxa"/>
            <w:tcBorders>
              <w:top w:val="nil"/>
              <w:left w:val="nil"/>
              <w:bottom w:val="nil"/>
              <w:right w:val="nil"/>
            </w:tcBorders>
            <w:tcMar>
              <w:left w:w="60" w:type="dxa"/>
              <w:right w:w="60" w:type="dxa"/>
            </w:tcMar>
            <w:vAlign w:val="center"/>
          </w:tcPr>
          <w:p w14:paraId="4169715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29.442</w:t>
            </w:r>
          </w:p>
        </w:tc>
        <w:tc>
          <w:tcPr>
            <w:tcW w:w="951" w:type="dxa"/>
            <w:tcBorders>
              <w:top w:val="nil"/>
              <w:left w:val="nil"/>
              <w:bottom w:val="nil"/>
              <w:right w:val="nil"/>
            </w:tcBorders>
            <w:tcMar>
              <w:left w:w="60" w:type="dxa"/>
              <w:right w:w="60" w:type="dxa"/>
            </w:tcMar>
            <w:vAlign w:val="center"/>
          </w:tcPr>
          <w:p w14:paraId="052E9B23"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79.991</w:t>
            </w:r>
          </w:p>
        </w:tc>
        <w:tc>
          <w:tcPr>
            <w:tcW w:w="980" w:type="dxa"/>
            <w:tcBorders>
              <w:top w:val="nil"/>
              <w:left w:val="nil"/>
              <w:bottom w:val="nil"/>
              <w:right w:val="nil"/>
            </w:tcBorders>
            <w:tcMar>
              <w:left w:w="60" w:type="dxa"/>
              <w:right w:w="60" w:type="dxa"/>
            </w:tcMar>
            <w:vAlign w:val="center"/>
          </w:tcPr>
          <w:p w14:paraId="6802307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20.009</w:t>
            </w:r>
          </w:p>
        </w:tc>
        <w:tc>
          <w:tcPr>
            <w:tcW w:w="1055" w:type="dxa"/>
            <w:tcBorders>
              <w:top w:val="nil"/>
              <w:left w:val="nil"/>
              <w:bottom w:val="nil"/>
              <w:right w:val="nil"/>
            </w:tcBorders>
            <w:tcMar>
              <w:left w:w="60" w:type="dxa"/>
              <w:right w:w="60" w:type="dxa"/>
            </w:tcMar>
            <w:vAlign w:val="center"/>
          </w:tcPr>
          <w:p w14:paraId="370AC35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2,704,101</w:t>
            </w:r>
          </w:p>
        </w:tc>
      </w:tr>
      <w:tr w:rsidR="003F6EC3" w14:paraId="3C38641C" w14:textId="77777777" w:rsidTr="55F015EE">
        <w:trPr>
          <w:trHeight w:val="258"/>
        </w:trPr>
        <w:tc>
          <w:tcPr>
            <w:tcW w:w="936" w:type="dxa"/>
            <w:tcBorders>
              <w:top w:val="nil"/>
              <w:left w:val="nil"/>
              <w:bottom w:val="nil"/>
              <w:right w:val="nil"/>
            </w:tcBorders>
            <w:tcMar>
              <w:left w:w="60" w:type="dxa"/>
              <w:right w:w="60" w:type="dxa"/>
            </w:tcMar>
            <w:vAlign w:val="center"/>
          </w:tcPr>
          <w:p w14:paraId="490FEC57" w14:textId="138F3744"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3</w:t>
            </w:r>
            <w:r w:rsidR="007C1498" w:rsidRPr="0E91EF5F">
              <w:rPr>
                <w:rFonts w:ascii="Arial" w:eastAsia="Arial" w:hAnsi="Arial" w:cs="Arial"/>
                <w:b/>
                <w:color w:val="000000" w:themeColor="text1"/>
                <w:sz w:val="22"/>
                <w:szCs w:val="22"/>
              </w:rPr>
              <w:t>’</w:t>
            </w:r>
            <w:r w:rsidRPr="0E91EF5F">
              <w:rPr>
                <w:rFonts w:ascii="Arial" w:eastAsia="Arial" w:hAnsi="Arial" w:cs="Arial"/>
                <w:b/>
                <w:color w:val="000000" w:themeColor="text1"/>
                <w:sz w:val="22"/>
                <w:szCs w:val="22"/>
              </w:rPr>
              <w:t xml:space="preserve"> UTR</w:t>
            </w:r>
          </w:p>
        </w:tc>
        <w:tc>
          <w:tcPr>
            <w:tcW w:w="936" w:type="dxa"/>
            <w:tcBorders>
              <w:top w:val="nil"/>
              <w:left w:val="nil"/>
              <w:bottom w:val="nil"/>
              <w:right w:val="nil"/>
            </w:tcBorders>
            <w:tcMar>
              <w:left w:w="60" w:type="dxa"/>
              <w:right w:w="60" w:type="dxa"/>
            </w:tcMar>
            <w:vAlign w:val="center"/>
          </w:tcPr>
          <w:p w14:paraId="02EAA36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9,722,052</w:t>
            </w:r>
          </w:p>
        </w:tc>
        <w:tc>
          <w:tcPr>
            <w:tcW w:w="936" w:type="dxa"/>
            <w:tcBorders>
              <w:top w:val="nil"/>
              <w:left w:val="nil"/>
              <w:bottom w:val="nil"/>
              <w:right w:val="nil"/>
            </w:tcBorders>
            <w:tcMar>
              <w:left w:w="60" w:type="dxa"/>
              <w:right w:w="60" w:type="dxa"/>
            </w:tcMar>
            <w:vAlign w:val="center"/>
          </w:tcPr>
          <w:p w14:paraId="7E8C033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8,889,457</w:t>
            </w:r>
          </w:p>
        </w:tc>
        <w:tc>
          <w:tcPr>
            <w:tcW w:w="951" w:type="dxa"/>
            <w:tcBorders>
              <w:top w:val="nil"/>
              <w:left w:val="nil"/>
              <w:bottom w:val="nil"/>
              <w:right w:val="nil"/>
            </w:tcBorders>
            <w:tcMar>
              <w:left w:w="60" w:type="dxa"/>
              <w:right w:w="60" w:type="dxa"/>
            </w:tcMar>
            <w:vAlign w:val="center"/>
          </w:tcPr>
          <w:p w14:paraId="5C64D396"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6,190,106</w:t>
            </w:r>
          </w:p>
        </w:tc>
        <w:tc>
          <w:tcPr>
            <w:tcW w:w="980" w:type="dxa"/>
            <w:tcBorders>
              <w:top w:val="nil"/>
              <w:left w:val="nil"/>
              <w:bottom w:val="nil"/>
              <w:right w:val="nil"/>
            </w:tcBorders>
            <w:tcMar>
              <w:left w:w="60" w:type="dxa"/>
              <w:right w:w="60" w:type="dxa"/>
            </w:tcMar>
            <w:vAlign w:val="center"/>
          </w:tcPr>
          <w:p w14:paraId="23161AA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2,699,351</w:t>
            </w:r>
          </w:p>
        </w:tc>
        <w:tc>
          <w:tcPr>
            <w:tcW w:w="1114" w:type="dxa"/>
            <w:tcBorders>
              <w:top w:val="nil"/>
              <w:left w:val="nil"/>
              <w:bottom w:val="nil"/>
              <w:right w:val="nil"/>
            </w:tcBorders>
            <w:tcMar>
              <w:left w:w="60" w:type="dxa"/>
              <w:right w:w="60" w:type="dxa"/>
            </w:tcMar>
            <w:vAlign w:val="center"/>
          </w:tcPr>
          <w:p w14:paraId="2209477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71.566</w:t>
            </w:r>
          </w:p>
        </w:tc>
        <w:tc>
          <w:tcPr>
            <w:tcW w:w="995" w:type="dxa"/>
            <w:tcBorders>
              <w:top w:val="nil"/>
              <w:left w:val="nil"/>
              <w:bottom w:val="nil"/>
              <w:right w:val="nil"/>
            </w:tcBorders>
            <w:tcMar>
              <w:left w:w="60" w:type="dxa"/>
              <w:right w:w="60" w:type="dxa"/>
            </w:tcMar>
            <w:vAlign w:val="center"/>
          </w:tcPr>
          <w:p w14:paraId="590889E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28.434</w:t>
            </w:r>
          </w:p>
        </w:tc>
        <w:tc>
          <w:tcPr>
            <w:tcW w:w="951" w:type="dxa"/>
            <w:tcBorders>
              <w:top w:val="nil"/>
              <w:left w:val="nil"/>
              <w:bottom w:val="nil"/>
              <w:right w:val="nil"/>
            </w:tcBorders>
            <w:tcMar>
              <w:left w:w="60" w:type="dxa"/>
              <w:right w:w="60" w:type="dxa"/>
            </w:tcMar>
            <w:vAlign w:val="center"/>
          </w:tcPr>
          <w:p w14:paraId="379F810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78.269</w:t>
            </w:r>
          </w:p>
        </w:tc>
        <w:tc>
          <w:tcPr>
            <w:tcW w:w="980" w:type="dxa"/>
            <w:tcBorders>
              <w:top w:val="nil"/>
              <w:left w:val="nil"/>
              <w:bottom w:val="nil"/>
              <w:right w:val="nil"/>
            </w:tcBorders>
            <w:tcMar>
              <w:left w:w="60" w:type="dxa"/>
              <w:right w:w="60" w:type="dxa"/>
            </w:tcMar>
            <w:vAlign w:val="center"/>
          </w:tcPr>
          <w:p w14:paraId="7D255A5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21.731</w:t>
            </w:r>
          </w:p>
        </w:tc>
        <w:tc>
          <w:tcPr>
            <w:tcW w:w="1055" w:type="dxa"/>
            <w:tcBorders>
              <w:top w:val="nil"/>
              <w:left w:val="nil"/>
              <w:bottom w:val="nil"/>
              <w:right w:val="nil"/>
            </w:tcBorders>
            <w:tcMar>
              <w:left w:w="60" w:type="dxa"/>
              <w:right w:w="60" w:type="dxa"/>
            </w:tcMar>
            <w:vAlign w:val="center"/>
          </w:tcPr>
          <w:p w14:paraId="1D074D9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12,421,403</w:t>
            </w:r>
          </w:p>
        </w:tc>
      </w:tr>
      <w:tr w:rsidR="003F6EC3" w14:paraId="46BC9016" w14:textId="77777777" w:rsidTr="55F015EE">
        <w:trPr>
          <w:trHeight w:val="258"/>
        </w:trPr>
        <w:tc>
          <w:tcPr>
            <w:tcW w:w="936" w:type="dxa"/>
            <w:tcBorders>
              <w:top w:val="nil"/>
              <w:left w:val="nil"/>
              <w:bottom w:val="nil"/>
              <w:right w:val="nil"/>
            </w:tcBorders>
            <w:tcMar>
              <w:left w:w="60" w:type="dxa"/>
              <w:right w:w="60" w:type="dxa"/>
            </w:tcMar>
            <w:vAlign w:val="center"/>
          </w:tcPr>
          <w:p w14:paraId="5A65603C"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Proximal</w:t>
            </w:r>
          </w:p>
        </w:tc>
        <w:tc>
          <w:tcPr>
            <w:tcW w:w="936" w:type="dxa"/>
            <w:tcBorders>
              <w:top w:val="nil"/>
              <w:left w:val="nil"/>
              <w:bottom w:val="nil"/>
              <w:right w:val="nil"/>
            </w:tcBorders>
            <w:tcMar>
              <w:left w:w="60" w:type="dxa"/>
              <w:right w:w="60" w:type="dxa"/>
            </w:tcMar>
            <w:vAlign w:val="center"/>
          </w:tcPr>
          <w:p w14:paraId="7E29C45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345,799,288</w:t>
            </w:r>
          </w:p>
        </w:tc>
        <w:tc>
          <w:tcPr>
            <w:tcW w:w="936" w:type="dxa"/>
            <w:tcBorders>
              <w:top w:val="nil"/>
              <w:left w:val="nil"/>
              <w:bottom w:val="nil"/>
              <w:right w:val="nil"/>
            </w:tcBorders>
            <w:tcMar>
              <w:left w:w="60" w:type="dxa"/>
              <w:right w:w="60" w:type="dxa"/>
            </w:tcMar>
            <w:vAlign w:val="center"/>
          </w:tcPr>
          <w:p w14:paraId="235F63E7"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331,085,507</w:t>
            </w:r>
          </w:p>
        </w:tc>
        <w:tc>
          <w:tcPr>
            <w:tcW w:w="951" w:type="dxa"/>
            <w:tcBorders>
              <w:top w:val="nil"/>
              <w:left w:val="nil"/>
              <w:bottom w:val="nil"/>
              <w:right w:val="nil"/>
            </w:tcBorders>
            <w:tcMar>
              <w:left w:w="60" w:type="dxa"/>
              <w:right w:w="60" w:type="dxa"/>
            </w:tcMar>
            <w:vAlign w:val="center"/>
          </w:tcPr>
          <w:p w14:paraId="1D886445"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221,412,772</w:t>
            </w:r>
          </w:p>
        </w:tc>
        <w:tc>
          <w:tcPr>
            <w:tcW w:w="980" w:type="dxa"/>
            <w:tcBorders>
              <w:top w:val="nil"/>
              <w:left w:val="nil"/>
              <w:bottom w:val="nil"/>
              <w:right w:val="nil"/>
            </w:tcBorders>
            <w:tcMar>
              <w:left w:w="60" w:type="dxa"/>
              <w:right w:w="60" w:type="dxa"/>
            </w:tcMar>
            <w:vAlign w:val="center"/>
          </w:tcPr>
          <w:p w14:paraId="147B6C42"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109,672,735</w:t>
            </w:r>
          </w:p>
        </w:tc>
        <w:tc>
          <w:tcPr>
            <w:tcW w:w="1114" w:type="dxa"/>
            <w:tcBorders>
              <w:top w:val="nil"/>
              <w:left w:val="nil"/>
              <w:bottom w:val="nil"/>
              <w:right w:val="nil"/>
            </w:tcBorders>
            <w:tcMar>
              <w:left w:w="60" w:type="dxa"/>
              <w:right w:w="60" w:type="dxa"/>
            </w:tcMar>
            <w:vAlign w:val="center"/>
          </w:tcPr>
          <w:p w14:paraId="5DF4D48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72.675</w:t>
            </w:r>
          </w:p>
        </w:tc>
        <w:tc>
          <w:tcPr>
            <w:tcW w:w="995" w:type="dxa"/>
            <w:tcBorders>
              <w:top w:val="nil"/>
              <w:left w:val="nil"/>
              <w:bottom w:val="nil"/>
              <w:right w:val="nil"/>
            </w:tcBorders>
            <w:tcMar>
              <w:left w:w="60" w:type="dxa"/>
              <w:right w:w="60" w:type="dxa"/>
            </w:tcMar>
            <w:vAlign w:val="center"/>
          </w:tcPr>
          <w:p w14:paraId="1489190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27.325</w:t>
            </w:r>
          </w:p>
        </w:tc>
        <w:tc>
          <w:tcPr>
            <w:tcW w:w="951" w:type="dxa"/>
            <w:tcBorders>
              <w:top w:val="nil"/>
              <w:left w:val="nil"/>
              <w:bottom w:val="nil"/>
              <w:right w:val="nil"/>
            </w:tcBorders>
            <w:tcMar>
              <w:left w:w="60" w:type="dxa"/>
              <w:right w:w="60" w:type="dxa"/>
            </w:tcMar>
            <w:vAlign w:val="center"/>
          </w:tcPr>
          <w:p w14:paraId="6A91016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75.904</w:t>
            </w:r>
          </w:p>
        </w:tc>
        <w:tc>
          <w:tcPr>
            <w:tcW w:w="980" w:type="dxa"/>
            <w:tcBorders>
              <w:top w:val="nil"/>
              <w:left w:val="nil"/>
              <w:bottom w:val="nil"/>
              <w:right w:val="nil"/>
            </w:tcBorders>
            <w:tcMar>
              <w:left w:w="60" w:type="dxa"/>
              <w:right w:w="60" w:type="dxa"/>
            </w:tcMar>
            <w:vAlign w:val="center"/>
          </w:tcPr>
          <w:p w14:paraId="57F05FB4"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24.096</w:t>
            </w:r>
          </w:p>
        </w:tc>
        <w:tc>
          <w:tcPr>
            <w:tcW w:w="1055" w:type="dxa"/>
            <w:tcBorders>
              <w:top w:val="nil"/>
              <w:left w:val="nil"/>
              <w:bottom w:val="nil"/>
              <w:right w:val="nil"/>
            </w:tcBorders>
            <w:tcMar>
              <w:left w:w="60" w:type="dxa"/>
              <w:right w:w="60" w:type="dxa"/>
            </w:tcMar>
            <w:vAlign w:val="center"/>
          </w:tcPr>
          <w:p w14:paraId="3B94639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455,572,023</w:t>
            </w:r>
          </w:p>
        </w:tc>
      </w:tr>
      <w:tr w:rsidR="003F6EC3" w14:paraId="28F129C9" w14:textId="77777777" w:rsidTr="55F015EE">
        <w:trPr>
          <w:trHeight w:val="258"/>
        </w:trPr>
        <w:tc>
          <w:tcPr>
            <w:tcW w:w="936" w:type="dxa"/>
            <w:tcBorders>
              <w:top w:val="nil"/>
              <w:left w:val="nil"/>
              <w:bottom w:val="nil"/>
              <w:right w:val="nil"/>
            </w:tcBorders>
            <w:tcMar>
              <w:left w:w="60" w:type="dxa"/>
              <w:right w:w="60" w:type="dxa"/>
            </w:tcMar>
            <w:vAlign w:val="center"/>
          </w:tcPr>
          <w:p w14:paraId="4AF070BC"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Intergenic</w:t>
            </w:r>
          </w:p>
        </w:tc>
        <w:tc>
          <w:tcPr>
            <w:tcW w:w="936" w:type="dxa"/>
            <w:tcBorders>
              <w:top w:val="nil"/>
              <w:left w:val="nil"/>
              <w:bottom w:val="nil"/>
              <w:right w:val="nil"/>
            </w:tcBorders>
            <w:tcMar>
              <w:left w:w="60" w:type="dxa"/>
              <w:right w:w="60" w:type="dxa"/>
            </w:tcMar>
            <w:vAlign w:val="center"/>
          </w:tcPr>
          <w:p w14:paraId="0521C6D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442,657,286</w:t>
            </w:r>
          </w:p>
        </w:tc>
        <w:tc>
          <w:tcPr>
            <w:tcW w:w="936" w:type="dxa"/>
            <w:tcBorders>
              <w:top w:val="nil"/>
              <w:left w:val="nil"/>
              <w:bottom w:val="nil"/>
              <w:right w:val="nil"/>
            </w:tcBorders>
            <w:tcMar>
              <w:left w:w="60" w:type="dxa"/>
              <w:right w:w="60" w:type="dxa"/>
            </w:tcMar>
            <w:vAlign w:val="center"/>
          </w:tcPr>
          <w:p w14:paraId="7BD6318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411,385,147</w:t>
            </w:r>
          </w:p>
        </w:tc>
        <w:tc>
          <w:tcPr>
            <w:tcW w:w="951" w:type="dxa"/>
            <w:tcBorders>
              <w:top w:val="nil"/>
              <w:left w:val="nil"/>
              <w:bottom w:val="nil"/>
              <w:right w:val="nil"/>
            </w:tcBorders>
            <w:tcMar>
              <w:left w:w="60" w:type="dxa"/>
              <w:right w:w="60" w:type="dxa"/>
            </w:tcMar>
            <w:vAlign w:val="center"/>
          </w:tcPr>
          <w:p w14:paraId="6337A2F8"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273,909,902</w:t>
            </w:r>
          </w:p>
        </w:tc>
        <w:tc>
          <w:tcPr>
            <w:tcW w:w="980" w:type="dxa"/>
            <w:tcBorders>
              <w:top w:val="nil"/>
              <w:left w:val="nil"/>
              <w:bottom w:val="nil"/>
              <w:right w:val="nil"/>
            </w:tcBorders>
            <w:tcMar>
              <w:left w:w="60" w:type="dxa"/>
              <w:right w:w="60" w:type="dxa"/>
            </w:tcMar>
            <w:vAlign w:val="center"/>
          </w:tcPr>
          <w:p w14:paraId="6873FF80"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137,475,245</w:t>
            </w:r>
          </w:p>
        </w:tc>
        <w:tc>
          <w:tcPr>
            <w:tcW w:w="1114" w:type="dxa"/>
            <w:tcBorders>
              <w:top w:val="nil"/>
              <w:left w:val="nil"/>
              <w:bottom w:val="nil"/>
              <w:right w:val="nil"/>
            </w:tcBorders>
            <w:tcMar>
              <w:left w:w="60" w:type="dxa"/>
              <w:right w:w="60" w:type="dxa"/>
            </w:tcMar>
            <w:vAlign w:val="center"/>
          </w:tcPr>
          <w:p w14:paraId="451DB18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70.912</w:t>
            </w:r>
          </w:p>
        </w:tc>
        <w:tc>
          <w:tcPr>
            <w:tcW w:w="995" w:type="dxa"/>
            <w:tcBorders>
              <w:top w:val="nil"/>
              <w:left w:val="nil"/>
              <w:bottom w:val="nil"/>
              <w:right w:val="nil"/>
            </w:tcBorders>
            <w:tcMar>
              <w:left w:w="60" w:type="dxa"/>
              <w:right w:w="60" w:type="dxa"/>
            </w:tcMar>
            <w:vAlign w:val="center"/>
          </w:tcPr>
          <w:p w14:paraId="1F318F8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29.088</w:t>
            </w:r>
          </w:p>
        </w:tc>
        <w:tc>
          <w:tcPr>
            <w:tcW w:w="951" w:type="dxa"/>
            <w:tcBorders>
              <w:top w:val="nil"/>
              <w:left w:val="nil"/>
              <w:bottom w:val="nil"/>
              <w:right w:val="nil"/>
            </w:tcBorders>
            <w:tcMar>
              <w:left w:w="60" w:type="dxa"/>
              <w:right w:w="60" w:type="dxa"/>
            </w:tcMar>
            <w:vAlign w:val="center"/>
          </w:tcPr>
          <w:p w14:paraId="4B5CA41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76.303</w:t>
            </w:r>
          </w:p>
        </w:tc>
        <w:tc>
          <w:tcPr>
            <w:tcW w:w="980" w:type="dxa"/>
            <w:tcBorders>
              <w:top w:val="nil"/>
              <w:left w:val="nil"/>
              <w:bottom w:val="nil"/>
              <w:right w:val="nil"/>
            </w:tcBorders>
            <w:tcMar>
              <w:left w:w="60" w:type="dxa"/>
              <w:right w:w="60" w:type="dxa"/>
            </w:tcMar>
            <w:vAlign w:val="center"/>
          </w:tcPr>
          <w:p w14:paraId="3C108D2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23.697</w:t>
            </w:r>
          </w:p>
        </w:tc>
        <w:tc>
          <w:tcPr>
            <w:tcW w:w="1055" w:type="dxa"/>
            <w:tcBorders>
              <w:top w:val="nil"/>
              <w:left w:val="nil"/>
              <w:bottom w:val="nil"/>
              <w:right w:val="nil"/>
            </w:tcBorders>
            <w:tcMar>
              <w:left w:w="60" w:type="dxa"/>
              <w:right w:w="60" w:type="dxa"/>
            </w:tcMar>
            <w:vAlign w:val="center"/>
          </w:tcPr>
          <w:p w14:paraId="6203055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580,132,531</w:t>
            </w:r>
          </w:p>
        </w:tc>
      </w:tr>
      <w:tr w:rsidR="003F6EC3" w14:paraId="229E1B26" w14:textId="77777777" w:rsidTr="55F015EE">
        <w:trPr>
          <w:trHeight w:val="258"/>
        </w:trPr>
        <w:tc>
          <w:tcPr>
            <w:tcW w:w="936" w:type="dxa"/>
            <w:tcBorders>
              <w:top w:val="nil"/>
              <w:left w:val="nil"/>
              <w:bottom w:val="single" w:sz="6" w:space="0" w:color="auto"/>
              <w:right w:val="nil"/>
            </w:tcBorders>
            <w:tcMar>
              <w:left w:w="60" w:type="dxa"/>
              <w:right w:w="60" w:type="dxa"/>
            </w:tcMar>
            <w:vAlign w:val="center"/>
          </w:tcPr>
          <w:p w14:paraId="46DCC090" w14:textId="77777777" w:rsidR="003F6EC3" w:rsidRDefault="003F6EC3" w:rsidP="55F015EE">
            <w:pPr>
              <w:rPr>
                <w:rFonts w:ascii="Arial" w:eastAsia="Arial" w:hAnsi="Arial" w:cs="Arial"/>
                <w:color w:val="000000" w:themeColor="text1"/>
                <w:sz w:val="22"/>
                <w:szCs w:val="22"/>
              </w:rPr>
            </w:pPr>
            <w:r w:rsidRPr="0E91EF5F">
              <w:rPr>
                <w:rFonts w:ascii="Arial" w:eastAsia="Arial" w:hAnsi="Arial" w:cs="Arial"/>
                <w:b/>
                <w:color w:val="000000" w:themeColor="text1"/>
                <w:sz w:val="22"/>
                <w:szCs w:val="22"/>
              </w:rPr>
              <w:t>Sum</w:t>
            </w:r>
          </w:p>
        </w:tc>
        <w:tc>
          <w:tcPr>
            <w:tcW w:w="936" w:type="dxa"/>
            <w:tcBorders>
              <w:top w:val="nil"/>
              <w:left w:val="nil"/>
              <w:bottom w:val="single" w:sz="6" w:space="0" w:color="auto"/>
              <w:right w:val="nil"/>
            </w:tcBorders>
            <w:tcMar>
              <w:left w:w="60" w:type="dxa"/>
              <w:right w:w="60" w:type="dxa"/>
            </w:tcMar>
            <w:vAlign w:val="center"/>
          </w:tcPr>
          <w:p w14:paraId="1DD4252A"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809,397,295</w:t>
            </w:r>
          </w:p>
        </w:tc>
        <w:tc>
          <w:tcPr>
            <w:tcW w:w="936" w:type="dxa"/>
            <w:tcBorders>
              <w:top w:val="nil"/>
              <w:left w:val="nil"/>
              <w:bottom w:val="single" w:sz="6" w:space="0" w:color="auto"/>
              <w:right w:val="nil"/>
            </w:tcBorders>
            <w:tcMar>
              <w:left w:w="60" w:type="dxa"/>
              <w:right w:w="60" w:type="dxa"/>
            </w:tcMar>
            <w:vAlign w:val="center"/>
          </w:tcPr>
          <w:p w14:paraId="6EA26F5B"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761,111,086</w:t>
            </w:r>
          </w:p>
        </w:tc>
        <w:tc>
          <w:tcPr>
            <w:tcW w:w="951" w:type="dxa"/>
            <w:tcBorders>
              <w:top w:val="nil"/>
              <w:left w:val="nil"/>
              <w:bottom w:val="single" w:sz="6" w:space="0" w:color="auto"/>
              <w:right w:val="nil"/>
            </w:tcBorders>
            <w:tcMar>
              <w:left w:w="60" w:type="dxa"/>
              <w:right w:w="60" w:type="dxa"/>
            </w:tcMar>
            <w:vAlign w:val="center"/>
          </w:tcPr>
          <w:p w14:paraId="6896F19D"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508,593,189</w:t>
            </w:r>
          </w:p>
        </w:tc>
        <w:tc>
          <w:tcPr>
            <w:tcW w:w="980" w:type="dxa"/>
            <w:tcBorders>
              <w:top w:val="nil"/>
              <w:left w:val="nil"/>
              <w:bottom w:val="single" w:sz="6" w:space="0" w:color="auto"/>
              <w:right w:val="nil"/>
            </w:tcBorders>
            <w:tcMar>
              <w:left w:w="60" w:type="dxa"/>
              <w:right w:w="60" w:type="dxa"/>
            </w:tcMar>
            <w:vAlign w:val="center"/>
          </w:tcPr>
          <w:p w14:paraId="01C0021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252,517,897</w:t>
            </w:r>
          </w:p>
        </w:tc>
        <w:tc>
          <w:tcPr>
            <w:tcW w:w="1114" w:type="dxa"/>
            <w:tcBorders>
              <w:top w:val="nil"/>
              <w:left w:val="nil"/>
              <w:bottom w:val="single" w:sz="6" w:space="0" w:color="auto"/>
              <w:right w:val="nil"/>
            </w:tcBorders>
            <w:tcMar>
              <w:left w:w="60" w:type="dxa"/>
              <w:right w:w="60" w:type="dxa"/>
            </w:tcMar>
            <w:vAlign w:val="center"/>
          </w:tcPr>
          <w:p w14:paraId="3E1D9921"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71.667</w:t>
            </w:r>
          </w:p>
        </w:tc>
        <w:tc>
          <w:tcPr>
            <w:tcW w:w="995" w:type="dxa"/>
            <w:tcBorders>
              <w:top w:val="nil"/>
              <w:left w:val="nil"/>
              <w:bottom w:val="single" w:sz="6" w:space="0" w:color="auto"/>
              <w:right w:val="nil"/>
            </w:tcBorders>
            <w:tcMar>
              <w:left w:w="60" w:type="dxa"/>
              <w:right w:w="60" w:type="dxa"/>
            </w:tcMar>
            <w:vAlign w:val="center"/>
          </w:tcPr>
          <w:p w14:paraId="1088603C"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28.333</w:t>
            </w:r>
          </w:p>
        </w:tc>
        <w:tc>
          <w:tcPr>
            <w:tcW w:w="951" w:type="dxa"/>
            <w:tcBorders>
              <w:top w:val="nil"/>
              <w:left w:val="nil"/>
              <w:bottom w:val="single" w:sz="6" w:space="0" w:color="auto"/>
              <w:right w:val="nil"/>
            </w:tcBorders>
            <w:tcMar>
              <w:left w:w="60" w:type="dxa"/>
              <w:right w:w="60" w:type="dxa"/>
            </w:tcMar>
            <w:vAlign w:val="center"/>
          </w:tcPr>
          <w:p w14:paraId="5AE08EB9"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76.213</w:t>
            </w:r>
          </w:p>
        </w:tc>
        <w:tc>
          <w:tcPr>
            <w:tcW w:w="980" w:type="dxa"/>
            <w:tcBorders>
              <w:top w:val="nil"/>
              <w:left w:val="nil"/>
              <w:bottom w:val="single" w:sz="6" w:space="0" w:color="auto"/>
              <w:right w:val="nil"/>
            </w:tcBorders>
            <w:tcMar>
              <w:left w:w="60" w:type="dxa"/>
              <w:right w:w="60" w:type="dxa"/>
            </w:tcMar>
            <w:vAlign w:val="center"/>
          </w:tcPr>
          <w:p w14:paraId="73D0407F" w14:textId="77777777" w:rsidR="003F6EC3" w:rsidRDefault="003F6EC3" w:rsidP="55F015EE">
            <w:pPr>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23.787</w:t>
            </w:r>
          </w:p>
        </w:tc>
        <w:tc>
          <w:tcPr>
            <w:tcW w:w="1055" w:type="dxa"/>
            <w:tcBorders>
              <w:top w:val="nil"/>
              <w:left w:val="nil"/>
              <w:bottom w:val="single" w:sz="6" w:space="0" w:color="auto"/>
              <w:right w:val="nil"/>
            </w:tcBorders>
            <w:tcMar>
              <w:left w:w="60" w:type="dxa"/>
              <w:right w:w="60" w:type="dxa"/>
            </w:tcMar>
            <w:vAlign w:val="center"/>
          </w:tcPr>
          <w:p w14:paraId="17473A8E" w14:textId="77777777" w:rsidR="003F6EC3" w:rsidRDefault="003F6EC3" w:rsidP="55F015EE">
            <w:pPr>
              <w:keepNext/>
              <w:jc w:val="right"/>
              <w:rPr>
                <w:rFonts w:ascii="Arial" w:eastAsia="Arial" w:hAnsi="Arial" w:cs="Arial"/>
                <w:color w:val="000000" w:themeColor="text1"/>
                <w:sz w:val="22"/>
                <w:szCs w:val="22"/>
              </w:rPr>
            </w:pPr>
            <w:r w:rsidRPr="0E91EF5F">
              <w:rPr>
                <w:rFonts w:ascii="Arial" w:eastAsia="Arial" w:hAnsi="Arial" w:cs="Arial"/>
                <w:color w:val="000000" w:themeColor="text1"/>
                <w:sz w:val="22"/>
                <w:szCs w:val="22"/>
              </w:rPr>
              <w:t>1,062,015,192</w:t>
            </w:r>
          </w:p>
        </w:tc>
      </w:tr>
    </w:tbl>
    <w:p w14:paraId="751ECE39" w14:textId="4CF9C6C1" w:rsidR="00E357D6" w:rsidRDefault="00E357D6" w:rsidP="19471C96">
      <w:pPr>
        <w:pStyle w:val="a4"/>
        <w:rPr>
          <w:rFonts w:ascii="Arial" w:eastAsia="Arial" w:hAnsi="Arial" w:cs="Arial"/>
          <w:i w:val="0"/>
          <w:iCs w:val="0"/>
          <w:sz w:val="22"/>
          <w:szCs w:val="22"/>
        </w:rPr>
      </w:pPr>
      <w:r w:rsidRPr="0E91EF5F">
        <w:rPr>
          <w:rFonts w:ascii="Arial" w:eastAsia="Arial" w:hAnsi="Arial" w:cs="Arial"/>
          <w:b/>
          <w:i w:val="0"/>
          <w:sz w:val="22"/>
          <w:szCs w:val="22"/>
        </w:rPr>
        <w:t>Table S</w:t>
      </w:r>
      <w:r w:rsidR="1164DB04" w:rsidRPr="0E91EF5F">
        <w:rPr>
          <w:rFonts w:ascii="Arial" w:eastAsia="Arial" w:hAnsi="Arial" w:cs="Arial"/>
          <w:b/>
          <w:i w:val="0"/>
          <w:sz w:val="22"/>
          <w:szCs w:val="22"/>
        </w:rPr>
        <w:t>2</w:t>
      </w:r>
      <w:r w:rsidR="595F4979" w:rsidRPr="0E91EF5F">
        <w:rPr>
          <w:rFonts w:ascii="Arial" w:eastAsia="Arial" w:hAnsi="Arial" w:cs="Arial"/>
          <w:b/>
          <w:i w:val="0"/>
          <w:sz w:val="22"/>
          <w:szCs w:val="22"/>
        </w:rPr>
        <w:t xml:space="preserve"> |</w:t>
      </w:r>
      <w:r w:rsidRPr="19471C96">
        <w:rPr>
          <w:rFonts w:ascii="Arial" w:eastAsia="Arial" w:hAnsi="Arial" w:cs="Arial"/>
          <w:b/>
          <w:bCs/>
          <w:i w:val="0"/>
          <w:iCs w:val="0"/>
          <w:sz w:val="22"/>
          <w:szCs w:val="22"/>
        </w:rPr>
        <w:t xml:space="preserve"> Comparison of the number of variants discovered in this study using the </w:t>
      </w:r>
      <w:proofErr w:type="spellStart"/>
      <w:r w:rsidRPr="19471C96">
        <w:rPr>
          <w:rFonts w:ascii="Arial" w:eastAsia="Arial" w:hAnsi="Arial" w:cs="Arial"/>
          <w:b/>
          <w:bCs/>
          <w:i w:val="0"/>
          <w:iCs w:val="0"/>
          <w:sz w:val="22"/>
          <w:szCs w:val="22"/>
        </w:rPr>
        <w:t>GraphTyper</w:t>
      </w:r>
      <w:proofErr w:type="spellEnd"/>
      <w:r w:rsidRPr="19471C96">
        <w:rPr>
          <w:rFonts w:ascii="Arial" w:eastAsia="Arial" w:hAnsi="Arial" w:cs="Arial"/>
          <w:b/>
          <w:bCs/>
          <w:i w:val="0"/>
          <w:iCs w:val="0"/>
          <w:sz w:val="22"/>
          <w:szCs w:val="22"/>
        </w:rPr>
        <w:t xml:space="preserve"> dataset, </w:t>
      </w:r>
      <w:proofErr w:type="spellStart"/>
      <w:r w:rsidRPr="19471C96">
        <w:rPr>
          <w:rFonts w:ascii="Arial" w:eastAsia="Arial" w:hAnsi="Arial" w:cs="Arial"/>
          <w:b/>
          <w:bCs/>
          <w:i w:val="0"/>
          <w:iCs w:val="0"/>
          <w:sz w:val="22"/>
          <w:szCs w:val="22"/>
        </w:rPr>
        <w:t>TopMed</w:t>
      </w:r>
      <w:proofErr w:type="spellEnd"/>
      <w:r w:rsidRPr="19471C96">
        <w:rPr>
          <w:rFonts w:ascii="Arial" w:eastAsia="Arial" w:hAnsi="Arial" w:cs="Arial"/>
          <w:b/>
          <w:bCs/>
          <w:i w:val="0"/>
          <w:iCs w:val="0"/>
          <w:sz w:val="22"/>
          <w:szCs w:val="22"/>
        </w:rPr>
        <w:t xml:space="preserve"> and </w:t>
      </w:r>
      <w:proofErr w:type="spellStart"/>
      <w:r w:rsidRPr="19471C96">
        <w:rPr>
          <w:rFonts w:ascii="Arial" w:eastAsia="Arial" w:hAnsi="Arial" w:cs="Arial"/>
          <w:b/>
          <w:bCs/>
          <w:i w:val="0"/>
          <w:iCs w:val="0"/>
          <w:sz w:val="22"/>
          <w:szCs w:val="22"/>
        </w:rPr>
        <w:t>Gnomad</w:t>
      </w:r>
      <w:proofErr w:type="spellEnd"/>
      <w:r w:rsidRPr="19471C96">
        <w:rPr>
          <w:rFonts w:ascii="Arial" w:eastAsia="Arial" w:hAnsi="Arial" w:cs="Arial"/>
          <w:b/>
          <w:bCs/>
          <w:i w:val="0"/>
          <w:iCs w:val="0"/>
          <w:sz w:val="22"/>
          <w:szCs w:val="22"/>
        </w:rPr>
        <w:t>, split by functional annotation</w:t>
      </w:r>
      <w:r w:rsidRPr="19471C96">
        <w:rPr>
          <w:rFonts w:ascii="Arial" w:eastAsia="Arial" w:hAnsi="Arial" w:cs="Arial"/>
          <w:i w:val="0"/>
          <w:iCs w:val="0"/>
          <w:sz w:val="22"/>
          <w:szCs w:val="22"/>
        </w:rPr>
        <w:t xml:space="preserve">.  A) This study compared to TOPMED. B) This study compared to </w:t>
      </w:r>
      <w:proofErr w:type="spellStart"/>
      <w:r w:rsidRPr="19471C96">
        <w:rPr>
          <w:rFonts w:ascii="Arial" w:eastAsia="Arial" w:hAnsi="Arial" w:cs="Arial"/>
          <w:i w:val="0"/>
          <w:iCs w:val="0"/>
          <w:sz w:val="22"/>
          <w:szCs w:val="22"/>
        </w:rPr>
        <w:t>Gnomad</w:t>
      </w:r>
      <w:proofErr w:type="spellEnd"/>
      <w:r w:rsidRPr="19471C96">
        <w:rPr>
          <w:rFonts w:ascii="Arial" w:eastAsia="Arial" w:hAnsi="Arial" w:cs="Arial"/>
          <w:i w:val="0"/>
          <w:iCs w:val="0"/>
          <w:sz w:val="22"/>
          <w:szCs w:val="22"/>
        </w:rPr>
        <w:t xml:space="preserve">. C) </w:t>
      </w:r>
      <w:proofErr w:type="spellStart"/>
      <w:r w:rsidRPr="19471C96">
        <w:rPr>
          <w:rFonts w:ascii="Arial" w:eastAsia="Arial" w:hAnsi="Arial" w:cs="Arial"/>
          <w:i w:val="0"/>
          <w:iCs w:val="0"/>
          <w:sz w:val="22"/>
          <w:szCs w:val="22"/>
        </w:rPr>
        <w:t>Gnomad</w:t>
      </w:r>
      <w:proofErr w:type="spellEnd"/>
      <w:r w:rsidRPr="19471C96">
        <w:rPr>
          <w:rFonts w:ascii="Arial" w:eastAsia="Arial" w:hAnsi="Arial" w:cs="Arial"/>
          <w:i w:val="0"/>
          <w:iCs w:val="0"/>
          <w:sz w:val="22"/>
          <w:szCs w:val="22"/>
        </w:rPr>
        <w:t xml:space="preserve"> compared to TOPMED.</w:t>
      </w:r>
    </w:p>
    <w:p w14:paraId="40EBFFA6" w14:textId="5B89D802" w:rsidR="00390438" w:rsidRDefault="003F6EC3" w:rsidP="55F015EE">
      <w:pPr>
        <w:rPr>
          <w:rFonts w:ascii="Arial" w:eastAsia="Arial" w:hAnsi="Arial" w:cs="Arial"/>
          <w:sz w:val="22"/>
          <w:szCs w:val="22"/>
        </w:rPr>
      </w:pPr>
      <w:r w:rsidRPr="19471C96">
        <w:rPr>
          <w:rFonts w:ascii="Arial" w:eastAsia="Arial" w:hAnsi="Arial" w:cs="Arial"/>
          <w:sz w:val="22"/>
          <w:szCs w:val="22"/>
        </w:rPr>
        <w:br w:type="page"/>
      </w:r>
    </w:p>
    <w:tbl>
      <w:tblPr>
        <w:tblStyle w:val="ae"/>
        <w:tblW w:w="9210" w:type="dxa"/>
        <w:tblLook w:val="04A0" w:firstRow="1" w:lastRow="0" w:firstColumn="1" w:lastColumn="0" w:noHBand="0" w:noVBand="1"/>
      </w:tblPr>
      <w:tblGrid>
        <w:gridCol w:w="3875"/>
        <w:gridCol w:w="1551"/>
        <w:gridCol w:w="1751"/>
        <w:gridCol w:w="1751"/>
        <w:gridCol w:w="1551"/>
      </w:tblGrid>
      <w:tr w:rsidR="00390438" w:rsidRPr="00390438" w14:paraId="1E5C5E76" w14:textId="77777777" w:rsidTr="55F015EE">
        <w:trPr>
          <w:trHeight w:val="330"/>
        </w:trPr>
        <w:tc>
          <w:tcPr>
            <w:tcW w:w="3875" w:type="dxa"/>
            <w:noWrap/>
            <w:hideMark/>
          </w:tcPr>
          <w:p w14:paraId="6837D982" w14:textId="5A9F3FB8" w:rsidR="00390438" w:rsidRPr="008C58EC" w:rsidRDefault="72791E00" w:rsidP="55F015EE">
            <w:pPr>
              <w:rPr>
                <w:rFonts w:ascii="Arial" w:eastAsia="Arial" w:hAnsi="Arial" w:cs="Arial"/>
                <w:b/>
              </w:rPr>
            </w:pPr>
            <w:r w:rsidRPr="0E91EF5F">
              <w:rPr>
                <w:rFonts w:ascii="Arial" w:eastAsia="Arial" w:hAnsi="Arial" w:cs="Arial"/>
                <w:b/>
                <w:sz w:val="24"/>
                <w:szCs w:val="24"/>
              </w:rPr>
              <w:lastRenderedPageBreak/>
              <w:t>G</w:t>
            </w:r>
            <w:r w:rsidR="3E1C6D11" w:rsidRPr="0E91EF5F">
              <w:rPr>
                <w:rFonts w:ascii="Arial" w:eastAsia="Arial" w:hAnsi="Arial" w:cs="Arial"/>
                <w:b/>
                <w:sz w:val="24"/>
                <w:szCs w:val="24"/>
              </w:rPr>
              <w:t>enomic region</w:t>
            </w:r>
            <w:r w:rsidR="61CAA211" w:rsidRPr="0E91EF5F">
              <w:rPr>
                <w:rFonts w:ascii="Arial" w:eastAsia="Arial" w:hAnsi="Arial" w:cs="Arial"/>
                <w:b/>
                <w:sz w:val="24"/>
                <w:szCs w:val="24"/>
              </w:rPr>
              <w:t>s</w:t>
            </w:r>
          </w:p>
        </w:tc>
        <w:tc>
          <w:tcPr>
            <w:tcW w:w="1270" w:type="dxa"/>
            <w:noWrap/>
            <w:hideMark/>
          </w:tcPr>
          <w:p w14:paraId="41A02FE9" w14:textId="77777777" w:rsidR="00390438" w:rsidRPr="008C58EC" w:rsidRDefault="3E1C6D11" w:rsidP="55F015EE">
            <w:pPr>
              <w:rPr>
                <w:rFonts w:ascii="Arial" w:eastAsia="Arial" w:hAnsi="Arial" w:cs="Arial"/>
                <w:b/>
              </w:rPr>
            </w:pPr>
            <w:r w:rsidRPr="0E91EF5F">
              <w:rPr>
                <w:rFonts w:ascii="Arial" w:eastAsia="Arial" w:hAnsi="Arial" w:cs="Arial"/>
                <w:b/>
                <w:sz w:val="24"/>
                <w:szCs w:val="24"/>
              </w:rPr>
              <w:t>#site</w:t>
            </w:r>
          </w:p>
        </w:tc>
        <w:tc>
          <w:tcPr>
            <w:tcW w:w="1385" w:type="dxa"/>
            <w:noWrap/>
            <w:hideMark/>
          </w:tcPr>
          <w:p w14:paraId="395AD5C3" w14:textId="77777777" w:rsidR="00390438" w:rsidRPr="008C58EC" w:rsidRDefault="3E1C6D11" w:rsidP="55F015EE">
            <w:pPr>
              <w:rPr>
                <w:rFonts w:ascii="Arial" w:eastAsia="Arial" w:hAnsi="Arial" w:cs="Arial"/>
                <w:b/>
              </w:rPr>
            </w:pPr>
            <w:r w:rsidRPr="0E91EF5F">
              <w:rPr>
                <w:rFonts w:ascii="Arial" w:eastAsia="Arial" w:hAnsi="Arial" w:cs="Arial"/>
                <w:b/>
                <w:sz w:val="24"/>
                <w:szCs w:val="24"/>
              </w:rPr>
              <w:t>#allele</w:t>
            </w:r>
          </w:p>
        </w:tc>
        <w:tc>
          <w:tcPr>
            <w:tcW w:w="1340" w:type="dxa"/>
            <w:noWrap/>
            <w:hideMark/>
          </w:tcPr>
          <w:p w14:paraId="6CC764B1" w14:textId="77777777" w:rsidR="00390438" w:rsidRPr="008C58EC" w:rsidRDefault="3E1C6D11" w:rsidP="55F015EE">
            <w:pPr>
              <w:rPr>
                <w:rFonts w:ascii="Arial" w:eastAsia="Arial" w:hAnsi="Arial" w:cs="Arial"/>
                <w:b/>
              </w:rPr>
            </w:pPr>
            <w:r w:rsidRPr="0E91EF5F">
              <w:rPr>
                <w:rFonts w:ascii="Arial" w:eastAsia="Arial" w:hAnsi="Arial" w:cs="Arial"/>
                <w:b/>
                <w:sz w:val="24"/>
                <w:szCs w:val="24"/>
              </w:rPr>
              <w:t>#snv</w:t>
            </w:r>
          </w:p>
        </w:tc>
        <w:tc>
          <w:tcPr>
            <w:tcW w:w="1340" w:type="dxa"/>
            <w:noWrap/>
            <w:hideMark/>
          </w:tcPr>
          <w:p w14:paraId="386EC5C0" w14:textId="77777777" w:rsidR="00390438" w:rsidRPr="008C58EC" w:rsidRDefault="3E1C6D11" w:rsidP="55F015EE">
            <w:pPr>
              <w:rPr>
                <w:rFonts w:ascii="Arial" w:eastAsia="Arial" w:hAnsi="Arial" w:cs="Arial"/>
                <w:b/>
              </w:rPr>
            </w:pPr>
            <w:r w:rsidRPr="0E91EF5F">
              <w:rPr>
                <w:rFonts w:ascii="Arial" w:eastAsia="Arial" w:hAnsi="Arial" w:cs="Arial"/>
                <w:b/>
                <w:sz w:val="24"/>
                <w:szCs w:val="24"/>
              </w:rPr>
              <w:t>#indel</w:t>
            </w:r>
          </w:p>
        </w:tc>
      </w:tr>
      <w:tr w:rsidR="00390438" w:rsidRPr="00390438" w14:paraId="58294DBF" w14:textId="77777777" w:rsidTr="55F015EE">
        <w:trPr>
          <w:trHeight w:val="315"/>
        </w:trPr>
        <w:tc>
          <w:tcPr>
            <w:tcW w:w="3875" w:type="dxa"/>
            <w:noWrap/>
            <w:hideMark/>
          </w:tcPr>
          <w:p w14:paraId="35438530" w14:textId="562609FE" w:rsidR="00390438" w:rsidRPr="008C58EC" w:rsidRDefault="3E1C6D11" w:rsidP="55F015EE">
            <w:pPr>
              <w:rPr>
                <w:rFonts w:ascii="Arial" w:eastAsia="Arial" w:hAnsi="Arial" w:cs="Arial"/>
                <w:b/>
              </w:rPr>
            </w:pPr>
            <w:r w:rsidRPr="0E91EF5F">
              <w:rPr>
                <w:rFonts w:ascii="Arial" w:eastAsia="Arial" w:hAnsi="Arial" w:cs="Arial"/>
                <w:b/>
                <w:sz w:val="24"/>
                <w:szCs w:val="24"/>
              </w:rPr>
              <w:t>autosome</w:t>
            </w:r>
            <w:r w:rsidR="7013D6BC" w:rsidRPr="0E91EF5F">
              <w:rPr>
                <w:rFonts w:ascii="Arial" w:eastAsia="Arial" w:hAnsi="Arial" w:cs="Arial"/>
                <w:b/>
                <w:sz w:val="24"/>
                <w:szCs w:val="24"/>
              </w:rPr>
              <w:t>s</w:t>
            </w:r>
          </w:p>
        </w:tc>
        <w:tc>
          <w:tcPr>
            <w:tcW w:w="1270" w:type="dxa"/>
            <w:noWrap/>
            <w:hideMark/>
          </w:tcPr>
          <w:p w14:paraId="7A5953BB" w14:textId="65DABAC2" w:rsidR="00390438" w:rsidRPr="008C58EC" w:rsidRDefault="3E1C6D11" w:rsidP="55F015EE">
            <w:pPr>
              <w:rPr>
                <w:rFonts w:ascii="Arial" w:eastAsia="Arial" w:hAnsi="Arial" w:cs="Arial"/>
              </w:rPr>
            </w:pPr>
            <w:r w:rsidRPr="0E91EF5F">
              <w:rPr>
                <w:rFonts w:ascii="Arial" w:eastAsia="Arial" w:hAnsi="Arial" w:cs="Arial"/>
                <w:sz w:val="24"/>
                <w:szCs w:val="24"/>
              </w:rPr>
              <w:t xml:space="preserve">951,702,772 </w:t>
            </w:r>
          </w:p>
        </w:tc>
        <w:tc>
          <w:tcPr>
            <w:tcW w:w="1385" w:type="dxa"/>
            <w:noWrap/>
            <w:hideMark/>
          </w:tcPr>
          <w:p w14:paraId="4FEE3035" w14:textId="166984A7" w:rsidR="00390438" w:rsidRPr="008C58EC" w:rsidRDefault="3E1C6D11" w:rsidP="55F015EE">
            <w:pPr>
              <w:rPr>
                <w:rFonts w:ascii="Arial" w:eastAsia="Arial" w:hAnsi="Arial" w:cs="Arial"/>
              </w:rPr>
            </w:pPr>
            <w:r w:rsidRPr="0E91EF5F">
              <w:rPr>
                <w:rFonts w:ascii="Arial" w:eastAsia="Arial" w:hAnsi="Arial" w:cs="Arial"/>
                <w:sz w:val="24"/>
                <w:szCs w:val="24"/>
              </w:rPr>
              <w:t xml:space="preserve">1,159,017,486 </w:t>
            </w:r>
          </w:p>
        </w:tc>
        <w:tc>
          <w:tcPr>
            <w:tcW w:w="1340" w:type="dxa"/>
            <w:noWrap/>
            <w:hideMark/>
          </w:tcPr>
          <w:p w14:paraId="7FBC4415" w14:textId="02B43CBC" w:rsidR="00390438" w:rsidRPr="008C58EC" w:rsidRDefault="3E1C6D11" w:rsidP="55F015EE">
            <w:pPr>
              <w:rPr>
                <w:rFonts w:ascii="Arial" w:eastAsia="Arial" w:hAnsi="Arial" w:cs="Arial"/>
              </w:rPr>
            </w:pPr>
            <w:r w:rsidRPr="0E91EF5F">
              <w:rPr>
                <w:rFonts w:ascii="Arial" w:eastAsia="Arial" w:hAnsi="Arial" w:cs="Arial"/>
                <w:sz w:val="24"/>
                <w:szCs w:val="24"/>
              </w:rPr>
              <w:t>1,034,956,818</w:t>
            </w:r>
          </w:p>
        </w:tc>
        <w:tc>
          <w:tcPr>
            <w:tcW w:w="1340" w:type="dxa"/>
            <w:noWrap/>
            <w:hideMark/>
          </w:tcPr>
          <w:p w14:paraId="748CC9DE" w14:textId="500AE5E0" w:rsidR="00390438" w:rsidRPr="008C58EC" w:rsidRDefault="3E1C6D11" w:rsidP="55F015EE">
            <w:pPr>
              <w:rPr>
                <w:rFonts w:ascii="Arial" w:eastAsia="Arial" w:hAnsi="Arial" w:cs="Arial"/>
              </w:rPr>
            </w:pPr>
            <w:r w:rsidRPr="0E91EF5F">
              <w:rPr>
                <w:rFonts w:ascii="Arial" w:eastAsia="Arial" w:hAnsi="Arial" w:cs="Arial"/>
                <w:sz w:val="24"/>
                <w:szCs w:val="24"/>
              </w:rPr>
              <w:t xml:space="preserve">124,060,668 </w:t>
            </w:r>
          </w:p>
        </w:tc>
      </w:tr>
      <w:tr w:rsidR="00390438" w:rsidRPr="00390438" w14:paraId="32BBB4FA" w14:textId="77777777" w:rsidTr="55F015EE">
        <w:trPr>
          <w:trHeight w:val="315"/>
        </w:trPr>
        <w:tc>
          <w:tcPr>
            <w:tcW w:w="3875" w:type="dxa"/>
            <w:noWrap/>
            <w:hideMark/>
          </w:tcPr>
          <w:p w14:paraId="43987B38" w14:textId="7310A6B2" w:rsidR="00390438" w:rsidRPr="008C58EC" w:rsidRDefault="3E1C6D11" w:rsidP="55F015EE">
            <w:pPr>
              <w:rPr>
                <w:rFonts w:ascii="Arial" w:eastAsia="Arial" w:hAnsi="Arial" w:cs="Arial"/>
                <w:b/>
                <w:lang w:val="en-US"/>
              </w:rPr>
            </w:pPr>
            <w:r w:rsidRPr="0E91EF5F">
              <w:rPr>
                <w:rFonts w:ascii="Arial" w:eastAsia="Arial" w:hAnsi="Arial" w:cs="Arial"/>
                <w:b/>
                <w:sz w:val="24"/>
                <w:szCs w:val="24"/>
              </w:rPr>
              <w:t>autosome</w:t>
            </w:r>
            <w:r w:rsidR="7013D6BC" w:rsidRPr="0E91EF5F">
              <w:rPr>
                <w:rFonts w:ascii="Arial" w:eastAsia="Arial" w:hAnsi="Arial" w:cs="Arial"/>
                <w:b/>
                <w:sz w:val="24"/>
                <w:szCs w:val="24"/>
              </w:rPr>
              <w:t>s</w:t>
            </w:r>
            <w:r w:rsidRPr="0E91EF5F">
              <w:rPr>
                <w:rFonts w:ascii="Arial" w:eastAsia="Arial" w:hAnsi="Arial" w:cs="Arial"/>
                <w:b/>
                <w:sz w:val="24"/>
                <w:szCs w:val="24"/>
              </w:rPr>
              <w:t xml:space="preserve"> + chrX</w:t>
            </w:r>
          </w:p>
        </w:tc>
        <w:tc>
          <w:tcPr>
            <w:tcW w:w="1270" w:type="dxa"/>
            <w:noWrap/>
            <w:hideMark/>
          </w:tcPr>
          <w:p w14:paraId="4BBBDD39" w14:textId="1AA511E6" w:rsidR="00390438" w:rsidRPr="008C58EC" w:rsidRDefault="3E1C6D11" w:rsidP="55F015EE">
            <w:pPr>
              <w:rPr>
                <w:rFonts w:ascii="Arial" w:eastAsia="Arial" w:hAnsi="Arial" w:cs="Arial"/>
              </w:rPr>
            </w:pPr>
            <w:r w:rsidRPr="0E91EF5F">
              <w:rPr>
                <w:rFonts w:ascii="Arial" w:eastAsia="Arial" w:hAnsi="Arial" w:cs="Arial"/>
                <w:sz w:val="24"/>
                <w:szCs w:val="24"/>
              </w:rPr>
              <w:t xml:space="preserve">992,850,897 </w:t>
            </w:r>
          </w:p>
        </w:tc>
        <w:tc>
          <w:tcPr>
            <w:tcW w:w="1385" w:type="dxa"/>
            <w:noWrap/>
            <w:hideMark/>
          </w:tcPr>
          <w:p w14:paraId="0122B14C" w14:textId="56C56E09" w:rsidR="00390438" w:rsidRPr="008C58EC" w:rsidRDefault="3E1C6D11" w:rsidP="55F015EE">
            <w:pPr>
              <w:rPr>
                <w:rFonts w:ascii="Arial" w:eastAsia="Arial" w:hAnsi="Arial" w:cs="Arial"/>
              </w:rPr>
            </w:pPr>
            <w:r w:rsidRPr="0E91EF5F">
              <w:rPr>
                <w:rFonts w:ascii="Arial" w:eastAsia="Arial" w:hAnsi="Arial" w:cs="Arial"/>
                <w:sz w:val="24"/>
                <w:szCs w:val="24"/>
              </w:rPr>
              <w:t xml:space="preserve">1,207,321,612 </w:t>
            </w:r>
          </w:p>
        </w:tc>
        <w:tc>
          <w:tcPr>
            <w:tcW w:w="1340" w:type="dxa"/>
            <w:noWrap/>
            <w:hideMark/>
          </w:tcPr>
          <w:p w14:paraId="2AF85F11" w14:textId="74A4877C" w:rsidR="00390438" w:rsidRPr="008C58EC" w:rsidRDefault="3E1C6D11" w:rsidP="55F015EE">
            <w:pPr>
              <w:rPr>
                <w:rFonts w:ascii="Arial" w:eastAsia="Arial" w:hAnsi="Arial" w:cs="Arial"/>
              </w:rPr>
            </w:pPr>
            <w:r w:rsidRPr="0E91EF5F">
              <w:rPr>
                <w:rFonts w:ascii="Arial" w:eastAsia="Arial" w:hAnsi="Arial" w:cs="Arial"/>
                <w:sz w:val="24"/>
                <w:szCs w:val="24"/>
              </w:rPr>
              <w:t>1,078,449,933</w:t>
            </w:r>
          </w:p>
        </w:tc>
        <w:tc>
          <w:tcPr>
            <w:tcW w:w="1340" w:type="dxa"/>
            <w:noWrap/>
            <w:hideMark/>
          </w:tcPr>
          <w:p w14:paraId="1563DA55" w14:textId="6F6DEA18" w:rsidR="00390438" w:rsidRPr="008C58EC" w:rsidRDefault="3E1C6D11" w:rsidP="55F015EE">
            <w:pPr>
              <w:rPr>
                <w:rFonts w:ascii="Arial" w:eastAsia="Arial" w:hAnsi="Arial" w:cs="Arial"/>
              </w:rPr>
            </w:pPr>
            <w:r w:rsidRPr="0E91EF5F">
              <w:rPr>
                <w:rFonts w:ascii="Arial" w:eastAsia="Arial" w:hAnsi="Arial" w:cs="Arial"/>
                <w:sz w:val="24"/>
                <w:szCs w:val="24"/>
              </w:rPr>
              <w:t xml:space="preserve">128,871,679 </w:t>
            </w:r>
          </w:p>
        </w:tc>
      </w:tr>
      <w:tr w:rsidR="00390438" w:rsidRPr="00390438" w14:paraId="2958115C" w14:textId="77777777" w:rsidTr="55F015EE">
        <w:trPr>
          <w:trHeight w:val="315"/>
        </w:trPr>
        <w:tc>
          <w:tcPr>
            <w:tcW w:w="3875" w:type="dxa"/>
            <w:noWrap/>
            <w:hideMark/>
          </w:tcPr>
          <w:p w14:paraId="661A9E97" w14:textId="42CA4A33" w:rsidR="00390438" w:rsidRPr="008C58EC" w:rsidRDefault="3E1C6D11" w:rsidP="55F015EE">
            <w:pPr>
              <w:rPr>
                <w:rFonts w:ascii="Arial" w:eastAsia="Arial" w:hAnsi="Arial" w:cs="Arial"/>
                <w:b/>
                <w:lang w:val="en-US"/>
              </w:rPr>
            </w:pPr>
            <w:r w:rsidRPr="0E91EF5F">
              <w:rPr>
                <w:rFonts w:ascii="Arial" w:eastAsia="Arial" w:hAnsi="Arial" w:cs="Arial"/>
                <w:b/>
                <w:sz w:val="24"/>
                <w:szCs w:val="24"/>
              </w:rPr>
              <w:t>autosome</w:t>
            </w:r>
            <w:r w:rsidR="6843DFF9" w:rsidRPr="0E91EF5F">
              <w:rPr>
                <w:rFonts w:ascii="Arial" w:eastAsia="Arial" w:hAnsi="Arial" w:cs="Arial"/>
                <w:b/>
                <w:sz w:val="24"/>
                <w:szCs w:val="24"/>
              </w:rPr>
              <w:t>s</w:t>
            </w:r>
            <w:r w:rsidRPr="0E91EF5F">
              <w:rPr>
                <w:rFonts w:ascii="Arial" w:eastAsia="Arial" w:hAnsi="Arial" w:cs="Arial"/>
                <w:b/>
                <w:sz w:val="24"/>
                <w:szCs w:val="24"/>
              </w:rPr>
              <w:t xml:space="preserve"> + chrX + chrY</w:t>
            </w:r>
          </w:p>
        </w:tc>
        <w:tc>
          <w:tcPr>
            <w:tcW w:w="1270" w:type="dxa"/>
            <w:noWrap/>
            <w:hideMark/>
          </w:tcPr>
          <w:p w14:paraId="2642FF28" w14:textId="0411A987" w:rsidR="00390438" w:rsidRPr="008C58EC" w:rsidRDefault="3E1C6D11" w:rsidP="55F015EE">
            <w:pPr>
              <w:rPr>
                <w:rFonts w:ascii="Arial" w:eastAsia="Arial" w:hAnsi="Arial" w:cs="Arial"/>
              </w:rPr>
            </w:pPr>
            <w:r w:rsidRPr="0E91EF5F">
              <w:rPr>
                <w:rFonts w:ascii="Arial" w:eastAsia="Arial" w:hAnsi="Arial" w:cs="Arial"/>
                <w:sz w:val="24"/>
                <w:szCs w:val="24"/>
              </w:rPr>
              <w:t xml:space="preserve">992,930,697 </w:t>
            </w:r>
          </w:p>
        </w:tc>
        <w:tc>
          <w:tcPr>
            <w:tcW w:w="1385" w:type="dxa"/>
            <w:noWrap/>
            <w:hideMark/>
          </w:tcPr>
          <w:p w14:paraId="734359BA" w14:textId="66B2CB04" w:rsidR="00390438" w:rsidRPr="008C58EC" w:rsidRDefault="3E1C6D11" w:rsidP="55F015EE">
            <w:pPr>
              <w:rPr>
                <w:rFonts w:ascii="Arial" w:eastAsia="Arial" w:hAnsi="Arial" w:cs="Arial"/>
              </w:rPr>
            </w:pPr>
            <w:r w:rsidRPr="0E91EF5F">
              <w:rPr>
                <w:rFonts w:ascii="Arial" w:eastAsia="Arial" w:hAnsi="Arial" w:cs="Arial"/>
                <w:sz w:val="24"/>
                <w:szCs w:val="24"/>
              </w:rPr>
              <w:t xml:space="preserve">1,207,438,352 </w:t>
            </w:r>
          </w:p>
        </w:tc>
        <w:tc>
          <w:tcPr>
            <w:tcW w:w="1340" w:type="dxa"/>
            <w:noWrap/>
            <w:hideMark/>
          </w:tcPr>
          <w:p w14:paraId="79D6173F" w14:textId="5A0FBDBE" w:rsidR="00390438" w:rsidRPr="008C58EC" w:rsidRDefault="3E1C6D11" w:rsidP="55F015EE">
            <w:pPr>
              <w:rPr>
                <w:rFonts w:ascii="Arial" w:eastAsia="Arial" w:hAnsi="Arial" w:cs="Arial"/>
              </w:rPr>
            </w:pPr>
            <w:r w:rsidRPr="0E91EF5F">
              <w:rPr>
                <w:rFonts w:ascii="Arial" w:eastAsia="Arial" w:hAnsi="Arial" w:cs="Arial"/>
                <w:sz w:val="24"/>
                <w:szCs w:val="24"/>
              </w:rPr>
              <w:t>1,078,540,156</w:t>
            </w:r>
          </w:p>
        </w:tc>
        <w:tc>
          <w:tcPr>
            <w:tcW w:w="1340" w:type="dxa"/>
            <w:noWrap/>
            <w:hideMark/>
          </w:tcPr>
          <w:p w14:paraId="2546D4A2" w14:textId="482F3301" w:rsidR="00390438" w:rsidRPr="008C58EC" w:rsidRDefault="3E1C6D11" w:rsidP="55F015EE">
            <w:pPr>
              <w:rPr>
                <w:rFonts w:ascii="Arial" w:eastAsia="Arial" w:hAnsi="Arial" w:cs="Arial"/>
              </w:rPr>
            </w:pPr>
            <w:r w:rsidRPr="0E91EF5F">
              <w:rPr>
                <w:rFonts w:ascii="Arial" w:eastAsia="Arial" w:hAnsi="Arial" w:cs="Arial"/>
                <w:sz w:val="24"/>
                <w:szCs w:val="24"/>
              </w:rPr>
              <w:t xml:space="preserve">128,898,196 </w:t>
            </w:r>
          </w:p>
        </w:tc>
      </w:tr>
      <w:tr w:rsidR="00390438" w:rsidRPr="00390438" w14:paraId="6449C5AE" w14:textId="77777777" w:rsidTr="55F015EE">
        <w:trPr>
          <w:trHeight w:val="315"/>
        </w:trPr>
        <w:tc>
          <w:tcPr>
            <w:tcW w:w="3875" w:type="dxa"/>
            <w:noWrap/>
            <w:hideMark/>
          </w:tcPr>
          <w:p w14:paraId="329ECD57" w14:textId="62CD2CC3" w:rsidR="00390438" w:rsidRPr="008C58EC" w:rsidRDefault="3E1C6D11" w:rsidP="55F015EE">
            <w:pPr>
              <w:rPr>
                <w:rFonts w:ascii="Arial" w:eastAsia="Arial" w:hAnsi="Arial" w:cs="Arial"/>
                <w:b/>
                <w:lang w:val="en-US"/>
              </w:rPr>
            </w:pPr>
            <w:r w:rsidRPr="0E91EF5F">
              <w:rPr>
                <w:rFonts w:ascii="Arial" w:eastAsia="Arial" w:hAnsi="Arial" w:cs="Arial"/>
                <w:b/>
                <w:sz w:val="24"/>
                <w:szCs w:val="24"/>
              </w:rPr>
              <w:t>autosome</w:t>
            </w:r>
            <w:r w:rsidR="6843DFF9" w:rsidRPr="0E91EF5F">
              <w:rPr>
                <w:rFonts w:ascii="Arial" w:eastAsia="Arial" w:hAnsi="Arial" w:cs="Arial"/>
                <w:b/>
                <w:sz w:val="24"/>
                <w:szCs w:val="24"/>
              </w:rPr>
              <w:t>s</w:t>
            </w:r>
            <w:r w:rsidRPr="0E91EF5F">
              <w:rPr>
                <w:rFonts w:ascii="Arial" w:eastAsia="Arial" w:hAnsi="Arial" w:cs="Arial"/>
                <w:b/>
                <w:sz w:val="24"/>
                <w:szCs w:val="24"/>
              </w:rPr>
              <w:t xml:space="preserve"> + chrX + chrY + chrM</w:t>
            </w:r>
          </w:p>
        </w:tc>
        <w:tc>
          <w:tcPr>
            <w:tcW w:w="1270" w:type="dxa"/>
            <w:noWrap/>
            <w:hideMark/>
          </w:tcPr>
          <w:p w14:paraId="1138510F" w14:textId="450435CA" w:rsidR="00390438" w:rsidRPr="008C58EC" w:rsidRDefault="3E1C6D11" w:rsidP="55F015EE">
            <w:pPr>
              <w:rPr>
                <w:rFonts w:ascii="Arial" w:eastAsia="Arial" w:hAnsi="Arial" w:cs="Arial"/>
              </w:rPr>
            </w:pPr>
            <w:r w:rsidRPr="0E91EF5F">
              <w:rPr>
                <w:rFonts w:ascii="Arial" w:eastAsia="Arial" w:hAnsi="Arial" w:cs="Arial"/>
                <w:sz w:val="24"/>
                <w:szCs w:val="24"/>
              </w:rPr>
              <w:t xml:space="preserve">992,947,214 </w:t>
            </w:r>
          </w:p>
        </w:tc>
        <w:tc>
          <w:tcPr>
            <w:tcW w:w="1385" w:type="dxa"/>
            <w:noWrap/>
            <w:hideMark/>
          </w:tcPr>
          <w:p w14:paraId="388A66BF" w14:textId="62783B7D" w:rsidR="00390438" w:rsidRPr="008C58EC" w:rsidRDefault="3E1C6D11" w:rsidP="55F015EE">
            <w:pPr>
              <w:rPr>
                <w:rFonts w:ascii="Arial" w:eastAsia="Arial" w:hAnsi="Arial" w:cs="Arial"/>
              </w:rPr>
            </w:pPr>
            <w:r w:rsidRPr="0E91EF5F">
              <w:rPr>
                <w:rFonts w:ascii="Arial" w:eastAsia="Arial" w:hAnsi="Arial" w:cs="Arial"/>
                <w:sz w:val="24"/>
                <w:szCs w:val="24"/>
              </w:rPr>
              <w:t xml:space="preserve">1,207,505,585 </w:t>
            </w:r>
          </w:p>
        </w:tc>
        <w:tc>
          <w:tcPr>
            <w:tcW w:w="1340" w:type="dxa"/>
            <w:noWrap/>
            <w:hideMark/>
          </w:tcPr>
          <w:p w14:paraId="30946D01" w14:textId="1B44D35B" w:rsidR="00390438" w:rsidRPr="008C58EC" w:rsidRDefault="3E1C6D11" w:rsidP="55F015EE">
            <w:pPr>
              <w:rPr>
                <w:rFonts w:ascii="Arial" w:eastAsia="Arial" w:hAnsi="Arial" w:cs="Arial"/>
              </w:rPr>
            </w:pPr>
            <w:r w:rsidRPr="0E91EF5F">
              <w:rPr>
                <w:rFonts w:ascii="Arial" w:eastAsia="Arial" w:hAnsi="Arial" w:cs="Arial"/>
                <w:sz w:val="24"/>
                <w:szCs w:val="24"/>
              </w:rPr>
              <w:t>1,078,581,356</w:t>
            </w:r>
          </w:p>
        </w:tc>
        <w:tc>
          <w:tcPr>
            <w:tcW w:w="1340" w:type="dxa"/>
            <w:noWrap/>
            <w:hideMark/>
          </w:tcPr>
          <w:p w14:paraId="49267B02" w14:textId="496AC03F" w:rsidR="00390438" w:rsidRPr="008C58EC" w:rsidRDefault="3E1C6D11" w:rsidP="55F015EE">
            <w:pPr>
              <w:rPr>
                <w:rFonts w:ascii="Arial" w:eastAsia="Arial" w:hAnsi="Arial" w:cs="Arial"/>
              </w:rPr>
            </w:pPr>
            <w:r w:rsidRPr="0E91EF5F">
              <w:rPr>
                <w:rFonts w:ascii="Arial" w:eastAsia="Arial" w:hAnsi="Arial" w:cs="Arial"/>
                <w:sz w:val="24"/>
                <w:szCs w:val="24"/>
              </w:rPr>
              <w:t xml:space="preserve">128,924,229 </w:t>
            </w:r>
          </w:p>
        </w:tc>
      </w:tr>
      <w:tr w:rsidR="00390438" w:rsidRPr="00390438" w14:paraId="79474CC0" w14:textId="77777777" w:rsidTr="55F015EE">
        <w:trPr>
          <w:trHeight w:val="330"/>
        </w:trPr>
        <w:tc>
          <w:tcPr>
            <w:tcW w:w="3875" w:type="dxa"/>
            <w:noWrap/>
            <w:hideMark/>
          </w:tcPr>
          <w:p w14:paraId="7D3188C3" w14:textId="1CF44AB1" w:rsidR="00390438" w:rsidRPr="008C58EC" w:rsidRDefault="3E1C6D11" w:rsidP="55F015EE">
            <w:pPr>
              <w:rPr>
                <w:rFonts w:ascii="Arial" w:eastAsia="Arial" w:hAnsi="Arial" w:cs="Arial"/>
                <w:b/>
                <w:lang w:val="en-US"/>
              </w:rPr>
            </w:pPr>
            <w:r w:rsidRPr="0E91EF5F">
              <w:rPr>
                <w:rFonts w:ascii="Arial" w:eastAsia="Arial" w:hAnsi="Arial" w:cs="Arial"/>
                <w:b/>
                <w:sz w:val="24"/>
                <w:szCs w:val="24"/>
              </w:rPr>
              <w:t>autosome</w:t>
            </w:r>
            <w:r w:rsidR="18BB26FD" w:rsidRPr="0E91EF5F">
              <w:rPr>
                <w:rFonts w:ascii="Arial" w:eastAsia="Arial" w:hAnsi="Arial" w:cs="Arial"/>
                <w:b/>
                <w:sz w:val="24"/>
                <w:szCs w:val="24"/>
              </w:rPr>
              <w:t>s</w:t>
            </w:r>
            <w:r w:rsidRPr="0E91EF5F">
              <w:rPr>
                <w:rFonts w:ascii="Arial" w:eastAsia="Arial" w:hAnsi="Arial" w:cs="Arial"/>
                <w:b/>
                <w:sz w:val="24"/>
                <w:szCs w:val="24"/>
              </w:rPr>
              <w:t xml:space="preserve"> + chrX + chrY + chrM + </w:t>
            </w:r>
            <w:r w:rsidR="258FC1EE" w:rsidRPr="0E91EF5F">
              <w:rPr>
                <w:rFonts w:ascii="Arial" w:eastAsia="Arial" w:hAnsi="Arial" w:cs="Arial"/>
                <w:b/>
                <w:sz w:val="24"/>
                <w:szCs w:val="24"/>
              </w:rPr>
              <w:t>ALT contigs</w:t>
            </w:r>
          </w:p>
        </w:tc>
        <w:tc>
          <w:tcPr>
            <w:tcW w:w="1270" w:type="dxa"/>
            <w:noWrap/>
            <w:hideMark/>
          </w:tcPr>
          <w:p w14:paraId="705897E6" w14:textId="6500B8B7" w:rsidR="00390438" w:rsidRPr="008C58EC" w:rsidRDefault="3E1C6D11" w:rsidP="55F015EE">
            <w:pPr>
              <w:rPr>
                <w:rFonts w:ascii="Arial" w:eastAsia="Arial" w:hAnsi="Arial" w:cs="Arial"/>
              </w:rPr>
            </w:pPr>
            <w:r w:rsidRPr="0E91EF5F">
              <w:rPr>
                <w:rFonts w:ascii="Arial" w:eastAsia="Arial" w:hAnsi="Arial" w:cs="Arial"/>
                <w:sz w:val="24"/>
                <w:szCs w:val="24"/>
              </w:rPr>
              <w:t xml:space="preserve">995,249,518 </w:t>
            </w:r>
          </w:p>
        </w:tc>
        <w:tc>
          <w:tcPr>
            <w:tcW w:w="1385" w:type="dxa"/>
            <w:noWrap/>
            <w:hideMark/>
          </w:tcPr>
          <w:p w14:paraId="11C84486" w14:textId="61D2F870" w:rsidR="00390438" w:rsidRPr="008C58EC" w:rsidRDefault="3E1C6D11" w:rsidP="55F015EE">
            <w:pPr>
              <w:rPr>
                <w:rFonts w:ascii="Arial" w:eastAsia="Arial" w:hAnsi="Arial" w:cs="Arial"/>
              </w:rPr>
            </w:pPr>
            <w:r w:rsidRPr="0E91EF5F">
              <w:rPr>
                <w:rFonts w:ascii="Arial" w:eastAsia="Arial" w:hAnsi="Arial" w:cs="Arial"/>
                <w:sz w:val="24"/>
                <w:szCs w:val="24"/>
              </w:rPr>
              <w:t xml:space="preserve">1,210,935,383 </w:t>
            </w:r>
          </w:p>
        </w:tc>
        <w:tc>
          <w:tcPr>
            <w:tcW w:w="1340" w:type="dxa"/>
            <w:noWrap/>
            <w:hideMark/>
          </w:tcPr>
          <w:p w14:paraId="4AF986CB" w14:textId="3F9EAF2B" w:rsidR="00390438" w:rsidRPr="008C58EC" w:rsidRDefault="3E1C6D11" w:rsidP="55F015EE">
            <w:pPr>
              <w:rPr>
                <w:rFonts w:ascii="Arial" w:eastAsia="Arial" w:hAnsi="Arial" w:cs="Arial"/>
              </w:rPr>
            </w:pPr>
            <w:r w:rsidRPr="0E91EF5F">
              <w:rPr>
                <w:rFonts w:ascii="Arial" w:eastAsia="Arial" w:hAnsi="Arial" w:cs="Arial"/>
                <w:sz w:val="24"/>
                <w:szCs w:val="24"/>
              </w:rPr>
              <w:t>1,081,661,407</w:t>
            </w:r>
          </w:p>
        </w:tc>
        <w:tc>
          <w:tcPr>
            <w:tcW w:w="1340" w:type="dxa"/>
            <w:noWrap/>
            <w:hideMark/>
          </w:tcPr>
          <w:p w14:paraId="61B509D6" w14:textId="706A4CEB" w:rsidR="00390438" w:rsidRPr="008C58EC" w:rsidRDefault="3E1C6D11" w:rsidP="55F015EE">
            <w:pPr>
              <w:rPr>
                <w:rFonts w:ascii="Arial" w:eastAsia="Arial" w:hAnsi="Arial" w:cs="Arial"/>
              </w:rPr>
            </w:pPr>
            <w:r w:rsidRPr="0E91EF5F">
              <w:rPr>
                <w:rFonts w:ascii="Arial" w:eastAsia="Arial" w:hAnsi="Arial" w:cs="Arial"/>
                <w:sz w:val="24"/>
                <w:szCs w:val="24"/>
              </w:rPr>
              <w:t xml:space="preserve">129,273,976 </w:t>
            </w:r>
          </w:p>
        </w:tc>
      </w:tr>
    </w:tbl>
    <w:p w14:paraId="2F242CE9" w14:textId="77777777" w:rsidR="00390438" w:rsidRPr="00390438" w:rsidRDefault="00390438" w:rsidP="55F015EE">
      <w:pPr>
        <w:rPr>
          <w:rFonts w:ascii="Arial" w:eastAsia="Arial" w:hAnsi="Arial" w:cs="Arial"/>
          <w:sz w:val="22"/>
          <w:szCs w:val="22"/>
        </w:rPr>
      </w:pPr>
    </w:p>
    <w:p w14:paraId="13CB6E6D" w14:textId="6D08279C" w:rsidR="003F6EC3" w:rsidRDefault="452929CB" w:rsidP="19471C96">
      <w:pPr>
        <w:pStyle w:val="a4"/>
        <w:rPr>
          <w:rFonts w:ascii="Arial" w:eastAsia="Arial" w:hAnsi="Arial" w:cs="Arial"/>
          <w:i w:val="0"/>
          <w:iCs w:val="0"/>
          <w:sz w:val="22"/>
          <w:szCs w:val="22"/>
        </w:rPr>
      </w:pPr>
      <w:r w:rsidRPr="0E91EF5F">
        <w:rPr>
          <w:rFonts w:ascii="Arial" w:eastAsia="Arial" w:hAnsi="Arial" w:cs="Arial"/>
          <w:b/>
          <w:i w:val="0"/>
          <w:sz w:val="22"/>
          <w:szCs w:val="22"/>
        </w:rPr>
        <w:t>Table S</w:t>
      </w:r>
      <w:r w:rsidR="654359E5" w:rsidRPr="0E91EF5F">
        <w:rPr>
          <w:rFonts w:ascii="Arial" w:eastAsia="Arial" w:hAnsi="Arial" w:cs="Arial"/>
          <w:b/>
          <w:i w:val="0"/>
          <w:sz w:val="22"/>
          <w:szCs w:val="22"/>
        </w:rPr>
        <w:t>3</w:t>
      </w:r>
      <w:r w:rsidR="14960BC8" w:rsidRPr="0E91EF5F">
        <w:rPr>
          <w:rFonts w:ascii="Arial" w:eastAsia="Arial" w:hAnsi="Arial" w:cs="Arial"/>
          <w:b/>
          <w:i w:val="0"/>
          <w:sz w:val="22"/>
          <w:szCs w:val="22"/>
        </w:rPr>
        <w:t xml:space="preserve"> |</w:t>
      </w:r>
      <w:r w:rsidRPr="19471C96">
        <w:rPr>
          <w:rFonts w:ascii="Arial" w:eastAsia="Arial" w:hAnsi="Arial" w:cs="Arial"/>
          <w:b/>
          <w:bCs/>
          <w:i w:val="0"/>
          <w:iCs w:val="0"/>
          <w:sz w:val="22"/>
          <w:szCs w:val="22"/>
        </w:rPr>
        <w:t xml:space="preserve"> Summary statistics of variants called in the DRAGEN aggregate dataset</w:t>
      </w:r>
      <w:r w:rsidR="41489BE7" w:rsidRPr="19471C96">
        <w:rPr>
          <w:rFonts w:ascii="Arial" w:eastAsia="Arial" w:hAnsi="Arial" w:cs="Arial"/>
          <w:b/>
          <w:bCs/>
          <w:i w:val="0"/>
          <w:iCs w:val="0"/>
          <w:sz w:val="22"/>
          <w:szCs w:val="22"/>
        </w:rPr>
        <w:t xml:space="preserve"> release 2</w:t>
      </w:r>
      <w:r w:rsidRPr="19471C96">
        <w:rPr>
          <w:rFonts w:ascii="Arial" w:eastAsia="Arial" w:hAnsi="Arial" w:cs="Arial"/>
          <w:b/>
          <w:bCs/>
          <w:i w:val="0"/>
          <w:iCs w:val="0"/>
          <w:sz w:val="22"/>
          <w:szCs w:val="22"/>
        </w:rPr>
        <w:t>.</w:t>
      </w:r>
      <w:r w:rsidRPr="19471C96">
        <w:rPr>
          <w:rFonts w:ascii="Arial" w:eastAsia="Arial" w:hAnsi="Arial" w:cs="Arial"/>
          <w:i w:val="0"/>
          <w:iCs w:val="0"/>
          <w:sz w:val="22"/>
          <w:szCs w:val="22"/>
        </w:rPr>
        <w:t xml:space="preserve"> Numbers </w:t>
      </w:r>
      <w:r w:rsidR="41489BE7" w:rsidRPr="19471C96">
        <w:rPr>
          <w:rFonts w:ascii="Arial" w:eastAsia="Arial" w:hAnsi="Arial" w:cs="Arial"/>
          <w:i w:val="0"/>
          <w:iCs w:val="0"/>
          <w:sz w:val="22"/>
          <w:szCs w:val="22"/>
        </w:rPr>
        <w:t>are for PASS variants.</w:t>
      </w:r>
    </w:p>
    <w:p w14:paraId="19665428" w14:textId="4BC92D14" w:rsidR="000B2899" w:rsidRDefault="000B2899" w:rsidP="55F015EE">
      <w:pPr>
        <w:widowControl w:val="0"/>
        <w:spacing w:after="160" w:line="259" w:lineRule="auto"/>
        <w:rPr>
          <w:rFonts w:ascii="Arial" w:eastAsia="Arial" w:hAnsi="Arial" w:cs="Arial"/>
          <w:sz w:val="22"/>
          <w:szCs w:val="22"/>
        </w:rPr>
      </w:pPr>
    </w:p>
    <w:p w14:paraId="1AC3B504" w14:textId="77777777" w:rsidR="59A936DD" w:rsidRDefault="59A936DD" w:rsidP="55F015EE">
      <w:pPr>
        <w:pStyle w:val="a5"/>
        <w:widowControl w:val="0"/>
        <w:numPr>
          <w:ilvl w:val="0"/>
          <w:numId w:val="2"/>
        </w:numPr>
        <w:spacing w:line="257" w:lineRule="auto"/>
        <w:ind w:left="360"/>
        <w:rPr>
          <w:rFonts w:ascii="Arial" w:eastAsia="Arial" w:hAnsi="Arial" w:cs="Arial"/>
          <w:color w:val="000000" w:themeColor="text1"/>
          <w:sz w:val="22"/>
          <w:szCs w:val="22"/>
        </w:rPr>
      </w:pPr>
      <w:proofErr w:type="spellStart"/>
      <w:r w:rsidRPr="0E91EF5F">
        <w:rPr>
          <w:rFonts w:ascii="Arial" w:eastAsia="Arial" w:hAnsi="Arial" w:cs="Arial"/>
          <w:color w:val="000000" w:themeColor="text1"/>
          <w:sz w:val="22"/>
          <w:szCs w:val="22"/>
        </w:rPr>
        <w:t>SNP+Indel</w:t>
      </w:r>
      <w:proofErr w:type="spellEnd"/>
    </w:p>
    <w:tbl>
      <w:tblPr>
        <w:tblW w:w="0" w:type="auto"/>
        <w:tblLook w:val="04A0" w:firstRow="1" w:lastRow="0" w:firstColumn="1" w:lastColumn="0" w:noHBand="0" w:noVBand="1"/>
      </w:tblPr>
      <w:tblGrid>
        <w:gridCol w:w="1722"/>
        <w:gridCol w:w="1722"/>
        <w:gridCol w:w="1722"/>
        <w:gridCol w:w="1722"/>
        <w:gridCol w:w="1722"/>
      </w:tblGrid>
      <w:tr w:rsidR="10F44711" w14:paraId="1051CFDB" w14:textId="77777777" w:rsidTr="55F015EE">
        <w:trPr>
          <w:trHeight w:val="300"/>
        </w:trPr>
        <w:tc>
          <w:tcPr>
            <w:tcW w:w="1722" w:type="dxa"/>
            <w:tcBorders>
              <w:top w:val="single" w:sz="12" w:space="0" w:color="auto"/>
              <w:left w:val="nil"/>
              <w:bottom w:val="nil"/>
              <w:right w:val="nil"/>
            </w:tcBorders>
            <w:tcMar>
              <w:left w:w="60" w:type="dxa"/>
              <w:right w:w="60" w:type="dxa"/>
            </w:tcMar>
            <w:vAlign w:val="center"/>
          </w:tcPr>
          <w:p w14:paraId="1C5A69E0"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GIAB sample</w:t>
            </w:r>
          </w:p>
        </w:tc>
        <w:tc>
          <w:tcPr>
            <w:tcW w:w="1722" w:type="dxa"/>
            <w:tcBorders>
              <w:top w:val="single" w:sz="12" w:space="0" w:color="auto"/>
              <w:left w:val="nil"/>
              <w:bottom w:val="nil"/>
              <w:right w:val="nil"/>
            </w:tcBorders>
            <w:tcMar>
              <w:left w:w="60" w:type="dxa"/>
              <w:right w:w="60" w:type="dxa"/>
            </w:tcMar>
            <w:vAlign w:val="center"/>
          </w:tcPr>
          <w:p w14:paraId="007525B3"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Number of Variants</w:t>
            </w:r>
          </w:p>
        </w:tc>
        <w:tc>
          <w:tcPr>
            <w:tcW w:w="1722" w:type="dxa"/>
            <w:tcBorders>
              <w:top w:val="single" w:sz="12" w:space="0" w:color="auto"/>
              <w:left w:val="nil"/>
              <w:bottom w:val="nil"/>
              <w:right w:val="nil"/>
            </w:tcBorders>
            <w:tcMar>
              <w:left w:w="60" w:type="dxa"/>
              <w:right w:w="60" w:type="dxa"/>
            </w:tcMar>
            <w:vAlign w:val="center"/>
          </w:tcPr>
          <w:p w14:paraId="1F5A9E1E"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Sensitivity</w:t>
            </w:r>
          </w:p>
        </w:tc>
        <w:tc>
          <w:tcPr>
            <w:tcW w:w="1722" w:type="dxa"/>
            <w:tcBorders>
              <w:top w:val="single" w:sz="12" w:space="0" w:color="auto"/>
              <w:left w:val="nil"/>
              <w:bottom w:val="nil"/>
              <w:right w:val="nil"/>
            </w:tcBorders>
            <w:tcMar>
              <w:left w:w="60" w:type="dxa"/>
              <w:right w:w="60" w:type="dxa"/>
            </w:tcMar>
            <w:vAlign w:val="center"/>
          </w:tcPr>
          <w:p w14:paraId="6305F637"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Precision</w:t>
            </w:r>
          </w:p>
        </w:tc>
        <w:tc>
          <w:tcPr>
            <w:tcW w:w="1722" w:type="dxa"/>
            <w:tcBorders>
              <w:top w:val="single" w:sz="12" w:space="0" w:color="auto"/>
              <w:left w:val="nil"/>
              <w:bottom w:val="nil"/>
              <w:right w:val="nil"/>
            </w:tcBorders>
            <w:tcMar>
              <w:left w:w="60" w:type="dxa"/>
              <w:right w:w="60" w:type="dxa"/>
            </w:tcMar>
            <w:vAlign w:val="center"/>
          </w:tcPr>
          <w:p w14:paraId="04B722E9"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F1-score</w:t>
            </w:r>
          </w:p>
        </w:tc>
      </w:tr>
      <w:tr w:rsidR="10F44711" w14:paraId="5FCA19B2" w14:textId="77777777" w:rsidTr="55F015EE">
        <w:trPr>
          <w:trHeight w:val="300"/>
        </w:trPr>
        <w:tc>
          <w:tcPr>
            <w:tcW w:w="1722" w:type="dxa"/>
            <w:tcBorders>
              <w:top w:val="single" w:sz="8" w:space="0" w:color="auto"/>
              <w:left w:val="nil"/>
              <w:bottom w:val="nil"/>
              <w:right w:val="nil"/>
            </w:tcBorders>
            <w:tcMar>
              <w:left w:w="60" w:type="dxa"/>
              <w:right w:w="60" w:type="dxa"/>
            </w:tcMar>
            <w:vAlign w:val="center"/>
          </w:tcPr>
          <w:p w14:paraId="3F380068"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HG001</w:t>
            </w:r>
          </w:p>
        </w:tc>
        <w:tc>
          <w:tcPr>
            <w:tcW w:w="1722" w:type="dxa"/>
            <w:tcBorders>
              <w:top w:val="single" w:sz="8" w:space="0" w:color="auto"/>
              <w:left w:val="nil"/>
              <w:bottom w:val="nil"/>
              <w:right w:val="nil"/>
            </w:tcBorders>
            <w:tcMar>
              <w:left w:w="60" w:type="dxa"/>
              <w:right w:w="60" w:type="dxa"/>
            </w:tcMar>
            <w:vAlign w:val="center"/>
          </w:tcPr>
          <w:p w14:paraId="1CB15DE0"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3,684,461</w:t>
            </w:r>
          </w:p>
        </w:tc>
        <w:tc>
          <w:tcPr>
            <w:tcW w:w="1722" w:type="dxa"/>
            <w:tcBorders>
              <w:top w:val="single" w:sz="8" w:space="0" w:color="auto"/>
              <w:left w:val="nil"/>
              <w:bottom w:val="nil"/>
              <w:right w:val="nil"/>
            </w:tcBorders>
            <w:tcMar>
              <w:left w:w="60" w:type="dxa"/>
              <w:right w:w="60" w:type="dxa"/>
            </w:tcMar>
            <w:vAlign w:val="center"/>
          </w:tcPr>
          <w:p w14:paraId="501EEBFC"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98.93%</w:t>
            </w:r>
          </w:p>
        </w:tc>
        <w:tc>
          <w:tcPr>
            <w:tcW w:w="1722" w:type="dxa"/>
            <w:tcBorders>
              <w:top w:val="single" w:sz="8" w:space="0" w:color="auto"/>
              <w:left w:val="nil"/>
              <w:bottom w:val="nil"/>
              <w:right w:val="nil"/>
            </w:tcBorders>
            <w:tcMar>
              <w:left w:w="60" w:type="dxa"/>
              <w:right w:w="60" w:type="dxa"/>
            </w:tcMar>
            <w:vAlign w:val="center"/>
          </w:tcPr>
          <w:p w14:paraId="240B83AE"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99.94%</w:t>
            </w:r>
          </w:p>
        </w:tc>
        <w:tc>
          <w:tcPr>
            <w:tcW w:w="1722" w:type="dxa"/>
            <w:tcBorders>
              <w:top w:val="single" w:sz="8" w:space="0" w:color="auto"/>
              <w:left w:val="nil"/>
              <w:bottom w:val="nil"/>
              <w:right w:val="nil"/>
            </w:tcBorders>
            <w:tcMar>
              <w:left w:w="60" w:type="dxa"/>
              <w:right w:w="60" w:type="dxa"/>
            </w:tcMar>
            <w:vAlign w:val="center"/>
          </w:tcPr>
          <w:p w14:paraId="0C861D7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99.43%</w:t>
            </w:r>
          </w:p>
        </w:tc>
      </w:tr>
      <w:tr w:rsidR="10F44711" w14:paraId="600CB288" w14:textId="77777777" w:rsidTr="55F015EE">
        <w:trPr>
          <w:trHeight w:val="300"/>
        </w:trPr>
        <w:tc>
          <w:tcPr>
            <w:tcW w:w="1722" w:type="dxa"/>
            <w:tcBorders>
              <w:top w:val="nil"/>
              <w:left w:val="nil"/>
              <w:bottom w:val="nil"/>
              <w:right w:val="nil"/>
            </w:tcBorders>
            <w:tcMar>
              <w:left w:w="60" w:type="dxa"/>
              <w:right w:w="60" w:type="dxa"/>
            </w:tcMar>
            <w:vAlign w:val="center"/>
          </w:tcPr>
          <w:p w14:paraId="63A545A0"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HG002</w:t>
            </w:r>
          </w:p>
        </w:tc>
        <w:tc>
          <w:tcPr>
            <w:tcW w:w="1722" w:type="dxa"/>
            <w:tcBorders>
              <w:top w:val="nil"/>
              <w:left w:val="nil"/>
              <w:bottom w:val="nil"/>
              <w:right w:val="nil"/>
            </w:tcBorders>
            <w:tcMar>
              <w:left w:w="60" w:type="dxa"/>
              <w:right w:w="60" w:type="dxa"/>
            </w:tcMar>
            <w:vAlign w:val="center"/>
          </w:tcPr>
          <w:p w14:paraId="1FC42AF6"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3,838,207</w:t>
            </w:r>
          </w:p>
        </w:tc>
        <w:tc>
          <w:tcPr>
            <w:tcW w:w="1722" w:type="dxa"/>
            <w:tcBorders>
              <w:top w:val="nil"/>
              <w:left w:val="nil"/>
              <w:bottom w:val="nil"/>
              <w:right w:val="nil"/>
            </w:tcBorders>
            <w:tcMar>
              <w:left w:w="60" w:type="dxa"/>
              <w:right w:w="60" w:type="dxa"/>
            </w:tcMar>
            <w:vAlign w:val="center"/>
          </w:tcPr>
          <w:p w14:paraId="3ACC3758"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98.63%</w:t>
            </w:r>
          </w:p>
        </w:tc>
        <w:tc>
          <w:tcPr>
            <w:tcW w:w="1722" w:type="dxa"/>
            <w:tcBorders>
              <w:top w:val="nil"/>
              <w:left w:val="nil"/>
              <w:bottom w:val="nil"/>
              <w:right w:val="nil"/>
            </w:tcBorders>
            <w:tcMar>
              <w:left w:w="60" w:type="dxa"/>
              <w:right w:w="60" w:type="dxa"/>
            </w:tcMar>
            <w:vAlign w:val="center"/>
          </w:tcPr>
          <w:p w14:paraId="5B7A2EA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99.97%</w:t>
            </w:r>
          </w:p>
        </w:tc>
        <w:tc>
          <w:tcPr>
            <w:tcW w:w="1722" w:type="dxa"/>
            <w:tcBorders>
              <w:top w:val="nil"/>
              <w:left w:val="nil"/>
              <w:bottom w:val="nil"/>
              <w:right w:val="nil"/>
            </w:tcBorders>
            <w:tcMar>
              <w:left w:w="60" w:type="dxa"/>
              <w:right w:w="60" w:type="dxa"/>
            </w:tcMar>
            <w:vAlign w:val="center"/>
          </w:tcPr>
          <w:p w14:paraId="14527CB9"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99.30%</w:t>
            </w:r>
          </w:p>
        </w:tc>
      </w:tr>
      <w:tr w:rsidR="10F44711" w14:paraId="3EC7EBD6" w14:textId="77777777" w:rsidTr="55F015EE">
        <w:trPr>
          <w:trHeight w:val="300"/>
        </w:trPr>
        <w:tc>
          <w:tcPr>
            <w:tcW w:w="1722" w:type="dxa"/>
            <w:tcBorders>
              <w:top w:val="nil"/>
              <w:left w:val="nil"/>
              <w:bottom w:val="nil"/>
              <w:right w:val="nil"/>
            </w:tcBorders>
            <w:tcMar>
              <w:left w:w="60" w:type="dxa"/>
              <w:right w:w="60" w:type="dxa"/>
            </w:tcMar>
            <w:vAlign w:val="center"/>
          </w:tcPr>
          <w:p w14:paraId="50D54ABA"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HG003</w:t>
            </w:r>
          </w:p>
        </w:tc>
        <w:tc>
          <w:tcPr>
            <w:tcW w:w="1722" w:type="dxa"/>
            <w:tcBorders>
              <w:top w:val="nil"/>
              <w:left w:val="nil"/>
              <w:bottom w:val="nil"/>
              <w:right w:val="nil"/>
            </w:tcBorders>
            <w:tcMar>
              <w:left w:w="60" w:type="dxa"/>
              <w:right w:w="60" w:type="dxa"/>
            </w:tcMar>
            <w:vAlign w:val="center"/>
          </w:tcPr>
          <w:p w14:paraId="7A90636A"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3,785,210</w:t>
            </w:r>
          </w:p>
        </w:tc>
        <w:tc>
          <w:tcPr>
            <w:tcW w:w="1722" w:type="dxa"/>
            <w:tcBorders>
              <w:top w:val="nil"/>
              <w:left w:val="nil"/>
              <w:bottom w:val="nil"/>
              <w:right w:val="nil"/>
            </w:tcBorders>
            <w:tcMar>
              <w:left w:w="60" w:type="dxa"/>
              <w:right w:w="60" w:type="dxa"/>
            </w:tcMar>
            <w:vAlign w:val="center"/>
          </w:tcPr>
          <w:p w14:paraId="18D4F02E"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98.71%</w:t>
            </w:r>
          </w:p>
        </w:tc>
        <w:tc>
          <w:tcPr>
            <w:tcW w:w="1722" w:type="dxa"/>
            <w:tcBorders>
              <w:top w:val="nil"/>
              <w:left w:val="nil"/>
              <w:bottom w:val="nil"/>
              <w:right w:val="nil"/>
            </w:tcBorders>
            <w:tcMar>
              <w:left w:w="60" w:type="dxa"/>
              <w:right w:w="60" w:type="dxa"/>
            </w:tcMar>
            <w:vAlign w:val="center"/>
          </w:tcPr>
          <w:p w14:paraId="258E7FDA"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99.93%</w:t>
            </w:r>
          </w:p>
        </w:tc>
        <w:tc>
          <w:tcPr>
            <w:tcW w:w="1722" w:type="dxa"/>
            <w:tcBorders>
              <w:top w:val="nil"/>
              <w:left w:val="nil"/>
              <w:bottom w:val="nil"/>
              <w:right w:val="nil"/>
            </w:tcBorders>
            <w:tcMar>
              <w:left w:w="60" w:type="dxa"/>
              <w:right w:w="60" w:type="dxa"/>
            </w:tcMar>
            <w:vAlign w:val="center"/>
          </w:tcPr>
          <w:p w14:paraId="5975B66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99.32%</w:t>
            </w:r>
          </w:p>
        </w:tc>
      </w:tr>
      <w:tr w:rsidR="10F44711" w14:paraId="1B46F8CA" w14:textId="77777777" w:rsidTr="55F015EE">
        <w:trPr>
          <w:trHeight w:val="300"/>
        </w:trPr>
        <w:tc>
          <w:tcPr>
            <w:tcW w:w="1722" w:type="dxa"/>
            <w:tcBorders>
              <w:top w:val="nil"/>
              <w:left w:val="nil"/>
              <w:bottom w:val="nil"/>
              <w:right w:val="nil"/>
            </w:tcBorders>
            <w:tcMar>
              <w:left w:w="60" w:type="dxa"/>
              <w:right w:w="60" w:type="dxa"/>
            </w:tcMar>
            <w:vAlign w:val="center"/>
          </w:tcPr>
          <w:p w14:paraId="7CA47F08"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HG004</w:t>
            </w:r>
          </w:p>
        </w:tc>
        <w:tc>
          <w:tcPr>
            <w:tcW w:w="1722" w:type="dxa"/>
            <w:tcBorders>
              <w:top w:val="nil"/>
              <w:left w:val="nil"/>
              <w:bottom w:val="nil"/>
              <w:right w:val="nil"/>
            </w:tcBorders>
            <w:tcMar>
              <w:left w:w="60" w:type="dxa"/>
              <w:right w:w="60" w:type="dxa"/>
            </w:tcMar>
            <w:vAlign w:val="center"/>
          </w:tcPr>
          <w:p w14:paraId="5B2329D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3,807,819</w:t>
            </w:r>
          </w:p>
        </w:tc>
        <w:tc>
          <w:tcPr>
            <w:tcW w:w="1722" w:type="dxa"/>
            <w:tcBorders>
              <w:top w:val="nil"/>
              <w:left w:val="nil"/>
              <w:bottom w:val="nil"/>
              <w:right w:val="nil"/>
            </w:tcBorders>
            <w:tcMar>
              <w:left w:w="60" w:type="dxa"/>
              <w:right w:w="60" w:type="dxa"/>
            </w:tcMar>
            <w:vAlign w:val="center"/>
          </w:tcPr>
          <w:p w14:paraId="61BC090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98.67%</w:t>
            </w:r>
          </w:p>
        </w:tc>
        <w:tc>
          <w:tcPr>
            <w:tcW w:w="1722" w:type="dxa"/>
            <w:tcBorders>
              <w:top w:val="nil"/>
              <w:left w:val="nil"/>
              <w:bottom w:val="nil"/>
              <w:right w:val="nil"/>
            </w:tcBorders>
            <w:tcMar>
              <w:left w:w="60" w:type="dxa"/>
              <w:right w:w="60" w:type="dxa"/>
            </w:tcMar>
            <w:vAlign w:val="center"/>
          </w:tcPr>
          <w:p w14:paraId="4DC6F43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99.95%</w:t>
            </w:r>
          </w:p>
        </w:tc>
        <w:tc>
          <w:tcPr>
            <w:tcW w:w="1722" w:type="dxa"/>
            <w:tcBorders>
              <w:top w:val="nil"/>
              <w:left w:val="nil"/>
              <w:bottom w:val="nil"/>
              <w:right w:val="nil"/>
            </w:tcBorders>
            <w:tcMar>
              <w:left w:w="60" w:type="dxa"/>
              <w:right w:w="60" w:type="dxa"/>
            </w:tcMar>
            <w:vAlign w:val="center"/>
          </w:tcPr>
          <w:p w14:paraId="17328D54"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99.30%</w:t>
            </w:r>
          </w:p>
        </w:tc>
      </w:tr>
      <w:tr w:rsidR="10F44711" w14:paraId="5E154DD7" w14:textId="77777777" w:rsidTr="55F015EE">
        <w:trPr>
          <w:trHeight w:val="300"/>
        </w:trPr>
        <w:tc>
          <w:tcPr>
            <w:tcW w:w="1722" w:type="dxa"/>
            <w:tcBorders>
              <w:top w:val="nil"/>
              <w:left w:val="nil"/>
              <w:bottom w:val="nil"/>
              <w:right w:val="nil"/>
            </w:tcBorders>
            <w:tcMar>
              <w:left w:w="60" w:type="dxa"/>
              <w:right w:w="60" w:type="dxa"/>
            </w:tcMar>
            <w:vAlign w:val="center"/>
          </w:tcPr>
          <w:p w14:paraId="49B5DF30"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HG005</w:t>
            </w:r>
          </w:p>
        </w:tc>
        <w:tc>
          <w:tcPr>
            <w:tcW w:w="1722" w:type="dxa"/>
            <w:tcBorders>
              <w:top w:val="nil"/>
              <w:left w:val="nil"/>
              <w:bottom w:val="nil"/>
              <w:right w:val="nil"/>
            </w:tcBorders>
            <w:tcMar>
              <w:left w:w="60" w:type="dxa"/>
              <w:right w:w="60" w:type="dxa"/>
            </w:tcMar>
            <w:vAlign w:val="center"/>
          </w:tcPr>
          <w:p w14:paraId="7491BFF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3,650,197</w:t>
            </w:r>
          </w:p>
        </w:tc>
        <w:tc>
          <w:tcPr>
            <w:tcW w:w="1722" w:type="dxa"/>
            <w:tcBorders>
              <w:top w:val="nil"/>
              <w:left w:val="nil"/>
              <w:bottom w:val="nil"/>
              <w:right w:val="nil"/>
            </w:tcBorders>
            <w:tcMar>
              <w:left w:w="60" w:type="dxa"/>
              <w:right w:w="60" w:type="dxa"/>
            </w:tcMar>
            <w:vAlign w:val="center"/>
          </w:tcPr>
          <w:p w14:paraId="0FFC8305"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98.82%</w:t>
            </w:r>
          </w:p>
        </w:tc>
        <w:tc>
          <w:tcPr>
            <w:tcW w:w="1722" w:type="dxa"/>
            <w:tcBorders>
              <w:top w:val="nil"/>
              <w:left w:val="nil"/>
              <w:bottom w:val="nil"/>
              <w:right w:val="nil"/>
            </w:tcBorders>
            <w:tcMar>
              <w:left w:w="60" w:type="dxa"/>
              <w:right w:w="60" w:type="dxa"/>
            </w:tcMar>
            <w:vAlign w:val="center"/>
          </w:tcPr>
          <w:p w14:paraId="17BE70E6"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99.96%</w:t>
            </w:r>
          </w:p>
        </w:tc>
        <w:tc>
          <w:tcPr>
            <w:tcW w:w="1722" w:type="dxa"/>
            <w:tcBorders>
              <w:top w:val="nil"/>
              <w:left w:val="nil"/>
              <w:bottom w:val="nil"/>
              <w:right w:val="nil"/>
            </w:tcBorders>
            <w:tcMar>
              <w:left w:w="60" w:type="dxa"/>
              <w:right w:w="60" w:type="dxa"/>
            </w:tcMar>
            <w:vAlign w:val="center"/>
          </w:tcPr>
          <w:p w14:paraId="105CAE7E"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99.39%</w:t>
            </w:r>
          </w:p>
        </w:tc>
      </w:tr>
      <w:tr w:rsidR="10F44711" w14:paraId="4902FC00" w14:textId="77777777" w:rsidTr="55F015EE">
        <w:trPr>
          <w:trHeight w:val="300"/>
        </w:trPr>
        <w:tc>
          <w:tcPr>
            <w:tcW w:w="1722" w:type="dxa"/>
            <w:tcBorders>
              <w:top w:val="nil"/>
              <w:left w:val="nil"/>
              <w:bottom w:val="nil"/>
              <w:right w:val="nil"/>
            </w:tcBorders>
            <w:tcMar>
              <w:left w:w="60" w:type="dxa"/>
              <w:right w:w="60" w:type="dxa"/>
            </w:tcMar>
            <w:vAlign w:val="center"/>
          </w:tcPr>
          <w:p w14:paraId="0D4444E8"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HG006</w:t>
            </w:r>
          </w:p>
        </w:tc>
        <w:tc>
          <w:tcPr>
            <w:tcW w:w="1722" w:type="dxa"/>
            <w:tcBorders>
              <w:top w:val="nil"/>
              <w:left w:val="nil"/>
              <w:bottom w:val="nil"/>
              <w:right w:val="nil"/>
            </w:tcBorders>
            <w:tcMar>
              <w:left w:w="60" w:type="dxa"/>
              <w:right w:w="60" w:type="dxa"/>
            </w:tcMar>
            <w:vAlign w:val="center"/>
          </w:tcPr>
          <w:p w14:paraId="09336A44"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3,653,929</w:t>
            </w:r>
          </w:p>
        </w:tc>
        <w:tc>
          <w:tcPr>
            <w:tcW w:w="1722" w:type="dxa"/>
            <w:tcBorders>
              <w:top w:val="nil"/>
              <w:left w:val="nil"/>
              <w:bottom w:val="nil"/>
              <w:right w:val="nil"/>
            </w:tcBorders>
            <w:tcMar>
              <w:left w:w="60" w:type="dxa"/>
              <w:right w:w="60" w:type="dxa"/>
            </w:tcMar>
            <w:vAlign w:val="center"/>
          </w:tcPr>
          <w:p w14:paraId="6EC04E72"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98.78%</w:t>
            </w:r>
          </w:p>
        </w:tc>
        <w:tc>
          <w:tcPr>
            <w:tcW w:w="1722" w:type="dxa"/>
            <w:tcBorders>
              <w:top w:val="nil"/>
              <w:left w:val="nil"/>
              <w:bottom w:val="nil"/>
              <w:right w:val="nil"/>
            </w:tcBorders>
            <w:tcMar>
              <w:left w:w="60" w:type="dxa"/>
              <w:right w:w="60" w:type="dxa"/>
            </w:tcMar>
            <w:vAlign w:val="center"/>
          </w:tcPr>
          <w:p w14:paraId="5AD5AFAD"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99.97%</w:t>
            </w:r>
          </w:p>
        </w:tc>
        <w:tc>
          <w:tcPr>
            <w:tcW w:w="1722" w:type="dxa"/>
            <w:tcBorders>
              <w:top w:val="nil"/>
              <w:left w:val="nil"/>
              <w:bottom w:val="nil"/>
              <w:right w:val="nil"/>
            </w:tcBorders>
            <w:tcMar>
              <w:left w:w="60" w:type="dxa"/>
              <w:right w:w="60" w:type="dxa"/>
            </w:tcMar>
            <w:vAlign w:val="center"/>
          </w:tcPr>
          <w:p w14:paraId="7D34ABF5"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99.37%</w:t>
            </w:r>
          </w:p>
        </w:tc>
      </w:tr>
      <w:tr w:rsidR="10F44711" w14:paraId="04AD793D" w14:textId="77777777" w:rsidTr="55F015EE">
        <w:trPr>
          <w:trHeight w:val="300"/>
        </w:trPr>
        <w:tc>
          <w:tcPr>
            <w:tcW w:w="1722" w:type="dxa"/>
            <w:tcBorders>
              <w:top w:val="nil"/>
              <w:left w:val="nil"/>
              <w:bottom w:val="nil"/>
              <w:right w:val="nil"/>
            </w:tcBorders>
            <w:tcMar>
              <w:left w:w="60" w:type="dxa"/>
              <w:right w:w="60" w:type="dxa"/>
            </w:tcMar>
            <w:vAlign w:val="center"/>
          </w:tcPr>
          <w:p w14:paraId="08EEFCD0"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HG007</w:t>
            </w:r>
          </w:p>
        </w:tc>
        <w:tc>
          <w:tcPr>
            <w:tcW w:w="1722" w:type="dxa"/>
            <w:tcBorders>
              <w:top w:val="nil"/>
              <w:left w:val="nil"/>
              <w:bottom w:val="nil"/>
              <w:right w:val="nil"/>
            </w:tcBorders>
            <w:tcMar>
              <w:left w:w="60" w:type="dxa"/>
              <w:right w:w="60" w:type="dxa"/>
            </w:tcMar>
            <w:vAlign w:val="center"/>
          </w:tcPr>
          <w:p w14:paraId="4A85A03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3,669,235</w:t>
            </w:r>
          </w:p>
        </w:tc>
        <w:tc>
          <w:tcPr>
            <w:tcW w:w="1722" w:type="dxa"/>
            <w:tcBorders>
              <w:top w:val="nil"/>
              <w:left w:val="nil"/>
              <w:bottom w:val="nil"/>
              <w:right w:val="nil"/>
            </w:tcBorders>
            <w:tcMar>
              <w:left w:w="60" w:type="dxa"/>
              <w:right w:w="60" w:type="dxa"/>
            </w:tcMar>
            <w:vAlign w:val="center"/>
          </w:tcPr>
          <w:p w14:paraId="2C1B7418"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98.75%</w:t>
            </w:r>
          </w:p>
        </w:tc>
        <w:tc>
          <w:tcPr>
            <w:tcW w:w="1722" w:type="dxa"/>
            <w:tcBorders>
              <w:top w:val="nil"/>
              <w:left w:val="nil"/>
              <w:bottom w:val="nil"/>
              <w:right w:val="nil"/>
            </w:tcBorders>
            <w:tcMar>
              <w:left w:w="60" w:type="dxa"/>
              <w:right w:w="60" w:type="dxa"/>
            </w:tcMar>
            <w:vAlign w:val="center"/>
          </w:tcPr>
          <w:p w14:paraId="392A9E9A"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99.97%</w:t>
            </w:r>
          </w:p>
        </w:tc>
        <w:tc>
          <w:tcPr>
            <w:tcW w:w="1722" w:type="dxa"/>
            <w:tcBorders>
              <w:top w:val="nil"/>
              <w:left w:val="nil"/>
              <w:bottom w:val="nil"/>
              <w:right w:val="nil"/>
            </w:tcBorders>
            <w:tcMar>
              <w:left w:w="60" w:type="dxa"/>
              <w:right w:w="60" w:type="dxa"/>
            </w:tcMar>
            <w:vAlign w:val="center"/>
          </w:tcPr>
          <w:p w14:paraId="73953909"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99.35%</w:t>
            </w:r>
          </w:p>
        </w:tc>
      </w:tr>
      <w:tr w:rsidR="10F44711" w14:paraId="02925D98" w14:textId="77777777" w:rsidTr="55F015EE">
        <w:trPr>
          <w:trHeight w:val="300"/>
        </w:trPr>
        <w:tc>
          <w:tcPr>
            <w:tcW w:w="1722" w:type="dxa"/>
            <w:tcBorders>
              <w:top w:val="nil"/>
              <w:left w:val="nil"/>
              <w:bottom w:val="single" w:sz="8" w:space="0" w:color="auto"/>
              <w:right w:val="nil"/>
            </w:tcBorders>
            <w:tcMar>
              <w:left w:w="60" w:type="dxa"/>
              <w:right w:w="60" w:type="dxa"/>
            </w:tcMar>
            <w:vAlign w:val="center"/>
          </w:tcPr>
          <w:p w14:paraId="70500368"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Average</w:t>
            </w:r>
          </w:p>
        </w:tc>
        <w:tc>
          <w:tcPr>
            <w:tcW w:w="1722" w:type="dxa"/>
            <w:tcBorders>
              <w:top w:val="nil"/>
              <w:left w:val="nil"/>
              <w:bottom w:val="single" w:sz="8" w:space="0" w:color="auto"/>
              <w:right w:val="nil"/>
            </w:tcBorders>
            <w:tcMar>
              <w:left w:w="60" w:type="dxa"/>
              <w:right w:w="60" w:type="dxa"/>
            </w:tcMar>
            <w:vAlign w:val="center"/>
          </w:tcPr>
          <w:p w14:paraId="139976F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3,727,008</w:t>
            </w:r>
          </w:p>
        </w:tc>
        <w:tc>
          <w:tcPr>
            <w:tcW w:w="1722" w:type="dxa"/>
            <w:tcBorders>
              <w:top w:val="nil"/>
              <w:left w:val="nil"/>
              <w:bottom w:val="single" w:sz="8" w:space="0" w:color="auto"/>
              <w:right w:val="nil"/>
            </w:tcBorders>
            <w:tcMar>
              <w:left w:w="60" w:type="dxa"/>
              <w:right w:w="60" w:type="dxa"/>
            </w:tcMar>
            <w:vAlign w:val="center"/>
          </w:tcPr>
          <w:p w14:paraId="1DC310E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98.76%</w:t>
            </w:r>
          </w:p>
        </w:tc>
        <w:tc>
          <w:tcPr>
            <w:tcW w:w="1722" w:type="dxa"/>
            <w:tcBorders>
              <w:top w:val="nil"/>
              <w:left w:val="nil"/>
              <w:bottom w:val="single" w:sz="8" w:space="0" w:color="auto"/>
              <w:right w:val="nil"/>
            </w:tcBorders>
            <w:tcMar>
              <w:left w:w="60" w:type="dxa"/>
              <w:right w:w="60" w:type="dxa"/>
            </w:tcMar>
            <w:vAlign w:val="center"/>
          </w:tcPr>
          <w:p w14:paraId="6A439F5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99.96%</w:t>
            </w:r>
          </w:p>
        </w:tc>
        <w:tc>
          <w:tcPr>
            <w:tcW w:w="1722" w:type="dxa"/>
            <w:tcBorders>
              <w:top w:val="nil"/>
              <w:left w:val="nil"/>
              <w:bottom w:val="single" w:sz="8" w:space="0" w:color="auto"/>
              <w:right w:val="nil"/>
            </w:tcBorders>
            <w:tcMar>
              <w:left w:w="60" w:type="dxa"/>
              <w:right w:w="60" w:type="dxa"/>
            </w:tcMar>
            <w:vAlign w:val="center"/>
          </w:tcPr>
          <w:p w14:paraId="0992D0FA"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99.35%</w:t>
            </w:r>
          </w:p>
        </w:tc>
      </w:tr>
    </w:tbl>
    <w:p w14:paraId="7619393B" w14:textId="77777777" w:rsidR="59A936DD" w:rsidRDefault="59A936DD" w:rsidP="55F015EE">
      <w:pPr>
        <w:widowControl w:val="0"/>
        <w:spacing w:line="257" w:lineRule="auto"/>
        <w:rPr>
          <w:rFonts w:ascii="Arial" w:eastAsia="Arial" w:hAnsi="Arial" w:cs="Arial"/>
          <w:color w:val="000000" w:themeColor="text1"/>
          <w:sz w:val="22"/>
          <w:szCs w:val="22"/>
        </w:rPr>
      </w:pPr>
      <w:r w:rsidRPr="0E91EF5F">
        <w:rPr>
          <w:rFonts w:ascii="Arial" w:eastAsia="Arial" w:hAnsi="Arial" w:cs="Arial"/>
          <w:color w:val="000000" w:themeColor="text1"/>
          <w:sz w:val="22"/>
          <w:szCs w:val="22"/>
        </w:rPr>
        <w:t xml:space="preserve"> </w:t>
      </w:r>
    </w:p>
    <w:p w14:paraId="4EDB8075" w14:textId="77777777" w:rsidR="59A936DD" w:rsidRDefault="59A936DD" w:rsidP="55F015EE">
      <w:pPr>
        <w:widowControl w:val="0"/>
        <w:spacing w:after="160" w:line="257" w:lineRule="auto"/>
        <w:rPr>
          <w:rFonts w:ascii="Arial" w:eastAsia="Arial" w:hAnsi="Arial" w:cs="Arial"/>
          <w:color w:val="000000" w:themeColor="text1"/>
          <w:sz w:val="22"/>
          <w:szCs w:val="22"/>
        </w:rPr>
      </w:pPr>
      <w:r w:rsidRPr="0E91EF5F">
        <w:rPr>
          <w:rFonts w:ascii="Arial" w:eastAsia="Arial" w:hAnsi="Arial" w:cs="Arial"/>
          <w:color w:val="000000" w:themeColor="text1"/>
          <w:sz w:val="22"/>
          <w:szCs w:val="22"/>
        </w:rPr>
        <w:t>B) SNP</w:t>
      </w:r>
    </w:p>
    <w:tbl>
      <w:tblPr>
        <w:tblW w:w="0" w:type="auto"/>
        <w:tblLook w:val="04A0" w:firstRow="1" w:lastRow="0" w:firstColumn="1" w:lastColumn="0" w:noHBand="0" w:noVBand="1"/>
      </w:tblPr>
      <w:tblGrid>
        <w:gridCol w:w="1722"/>
        <w:gridCol w:w="1722"/>
        <w:gridCol w:w="1722"/>
        <w:gridCol w:w="1722"/>
        <w:gridCol w:w="1722"/>
      </w:tblGrid>
      <w:tr w:rsidR="10F44711" w14:paraId="2035891E" w14:textId="77777777" w:rsidTr="55F015EE">
        <w:trPr>
          <w:trHeight w:val="300"/>
        </w:trPr>
        <w:tc>
          <w:tcPr>
            <w:tcW w:w="1722" w:type="dxa"/>
            <w:tcBorders>
              <w:top w:val="single" w:sz="12" w:space="0" w:color="auto"/>
              <w:left w:val="nil"/>
              <w:bottom w:val="nil"/>
              <w:right w:val="nil"/>
            </w:tcBorders>
            <w:tcMar>
              <w:left w:w="60" w:type="dxa"/>
              <w:right w:w="60" w:type="dxa"/>
            </w:tcMar>
            <w:vAlign w:val="center"/>
          </w:tcPr>
          <w:p w14:paraId="74B9F81B"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GIAB sample</w:t>
            </w:r>
          </w:p>
        </w:tc>
        <w:tc>
          <w:tcPr>
            <w:tcW w:w="1722" w:type="dxa"/>
            <w:tcBorders>
              <w:top w:val="single" w:sz="12" w:space="0" w:color="auto"/>
              <w:left w:val="nil"/>
              <w:bottom w:val="nil"/>
              <w:right w:val="nil"/>
            </w:tcBorders>
            <w:tcMar>
              <w:left w:w="60" w:type="dxa"/>
              <w:right w:w="60" w:type="dxa"/>
            </w:tcMar>
            <w:vAlign w:val="center"/>
          </w:tcPr>
          <w:p w14:paraId="454A60D3"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Number of Variants</w:t>
            </w:r>
          </w:p>
        </w:tc>
        <w:tc>
          <w:tcPr>
            <w:tcW w:w="1722" w:type="dxa"/>
            <w:tcBorders>
              <w:top w:val="single" w:sz="12" w:space="0" w:color="auto"/>
              <w:left w:val="nil"/>
              <w:bottom w:val="nil"/>
              <w:right w:val="nil"/>
            </w:tcBorders>
            <w:tcMar>
              <w:left w:w="60" w:type="dxa"/>
              <w:right w:w="60" w:type="dxa"/>
            </w:tcMar>
            <w:vAlign w:val="center"/>
          </w:tcPr>
          <w:p w14:paraId="26FAD99F"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Sensitivity</w:t>
            </w:r>
          </w:p>
        </w:tc>
        <w:tc>
          <w:tcPr>
            <w:tcW w:w="1722" w:type="dxa"/>
            <w:tcBorders>
              <w:top w:val="single" w:sz="12" w:space="0" w:color="auto"/>
              <w:left w:val="nil"/>
              <w:bottom w:val="nil"/>
              <w:right w:val="nil"/>
            </w:tcBorders>
            <w:tcMar>
              <w:left w:w="60" w:type="dxa"/>
              <w:right w:w="60" w:type="dxa"/>
            </w:tcMar>
            <w:vAlign w:val="center"/>
          </w:tcPr>
          <w:p w14:paraId="7A318528"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Precision</w:t>
            </w:r>
          </w:p>
        </w:tc>
        <w:tc>
          <w:tcPr>
            <w:tcW w:w="1722" w:type="dxa"/>
            <w:tcBorders>
              <w:top w:val="single" w:sz="12" w:space="0" w:color="auto"/>
              <w:left w:val="nil"/>
              <w:bottom w:val="nil"/>
              <w:right w:val="nil"/>
            </w:tcBorders>
            <w:tcMar>
              <w:left w:w="60" w:type="dxa"/>
              <w:right w:w="60" w:type="dxa"/>
            </w:tcMar>
            <w:vAlign w:val="center"/>
          </w:tcPr>
          <w:p w14:paraId="08ABDCAF"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F1-score</w:t>
            </w:r>
          </w:p>
        </w:tc>
      </w:tr>
      <w:tr w:rsidR="10F44711" w14:paraId="70F786AA" w14:textId="77777777" w:rsidTr="55F015EE">
        <w:trPr>
          <w:trHeight w:val="300"/>
        </w:trPr>
        <w:tc>
          <w:tcPr>
            <w:tcW w:w="1722" w:type="dxa"/>
            <w:tcBorders>
              <w:top w:val="single" w:sz="8" w:space="0" w:color="auto"/>
              <w:left w:val="nil"/>
              <w:bottom w:val="nil"/>
              <w:right w:val="nil"/>
            </w:tcBorders>
            <w:tcMar>
              <w:left w:w="60" w:type="dxa"/>
              <w:right w:w="60" w:type="dxa"/>
            </w:tcMar>
            <w:vAlign w:val="center"/>
          </w:tcPr>
          <w:p w14:paraId="0CC3E61D"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HG001</w:t>
            </w:r>
          </w:p>
        </w:tc>
        <w:tc>
          <w:tcPr>
            <w:tcW w:w="1722" w:type="dxa"/>
            <w:tcBorders>
              <w:top w:val="single" w:sz="8" w:space="0" w:color="auto"/>
              <w:left w:val="nil"/>
              <w:bottom w:val="nil"/>
              <w:right w:val="nil"/>
            </w:tcBorders>
            <w:tcMar>
              <w:left w:w="60" w:type="dxa"/>
              <w:right w:w="60" w:type="dxa"/>
            </w:tcMar>
            <w:vAlign w:val="center"/>
          </w:tcPr>
          <w:p w14:paraId="17EE99FC"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3,227,958</w:t>
            </w:r>
          </w:p>
        </w:tc>
        <w:tc>
          <w:tcPr>
            <w:tcW w:w="1722" w:type="dxa"/>
            <w:tcBorders>
              <w:top w:val="single" w:sz="8" w:space="0" w:color="auto"/>
              <w:left w:val="nil"/>
              <w:bottom w:val="nil"/>
              <w:right w:val="nil"/>
            </w:tcBorders>
            <w:tcMar>
              <w:left w:w="60" w:type="dxa"/>
              <w:right w:w="60" w:type="dxa"/>
            </w:tcMar>
            <w:vAlign w:val="center"/>
          </w:tcPr>
          <w:p w14:paraId="232CCB5A"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99.16%</w:t>
            </w:r>
          </w:p>
        </w:tc>
        <w:tc>
          <w:tcPr>
            <w:tcW w:w="1722" w:type="dxa"/>
            <w:tcBorders>
              <w:top w:val="single" w:sz="8" w:space="0" w:color="auto"/>
              <w:left w:val="nil"/>
              <w:bottom w:val="nil"/>
              <w:right w:val="nil"/>
            </w:tcBorders>
            <w:tcMar>
              <w:left w:w="60" w:type="dxa"/>
              <w:right w:w="60" w:type="dxa"/>
            </w:tcMar>
            <w:vAlign w:val="center"/>
          </w:tcPr>
          <w:p w14:paraId="02DA7A1A"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99.96%</w:t>
            </w:r>
          </w:p>
        </w:tc>
        <w:tc>
          <w:tcPr>
            <w:tcW w:w="1722" w:type="dxa"/>
            <w:tcBorders>
              <w:top w:val="single" w:sz="8" w:space="0" w:color="auto"/>
              <w:left w:val="nil"/>
              <w:bottom w:val="nil"/>
              <w:right w:val="nil"/>
            </w:tcBorders>
            <w:tcMar>
              <w:left w:w="60" w:type="dxa"/>
              <w:right w:w="60" w:type="dxa"/>
            </w:tcMar>
            <w:vAlign w:val="center"/>
          </w:tcPr>
          <w:p w14:paraId="7507D77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99.56%</w:t>
            </w:r>
          </w:p>
        </w:tc>
      </w:tr>
      <w:tr w:rsidR="10F44711" w14:paraId="1AB79FE5" w14:textId="77777777" w:rsidTr="55F015EE">
        <w:trPr>
          <w:trHeight w:val="300"/>
        </w:trPr>
        <w:tc>
          <w:tcPr>
            <w:tcW w:w="1722" w:type="dxa"/>
            <w:tcBorders>
              <w:top w:val="nil"/>
              <w:left w:val="nil"/>
              <w:bottom w:val="nil"/>
              <w:right w:val="nil"/>
            </w:tcBorders>
            <w:tcMar>
              <w:left w:w="60" w:type="dxa"/>
              <w:right w:w="60" w:type="dxa"/>
            </w:tcMar>
            <w:vAlign w:val="center"/>
          </w:tcPr>
          <w:p w14:paraId="71E0A5A3"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HG002</w:t>
            </w:r>
          </w:p>
        </w:tc>
        <w:tc>
          <w:tcPr>
            <w:tcW w:w="1722" w:type="dxa"/>
            <w:tcBorders>
              <w:top w:val="nil"/>
              <w:left w:val="nil"/>
              <w:bottom w:val="nil"/>
              <w:right w:val="nil"/>
            </w:tcBorders>
            <w:tcMar>
              <w:left w:w="60" w:type="dxa"/>
              <w:right w:w="60" w:type="dxa"/>
            </w:tcMar>
            <w:vAlign w:val="center"/>
          </w:tcPr>
          <w:p w14:paraId="6F4B0302"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3,328,186</w:t>
            </w:r>
          </w:p>
        </w:tc>
        <w:tc>
          <w:tcPr>
            <w:tcW w:w="1722" w:type="dxa"/>
            <w:tcBorders>
              <w:top w:val="nil"/>
              <w:left w:val="nil"/>
              <w:bottom w:val="nil"/>
              <w:right w:val="nil"/>
            </w:tcBorders>
            <w:tcMar>
              <w:left w:w="60" w:type="dxa"/>
              <w:right w:w="60" w:type="dxa"/>
            </w:tcMar>
            <w:vAlign w:val="center"/>
          </w:tcPr>
          <w:p w14:paraId="56CD2266"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98.90%</w:t>
            </w:r>
          </w:p>
        </w:tc>
        <w:tc>
          <w:tcPr>
            <w:tcW w:w="1722" w:type="dxa"/>
            <w:tcBorders>
              <w:top w:val="nil"/>
              <w:left w:val="nil"/>
              <w:bottom w:val="nil"/>
              <w:right w:val="nil"/>
            </w:tcBorders>
            <w:tcMar>
              <w:left w:w="60" w:type="dxa"/>
              <w:right w:w="60" w:type="dxa"/>
            </w:tcMar>
            <w:vAlign w:val="center"/>
          </w:tcPr>
          <w:p w14:paraId="54998880"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99.99%</w:t>
            </w:r>
          </w:p>
        </w:tc>
        <w:tc>
          <w:tcPr>
            <w:tcW w:w="1722" w:type="dxa"/>
            <w:tcBorders>
              <w:top w:val="nil"/>
              <w:left w:val="nil"/>
              <w:bottom w:val="nil"/>
              <w:right w:val="nil"/>
            </w:tcBorders>
            <w:tcMar>
              <w:left w:w="60" w:type="dxa"/>
              <w:right w:w="60" w:type="dxa"/>
            </w:tcMar>
            <w:vAlign w:val="center"/>
          </w:tcPr>
          <w:p w14:paraId="3BCBF82D"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99.44%</w:t>
            </w:r>
          </w:p>
        </w:tc>
      </w:tr>
      <w:tr w:rsidR="10F44711" w14:paraId="1D98E877" w14:textId="77777777" w:rsidTr="55F015EE">
        <w:trPr>
          <w:trHeight w:val="300"/>
        </w:trPr>
        <w:tc>
          <w:tcPr>
            <w:tcW w:w="1722" w:type="dxa"/>
            <w:tcBorders>
              <w:top w:val="nil"/>
              <w:left w:val="nil"/>
              <w:bottom w:val="nil"/>
              <w:right w:val="nil"/>
            </w:tcBorders>
            <w:tcMar>
              <w:left w:w="60" w:type="dxa"/>
              <w:right w:w="60" w:type="dxa"/>
            </w:tcMar>
            <w:vAlign w:val="center"/>
          </w:tcPr>
          <w:p w14:paraId="54C928F2"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HG003</w:t>
            </w:r>
          </w:p>
        </w:tc>
        <w:tc>
          <w:tcPr>
            <w:tcW w:w="1722" w:type="dxa"/>
            <w:tcBorders>
              <w:top w:val="nil"/>
              <w:left w:val="nil"/>
              <w:bottom w:val="nil"/>
              <w:right w:val="nil"/>
            </w:tcBorders>
            <w:tcMar>
              <w:left w:w="60" w:type="dxa"/>
              <w:right w:w="60" w:type="dxa"/>
            </w:tcMar>
            <w:vAlign w:val="center"/>
          </w:tcPr>
          <w:p w14:paraId="68144498"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3,294,196</w:t>
            </w:r>
          </w:p>
        </w:tc>
        <w:tc>
          <w:tcPr>
            <w:tcW w:w="1722" w:type="dxa"/>
            <w:tcBorders>
              <w:top w:val="nil"/>
              <w:left w:val="nil"/>
              <w:bottom w:val="nil"/>
              <w:right w:val="nil"/>
            </w:tcBorders>
            <w:tcMar>
              <w:left w:w="60" w:type="dxa"/>
              <w:right w:w="60" w:type="dxa"/>
            </w:tcMar>
            <w:vAlign w:val="center"/>
          </w:tcPr>
          <w:p w14:paraId="129F7F3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98.95%</w:t>
            </w:r>
          </w:p>
        </w:tc>
        <w:tc>
          <w:tcPr>
            <w:tcW w:w="1722" w:type="dxa"/>
            <w:tcBorders>
              <w:top w:val="nil"/>
              <w:left w:val="nil"/>
              <w:bottom w:val="nil"/>
              <w:right w:val="nil"/>
            </w:tcBorders>
            <w:tcMar>
              <w:left w:w="60" w:type="dxa"/>
              <w:right w:w="60" w:type="dxa"/>
            </w:tcMar>
            <w:vAlign w:val="center"/>
          </w:tcPr>
          <w:p w14:paraId="01839C07"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99.95%</w:t>
            </w:r>
          </w:p>
        </w:tc>
        <w:tc>
          <w:tcPr>
            <w:tcW w:w="1722" w:type="dxa"/>
            <w:tcBorders>
              <w:top w:val="nil"/>
              <w:left w:val="nil"/>
              <w:bottom w:val="nil"/>
              <w:right w:val="nil"/>
            </w:tcBorders>
            <w:tcMar>
              <w:left w:w="60" w:type="dxa"/>
              <w:right w:w="60" w:type="dxa"/>
            </w:tcMar>
            <w:vAlign w:val="center"/>
          </w:tcPr>
          <w:p w14:paraId="04D14C2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99.45%</w:t>
            </w:r>
          </w:p>
        </w:tc>
      </w:tr>
      <w:tr w:rsidR="10F44711" w14:paraId="5890D084" w14:textId="77777777" w:rsidTr="55F015EE">
        <w:trPr>
          <w:trHeight w:val="300"/>
        </w:trPr>
        <w:tc>
          <w:tcPr>
            <w:tcW w:w="1722" w:type="dxa"/>
            <w:tcBorders>
              <w:top w:val="nil"/>
              <w:left w:val="nil"/>
              <w:bottom w:val="nil"/>
              <w:right w:val="nil"/>
            </w:tcBorders>
            <w:tcMar>
              <w:left w:w="60" w:type="dxa"/>
              <w:right w:w="60" w:type="dxa"/>
            </w:tcMar>
            <w:vAlign w:val="center"/>
          </w:tcPr>
          <w:p w14:paraId="07CD9288"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HG004</w:t>
            </w:r>
          </w:p>
        </w:tc>
        <w:tc>
          <w:tcPr>
            <w:tcW w:w="1722" w:type="dxa"/>
            <w:tcBorders>
              <w:top w:val="nil"/>
              <w:left w:val="nil"/>
              <w:bottom w:val="nil"/>
              <w:right w:val="nil"/>
            </w:tcBorders>
            <w:tcMar>
              <w:left w:w="60" w:type="dxa"/>
              <w:right w:w="60" w:type="dxa"/>
            </w:tcMar>
            <w:vAlign w:val="center"/>
          </w:tcPr>
          <w:p w14:paraId="6F40C0D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3,311,595</w:t>
            </w:r>
          </w:p>
        </w:tc>
        <w:tc>
          <w:tcPr>
            <w:tcW w:w="1722" w:type="dxa"/>
            <w:tcBorders>
              <w:top w:val="nil"/>
              <w:left w:val="nil"/>
              <w:bottom w:val="nil"/>
              <w:right w:val="nil"/>
            </w:tcBorders>
            <w:tcMar>
              <w:left w:w="60" w:type="dxa"/>
              <w:right w:w="60" w:type="dxa"/>
            </w:tcMar>
            <w:vAlign w:val="center"/>
          </w:tcPr>
          <w:p w14:paraId="2FA6242E"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98.92%</w:t>
            </w:r>
          </w:p>
        </w:tc>
        <w:tc>
          <w:tcPr>
            <w:tcW w:w="1722" w:type="dxa"/>
            <w:tcBorders>
              <w:top w:val="nil"/>
              <w:left w:val="nil"/>
              <w:bottom w:val="nil"/>
              <w:right w:val="nil"/>
            </w:tcBorders>
            <w:tcMar>
              <w:left w:w="60" w:type="dxa"/>
              <w:right w:w="60" w:type="dxa"/>
            </w:tcMar>
            <w:vAlign w:val="center"/>
          </w:tcPr>
          <w:p w14:paraId="026F9A9F"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99.96%</w:t>
            </w:r>
          </w:p>
        </w:tc>
        <w:tc>
          <w:tcPr>
            <w:tcW w:w="1722" w:type="dxa"/>
            <w:tcBorders>
              <w:top w:val="nil"/>
              <w:left w:val="nil"/>
              <w:bottom w:val="nil"/>
              <w:right w:val="nil"/>
            </w:tcBorders>
            <w:tcMar>
              <w:left w:w="60" w:type="dxa"/>
              <w:right w:w="60" w:type="dxa"/>
            </w:tcMar>
            <w:vAlign w:val="center"/>
          </w:tcPr>
          <w:p w14:paraId="5CEBFB06"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99.44%</w:t>
            </w:r>
          </w:p>
        </w:tc>
      </w:tr>
      <w:tr w:rsidR="10F44711" w14:paraId="68E3E52E" w14:textId="77777777" w:rsidTr="55F015EE">
        <w:trPr>
          <w:trHeight w:val="300"/>
        </w:trPr>
        <w:tc>
          <w:tcPr>
            <w:tcW w:w="1722" w:type="dxa"/>
            <w:tcBorders>
              <w:top w:val="nil"/>
              <w:left w:val="nil"/>
              <w:bottom w:val="nil"/>
              <w:right w:val="nil"/>
            </w:tcBorders>
            <w:tcMar>
              <w:left w:w="60" w:type="dxa"/>
              <w:right w:w="60" w:type="dxa"/>
            </w:tcMar>
            <w:vAlign w:val="center"/>
          </w:tcPr>
          <w:p w14:paraId="3107E873"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HG005</w:t>
            </w:r>
          </w:p>
        </w:tc>
        <w:tc>
          <w:tcPr>
            <w:tcW w:w="1722" w:type="dxa"/>
            <w:tcBorders>
              <w:top w:val="nil"/>
              <w:left w:val="nil"/>
              <w:bottom w:val="nil"/>
              <w:right w:val="nil"/>
            </w:tcBorders>
            <w:tcMar>
              <w:left w:w="60" w:type="dxa"/>
              <w:right w:w="60" w:type="dxa"/>
            </w:tcMar>
            <w:vAlign w:val="center"/>
          </w:tcPr>
          <w:p w14:paraId="7D8F0FC0"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3,240,361</w:t>
            </w:r>
          </w:p>
        </w:tc>
        <w:tc>
          <w:tcPr>
            <w:tcW w:w="1722" w:type="dxa"/>
            <w:tcBorders>
              <w:top w:val="nil"/>
              <w:left w:val="nil"/>
              <w:bottom w:val="nil"/>
              <w:right w:val="nil"/>
            </w:tcBorders>
            <w:tcMar>
              <w:left w:w="60" w:type="dxa"/>
              <w:right w:w="60" w:type="dxa"/>
            </w:tcMar>
            <w:vAlign w:val="center"/>
          </w:tcPr>
          <w:p w14:paraId="49A2D1AC"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98.91%</w:t>
            </w:r>
          </w:p>
        </w:tc>
        <w:tc>
          <w:tcPr>
            <w:tcW w:w="1722" w:type="dxa"/>
            <w:tcBorders>
              <w:top w:val="nil"/>
              <w:left w:val="nil"/>
              <w:bottom w:val="nil"/>
              <w:right w:val="nil"/>
            </w:tcBorders>
            <w:tcMar>
              <w:left w:w="60" w:type="dxa"/>
              <w:right w:w="60" w:type="dxa"/>
            </w:tcMar>
            <w:vAlign w:val="center"/>
          </w:tcPr>
          <w:p w14:paraId="4560B5D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99.98%</w:t>
            </w:r>
          </w:p>
        </w:tc>
        <w:tc>
          <w:tcPr>
            <w:tcW w:w="1722" w:type="dxa"/>
            <w:tcBorders>
              <w:top w:val="nil"/>
              <w:left w:val="nil"/>
              <w:bottom w:val="nil"/>
              <w:right w:val="nil"/>
            </w:tcBorders>
            <w:tcMar>
              <w:left w:w="60" w:type="dxa"/>
              <w:right w:w="60" w:type="dxa"/>
            </w:tcMar>
            <w:vAlign w:val="center"/>
          </w:tcPr>
          <w:p w14:paraId="6B2791F0"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99.44%</w:t>
            </w:r>
          </w:p>
        </w:tc>
      </w:tr>
      <w:tr w:rsidR="10F44711" w14:paraId="55D99A10" w14:textId="77777777" w:rsidTr="55F015EE">
        <w:trPr>
          <w:trHeight w:val="300"/>
        </w:trPr>
        <w:tc>
          <w:tcPr>
            <w:tcW w:w="1722" w:type="dxa"/>
            <w:tcBorders>
              <w:top w:val="nil"/>
              <w:left w:val="nil"/>
              <w:bottom w:val="nil"/>
              <w:right w:val="nil"/>
            </w:tcBorders>
            <w:tcMar>
              <w:left w:w="60" w:type="dxa"/>
              <w:right w:w="60" w:type="dxa"/>
            </w:tcMar>
            <w:vAlign w:val="center"/>
          </w:tcPr>
          <w:p w14:paraId="0A158F00"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HG006</w:t>
            </w:r>
          </w:p>
        </w:tc>
        <w:tc>
          <w:tcPr>
            <w:tcW w:w="1722" w:type="dxa"/>
            <w:tcBorders>
              <w:top w:val="nil"/>
              <w:left w:val="nil"/>
              <w:bottom w:val="nil"/>
              <w:right w:val="nil"/>
            </w:tcBorders>
            <w:tcMar>
              <w:left w:w="60" w:type="dxa"/>
              <w:right w:w="60" w:type="dxa"/>
            </w:tcMar>
            <w:vAlign w:val="center"/>
          </w:tcPr>
          <w:p w14:paraId="013DC44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3,234,413</w:t>
            </w:r>
          </w:p>
        </w:tc>
        <w:tc>
          <w:tcPr>
            <w:tcW w:w="1722" w:type="dxa"/>
            <w:tcBorders>
              <w:top w:val="nil"/>
              <w:left w:val="nil"/>
              <w:bottom w:val="nil"/>
              <w:right w:val="nil"/>
            </w:tcBorders>
            <w:tcMar>
              <w:left w:w="60" w:type="dxa"/>
              <w:right w:w="60" w:type="dxa"/>
            </w:tcMar>
            <w:vAlign w:val="center"/>
          </w:tcPr>
          <w:p w14:paraId="756AE6BC"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98.91%</w:t>
            </w:r>
          </w:p>
        </w:tc>
        <w:tc>
          <w:tcPr>
            <w:tcW w:w="1722" w:type="dxa"/>
            <w:tcBorders>
              <w:top w:val="nil"/>
              <w:left w:val="nil"/>
              <w:bottom w:val="nil"/>
              <w:right w:val="nil"/>
            </w:tcBorders>
            <w:tcMar>
              <w:left w:w="60" w:type="dxa"/>
              <w:right w:w="60" w:type="dxa"/>
            </w:tcMar>
            <w:vAlign w:val="center"/>
          </w:tcPr>
          <w:p w14:paraId="655245C2"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99.99%</w:t>
            </w:r>
          </w:p>
        </w:tc>
        <w:tc>
          <w:tcPr>
            <w:tcW w:w="1722" w:type="dxa"/>
            <w:tcBorders>
              <w:top w:val="nil"/>
              <w:left w:val="nil"/>
              <w:bottom w:val="nil"/>
              <w:right w:val="nil"/>
            </w:tcBorders>
            <w:tcMar>
              <w:left w:w="60" w:type="dxa"/>
              <w:right w:w="60" w:type="dxa"/>
            </w:tcMar>
            <w:vAlign w:val="center"/>
          </w:tcPr>
          <w:p w14:paraId="49D911B5"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99.44%</w:t>
            </w:r>
          </w:p>
        </w:tc>
      </w:tr>
      <w:tr w:rsidR="10F44711" w14:paraId="2015ED4A" w14:textId="77777777" w:rsidTr="55F015EE">
        <w:trPr>
          <w:trHeight w:val="300"/>
        </w:trPr>
        <w:tc>
          <w:tcPr>
            <w:tcW w:w="1722" w:type="dxa"/>
            <w:tcBorders>
              <w:top w:val="nil"/>
              <w:left w:val="nil"/>
              <w:bottom w:val="nil"/>
              <w:right w:val="nil"/>
            </w:tcBorders>
            <w:tcMar>
              <w:left w:w="60" w:type="dxa"/>
              <w:right w:w="60" w:type="dxa"/>
            </w:tcMar>
            <w:vAlign w:val="center"/>
          </w:tcPr>
          <w:p w14:paraId="71733493"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HG007</w:t>
            </w:r>
          </w:p>
        </w:tc>
        <w:tc>
          <w:tcPr>
            <w:tcW w:w="1722" w:type="dxa"/>
            <w:tcBorders>
              <w:top w:val="nil"/>
              <w:left w:val="nil"/>
              <w:bottom w:val="nil"/>
              <w:right w:val="nil"/>
            </w:tcBorders>
            <w:tcMar>
              <w:left w:w="60" w:type="dxa"/>
              <w:right w:w="60" w:type="dxa"/>
            </w:tcMar>
            <w:vAlign w:val="center"/>
          </w:tcPr>
          <w:p w14:paraId="1799F82C"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3,248,011</w:t>
            </w:r>
          </w:p>
        </w:tc>
        <w:tc>
          <w:tcPr>
            <w:tcW w:w="1722" w:type="dxa"/>
            <w:tcBorders>
              <w:top w:val="nil"/>
              <w:left w:val="nil"/>
              <w:bottom w:val="nil"/>
              <w:right w:val="nil"/>
            </w:tcBorders>
            <w:tcMar>
              <w:left w:w="60" w:type="dxa"/>
              <w:right w:w="60" w:type="dxa"/>
            </w:tcMar>
            <w:vAlign w:val="center"/>
          </w:tcPr>
          <w:p w14:paraId="64F29964"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98.88%</w:t>
            </w:r>
          </w:p>
        </w:tc>
        <w:tc>
          <w:tcPr>
            <w:tcW w:w="1722" w:type="dxa"/>
            <w:tcBorders>
              <w:top w:val="nil"/>
              <w:left w:val="nil"/>
              <w:bottom w:val="nil"/>
              <w:right w:val="nil"/>
            </w:tcBorders>
            <w:tcMar>
              <w:left w:w="60" w:type="dxa"/>
              <w:right w:w="60" w:type="dxa"/>
            </w:tcMar>
            <w:vAlign w:val="center"/>
          </w:tcPr>
          <w:p w14:paraId="534097CA"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99.99%</w:t>
            </w:r>
          </w:p>
        </w:tc>
        <w:tc>
          <w:tcPr>
            <w:tcW w:w="1722" w:type="dxa"/>
            <w:tcBorders>
              <w:top w:val="nil"/>
              <w:left w:val="nil"/>
              <w:bottom w:val="nil"/>
              <w:right w:val="nil"/>
            </w:tcBorders>
            <w:tcMar>
              <w:left w:w="60" w:type="dxa"/>
              <w:right w:w="60" w:type="dxa"/>
            </w:tcMar>
            <w:vAlign w:val="center"/>
          </w:tcPr>
          <w:p w14:paraId="5C331F7C"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99.43%</w:t>
            </w:r>
          </w:p>
        </w:tc>
      </w:tr>
      <w:tr w:rsidR="10F44711" w14:paraId="11219F24" w14:textId="77777777" w:rsidTr="55F015EE">
        <w:trPr>
          <w:trHeight w:val="300"/>
        </w:trPr>
        <w:tc>
          <w:tcPr>
            <w:tcW w:w="1722" w:type="dxa"/>
            <w:tcBorders>
              <w:top w:val="nil"/>
              <w:left w:val="nil"/>
              <w:bottom w:val="single" w:sz="8" w:space="0" w:color="auto"/>
              <w:right w:val="nil"/>
            </w:tcBorders>
            <w:tcMar>
              <w:left w:w="60" w:type="dxa"/>
              <w:right w:w="60" w:type="dxa"/>
            </w:tcMar>
            <w:vAlign w:val="center"/>
          </w:tcPr>
          <w:p w14:paraId="40203CFF"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Average</w:t>
            </w:r>
          </w:p>
        </w:tc>
        <w:tc>
          <w:tcPr>
            <w:tcW w:w="1722" w:type="dxa"/>
            <w:tcBorders>
              <w:top w:val="nil"/>
              <w:left w:val="nil"/>
              <w:bottom w:val="single" w:sz="8" w:space="0" w:color="auto"/>
              <w:right w:val="nil"/>
            </w:tcBorders>
            <w:tcMar>
              <w:left w:w="60" w:type="dxa"/>
              <w:right w:w="60" w:type="dxa"/>
            </w:tcMar>
            <w:vAlign w:val="center"/>
          </w:tcPr>
          <w:p w14:paraId="6040265B"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3,269,246</w:t>
            </w:r>
          </w:p>
        </w:tc>
        <w:tc>
          <w:tcPr>
            <w:tcW w:w="1722" w:type="dxa"/>
            <w:tcBorders>
              <w:top w:val="nil"/>
              <w:left w:val="nil"/>
              <w:bottom w:val="single" w:sz="8" w:space="0" w:color="auto"/>
              <w:right w:val="nil"/>
            </w:tcBorders>
            <w:tcMar>
              <w:left w:w="60" w:type="dxa"/>
              <w:right w:w="60" w:type="dxa"/>
            </w:tcMar>
            <w:vAlign w:val="center"/>
          </w:tcPr>
          <w:p w14:paraId="740F3239"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98.95%</w:t>
            </w:r>
          </w:p>
        </w:tc>
        <w:tc>
          <w:tcPr>
            <w:tcW w:w="1722" w:type="dxa"/>
            <w:tcBorders>
              <w:top w:val="nil"/>
              <w:left w:val="nil"/>
              <w:bottom w:val="single" w:sz="8" w:space="0" w:color="auto"/>
              <w:right w:val="nil"/>
            </w:tcBorders>
            <w:tcMar>
              <w:left w:w="60" w:type="dxa"/>
              <w:right w:w="60" w:type="dxa"/>
            </w:tcMar>
            <w:vAlign w:val="center"/>
          </w:tcPr>
          <w:p w14:paraId="26506D20"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99.97%</w:t>
            </w:r>
          </w:p>
        </w:tc>
        <w:tc>
          <w:tcPr>
            <w:tcW w:w="1722" w:type="dxa"/>
            <w:tcBorders>
              <w:top w:val="nil"/>
              <w:left w:val="nil"/>
              <w:bottom w:val="single" w:sz="8" w:space="0" w:color="auto"/>
              <w:right w:val="nil"/>
            </w:tcBorders>
            <w:tcMar>
              <w:left w:w="60" w:type="dxa"/>
              <w:right w:w="60" w:type="dxa"/>
            </w:tcMar>
            <w:vAlign w:val="center"/>
          </w:tcPr>
          <w:p w14:paraId="454A06CD"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99.46%</w:t>
            </w:r>
          </w:p>
        </w:tc>
      </w:tr>
    </w:tbl>
    <w:p w14:paraId="5AEFB478" w14:textId="77777777" w:rsidR="59A936DD" w:rsidRDefault="59A936DD" w:rsidP="55F015EE">
      <w:pPr>
        <w:widowControl w:val="0"/>
        <w:spacing w:after="160" w:line="257" w:lineRule="auto"/>
        <w:rPr>
          <w:rFonts w:ascii="Arial" w:eastAsia="Arial" w:hAnsi="Arial" w:cs="Arial"/>
          <w:color w:val="000000" w:themeColor="text1"/>
          <w:sz w:val="22"/>
          <w:szCs w:val="22"/>
        </w:rPr>
      </w:pPr>
      <w:r w:rsidRPr="0E91EF5F">
        <w:rPr>
          <w:rFonts w:ascii="Arial" w:eastAsia="Arial" w:hAnsi="Arial" w:cs="Arial"/>
          <w:color w:val="000000" w:themeColor="text1"/>
          <w:sz w:val="22"/>
          <w:szCs w:val="22"/>
        </w:rPr>
        <w:t>C) Indel</w:t>
      </w:r>
    </w:p>
    <w:tbl>
      <w:tblPr>
        <w:tblW w:w="0" w:type="auto"/>
        <w:tblLook w:val="04A0" w:firstRow="1" w:lastRow="0" w:firstColumn="1" w:lastColumn="0" w:noHBand="0" w:noVBand="1"/>
      </w:tblPr>
      <w:tblGrid>
        <w:gridCol w:w="1704"/>
        <w:gridCol w:w="1704"/>
        <w:gridCol w:w="1704"/>
        <w:gridCol w:w="1704"/>
        <w:gridCol w:w="1704"/>
      </w:tblGrid>
      <w:tr w:rsidR="10F44711" w14:paraId="44BC6302" w14:textId="77777777" w:rsidTr="55F015EE">
        <w:trPr>
          <w:trHeight w:val="300"/>
        </w:trPr>
        <w:tc>
          <w:tcPr>
            <w:tcW w:w="1704" w:type="dxa"/>
            <w:tcBorders>
              <w:top w:val="single" w:sz="12" w:space="0" w:color="auto"/>
              <w:left w:val="nil"/>
              <w:bottom w:val="nil"/>
              <w:right w:val="nil"/>
            </w:tcBorders>
            <w:tcMar>
              <w:left w:w="60" w:type="dxa"/>
              <w:right w:w="60" w:type="dxa"/>
            </w:tcMar>
            <w:vAlign w:val="center"/>
          </w:tcPr>
          <w:p w14:paraId="4299B3DE"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GIAB sample</w:t>
            </w:r>
          </w:p>
        </w:tc>
        <w:tc>
          <w:tcPr>
            <w:tcW w:w="1704" w:type="dxa"/>
            <w:tcBorders>
              <w:top w:val="single" w:sz="12" w:space="0" w:color="auto"/>
              <w:left w:val="nil"/>
              <w:bottom w:val="nil"/>
              <w:right w:val="nil"/>
            </w:tcBorders>
            <w:tcMar>
              <w:left w:w="60" w:type="dxa"/>
              <w:right w:w="60" w:type="dxa"/>
            </w:tcMar>
            <w:vAlign w:val="center"/>
          </w:tcPr>
          <w:p w14:paraId="2D026BB5"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Number of Variants</w:t>
            </w:r>
          </w:p>
        </w:tc>
        <w:tc>
          <w:tcPr>
            <w:tcW w:w="1704" w:type="dxa"/>
            <w:tcBorders>
              <w:top w:val="single" w:sz="12" w:space="0" w:color="auto"/>
              <w:left w:val="nil"/>
              <w:bottom w:val="nil"/>
              <w:right w:val="nil"/>
            </w:tcBorders>
            <w:tcMar>
              <w:left w:w="60" w:type="dxa"/>
              <w:right w:w="60" w:type="dxa"/>
            </w:tcMar>
            <w:vAlign w:val="center"/>
          </w:tcPr>
          <w:p w14:paraId="7033B989"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Sensitivity</w:t>
            </w:r>
          </w:p>
        </w:tc>
        <w:tc>
          <w:tcPr>
            <w:tcW w:w="1704" w:type="dxa"/>
            <w:tcBorders>
              <w:top w:val="single" w:sz="12" w:space="0" w:color="auto"/>
              <w:left w:val="nil"/>
              <w:bottom w:val="nil"/>
              <w:right w:val="nil"/>
            </w:tcBorders>
            <w:tcMar>
              <w:left w:w="60" w:type="dxa"/>
              <w:right w:w="60" w:type="dxa"/>
            </w:tcMar>
            <w:vAlign w:val="center"/>
          </w:tcPr>
          <w:p w14:paraId="4B37A722"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Precision</w:t>
            </w:r>
          </w:p>
        </w:tc>
        <w:tc>
          <w:tcPr>
            <w:tcW w:w="1704" w:type="dxa"/>
            <w:tcBorders>
              <w:top w:val="single" w:sz="12" w:space="0" w:color="auto"/>
              <w:left w:val="nil"/>
              <w:bottom w:val="nil"/>
              <w:right w:val="nil"/>
            </w:tcBorders>
            <w:tcMar>
              <w:left w:w="60" w:type="dxa"/>
              <w:right w:w="60" w:type="dxa"/>
            </w:tcMar>
            <w:vAlign w:val="center"/>
          </w:tcPr>
          <w:p w14:paraId="4BEA0D38"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F1-score</w:t>
            </w:r>
          </w:p>
        </w:tc>
      </w:tr>
      <w:tr w:rsidR="10F44711" w14:paraId="21FF5B23" w14:textId="77777777" w:rsidTr="55F015EE">
        <w:trPr>
          <w:trHeight w:val="300"/>
        </w:trPr>
        <w:tc>
          <w:tcPr>
            <w:tcW w:w="1704" w:type="dxa"/>
            <w:tcBorders>
              <w:top w:val="single" w:sz="8" w:space="0" w:color="auto"/>
              <w:left w:val="nil"/>
              <w:bottom w:val="nil"/>
              <w:right w:val="nil"/>
            </w:tcBorders>
            <w:tcMar>
              <w:left w:w="60" w:type="dxa"/>
              <w:right w:w="60" w:type="dxa"/>
            </w:tcMar>
            <w:vAlign w:val="center"/>
          </w:tcPr>
          <w:p w14:paraId="53AF97CD"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HG001</w:t>
            </w:r>
          </w:p>
        </w:tc>
        <w:tc>
          <w:tcPr>
            <w:tcW w:w="1704" w:type="dxa"/>
            <w:tcBorders>
              <w:top w:val="single" w:sz="8" w:space="0" w:color="auto"/>
              <w:left w:val="nil"/>
              <w:bottom w:val="nil"/>
              <w:right w:val="nil"/>
            </w:tcBorders>
            <w:tcMar>
              <w:left w:w="60" w:type="dxa"/>
              <w:right w:w="60" w:type="dxa"/>
            </w:tcMar>
            <w:vAlign w:val="center"/>
          </w:tcPr>
          <w:p w14:paraId="30CF1435"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456,503</w:t>
            </w:r>
          </w:p>
        </w:tc>
        <w:tc>
          <w:tcPr>
            <w:tcW w:w="1704" w:type="dxa"/>
            <w:tcBorders>
              <w:top w:val="single" w:sz="8" w:space="0" w:color="auto"/>
              <w:left w:val="nil"/>
              <w:bottom w:val="nil"/>
              <w:right w:val="nil"/>
            </w:tcBorders>
            <w:tcMar>
              <w:left w:w="60" w:type="dxa"/>
              <w:right w:w="60" w:type="dxa"/>
            </w:tcMar>
            <w:vAlign w:val="center"/>
          </w:tcPr>
          <w:p w14:paraId="39C00B4A"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97.35%</w:t>
            </w:r>
          </w:p>
        </w:tc>
        <w:tc>
          <w:tcPr>
            <w:tcW w:w="1704" w:type="dxa"/>
            <w:tcBorders>
              <w:top w:val="single" w:sz="8" w:space="0" w:color="auto"/>
              <w:left w:val="nil"/>
              <w:bottom w:val="nil"/>
              <w:right w:val="nil"/>
            </w:tcBorders>
            <w:tcMar>
              <w:left w:w="60" w:type="dxa"/>
              <w:right w:w="60" w:type="dxa"/>
            </w:tcMar>
            <w:vAlign w:val="center"/>
          </w:tcPr>
          <w:p w14:paraId="0C364512"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99.78%</w:t>
            </w:r>
          </w:p>
        </w:tc>
        <w:tc>
          <w:tcPr>
            <w:tcW w:w="1704" w:type="dxa"/>
            <w:tcBorders>
              <w:top w:val="single" w:sz="8" w:space="0" w:color="auto"/>
              <w:left w:val="nil"/>
              <w:bottom w:val="nil"/>
              <w:right w:val="nil"/>
            </w:tcBorders>
            <w:tcMar>
              <w:left w:w="60" w:type="dxa"/>
              <w:right w:w="60" w:type="dxa"/>
            </w:tcMar>
            <w:vAlign w:val="center"/>
          </w:tcPr>
          <w:p w14:paraId="55336096"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98.55%</w:t>
            </w:r>
          </w:p>
        </w:tc>
      </w:tr>
      <w:tr w:rsidR="10F44711" w14:paraId="07A6E671" w14:textId="77777777" w:rsidTr="55F015EE">
        <w:trPr>
          <w:trHeight w:val="300"/>
        </w:trPr>
        <w:tc>
          <w:tcPr>
            <w:tcW w:w="1704" w:type="dxa"/>
            <w:tcBorders>
              <w:top w:val="nil"/>
              <w:left w:val="nil"/>
              <w:bottom w:val="nil"/>
              <w:right w:val="nil"/>
            </w:tcBorders>
            <w:tcMar>
              <w:left w:w="60" w:type="dxa"/>
              <w:right w:w="60" w:type="dxa"/>
            </w:tcMar>
            <w:vAlign w:val="center"/>
          </w:tcPr>
          <w:p w14:paraId="1E15B674"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HG002</w:t>
            </w:r>
          </w:p>
        </w:tc>
        <w:tc>
          <w:tcPr>
            <w:tcW w:w="1704" w:type="dxa"/>
            <w:tcBorders>
              <w:top w:val="nil"/>
              <w:left w:val="nil"/>
              <w:bottom w:val="nil"/>
              <w:right w:val="nil"/>
            </w:tcBorders>
            <w:tcMar>
              <w:left w:w="60" w:type="dxa"/>
              <w:right w:w="60" w:type="dxa"/>
            </w:tcMar>
            <w:vAlign w:val="center"/>
          </w:tcPr>
          <w:p w14:paraId="28FADE0C"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510,021</w:t>
            </w:r>
          </w:p>
        </w:tc>
        <w:tc>
          <w:tcPr>
            <w:tcW w:w="1704" w:type="dxa"/>
            <w:tcBorders>
              <w:top w:val="nil"/>
              <w:left w:val="nil"/>
              <w:bottom w:val="nil"/>
              <w:right w:val="nil"/>
            </w:tcBorders>
            <w:tcMar>
              <w:left w:w="60" w:type="dxa"/>
              <w:right w:w="60" w:type="dxa"/>
            </w:tcMar>
            <w:vAlign w:val="center"/>
          </w:tcPr>
          <w:p w14:paraId="4F38F988"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96.90%</w:t>
            </w:r>
          </w:p>
        </w:tc>
        <w:tc>
          <w:tcPr>
            <w:tcW w:w="1704" w:type="dxa"/>
            <w:tcBorders>
              <w:top w:val="nil"/>
              <w:left w:val="nil"/>
              <w:bottom w:val="nil"/>
              <w:right w:val="nil"/>
            </w:tcBorders>
            <w:tcMar>
              <w:left w:w="60" w:type="dxa"/>
              <w:right w:w="60" w:type="dxa"/>
            </w:tcMar>
            <w:vAlign w:val="center"/>
          </w:tcPr>
          <w:p w14:paraId="4617D20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99.88%</w:t>
            </w:r>
          </w:p>
        </w:tc>
        <w:tc>
          <w:tcPr>
            <w:tcW w:w="1704" w:type="dxa"/>
            <w:tcBorders>
              <w:top w:val="nil"/>
              <w:left w:val="nil"/>
              <w:bottom w:val="nil"/>
              <w:right w:val="nil"/>
            </w:tcBorders>
            <w:tcMar>
              <w:left w:w="60" w:type="dxa"/>
              <w:right w:w="60" w:type="dxa"/>
            </w:tcMar>
            <w:vAlign w:val="center"/>
          </w:tcPr>
          <w:p w14:paraId="7D9D07C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98.37%</w:t>
            </w:r>
          </w:p>
        </w:tc>
      </w:tr>
      <w:tr w:rsidR="10F44711" w14:paraId="3D5459BF" w14:textId="77777777" w:rsidTr="55F015EE">
        <w:trPr>
          <w:trHeight w:val="300"/>
        </w:trPr>
        <w:tc>
          <w:tcPr>
            <w:tcW w:w="1704" w:type="dxa"/>
            <w:tcBorders>
              <w:top w:val="nil"/>
              <w:left w:val="nil"/>
              <w:bottom w:val="nil"/>
              <w:right w:val="nil"/>
            </w:tcBorders>
            <w:tcMar>
              <w:left w:w="60" w:type="dxa"/>
              <w:right w:w="60" w:type="dxa"/>
            </w:tcMar>
            <w:vAlign w:val="center"/>
          </w:tcPr>
          <w:p w14:paraId="62F4FCC5"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HG003</w:t>
            </w:r>
          </w:p>
        </w:tc>
        <w:tc>
          <w:tcPr>
            <w:tcW w:w="1704" w:type="dxa"/>
            <w:tcBorders>
              <w:top w:val="nil"/>
              <w:left w:val="nil"/>
              <w:bottom w:val="nil"/>
              <w:right w:val="nil"/>
            </w:tcBorders>
            <w:tcMar>
              <w:left w:w="60" w:type="dxa"/>
              <w:right w:w="60" w:type="dxa"/>
            </w:tcMar>
            <w:vAlign w:val="center"/>
          </w:tcPr>
          <w:p w14:paraId="094C719A"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491,014</w:t>
            </w:r>
          </w:p>
        </w:tc>
        <w:tc>
          <w:tcPr>
            <w:tcW w:w="1704" w:type="dxa"/>
            <w:tcBorders>
              <w:top w:val="nil"/>
              <w:left w:val="nil"/>
              <w:bottom w:val="nil"/>
              <w:right w:val="nil"/>
            </w:tcBorders>
            <w:tcMar>
              <w:left w:w="60" w:type="dxa"/>
              <w:right w:w="60" w:type="dxa"/>
            </w:tcMar>
            <w:vAlign w:val="center"/>
          </w:tcPr>
          <w:p w14:paraId="6201CEA5"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97.13%</w:t>
            </w:r>
          </w:p>
        </w:tc>
        <w:tc>
          <w:tcPr>
            <w:tcW w:w="1704" w:type="dxa"/>
            <w:tcBorders>
              <w:top w:val="nil"/>
              <w:left w:val="nil"/>
              <w:bottom w:val="nil"/>
              <w:right w:val="nil"/>
            </w:tcBorders>
            <w:tcMar>
              <w:left w:w="60" w:type="dxa"/>
              <w:right w:w="60" w:type="dxa"/>
            </w:tcMar>
            <w:vAlign w:val="center"/>
          </w:tcPr>
          <w:p w14:paraId="53E995B6"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99.83%</w:t>
            </w:r>
          </w:p>
        </w:tc>
        <w:tc>
          <w:tcPr>
            <w:tcW w:w="1704" w:type="dxa"/>
            <w:tcBorders>
              <w:top w:val="nil"/>
              <w:left w:val="nil"/>
              <w:bottom w:val="nil"/>
              <w:right w:val="nil"/>
            </w:tcBorders>
            <w:tcMar>
              <w:left w:w="60" w:type="dxa"/>
              <w:right w:w="60" w:type="dxa"/>
            </w:tcMar>
            <w:vAlign w:val="center"/>
          </w:tcPr>
          <w:p w14:paraId="6C872442"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98.46%</w:t>
            </w:r>
          </w:p>
        </w:tc>
      </w:tr>
      <w:tr w:rsidR="10F44711" w14:paraId="52FF335C" w14:textId="77777777" w:rsidTr="55F015EE">
        <w:trPr>
          <w:trHeight w:val="300"/>
        </w:trPr>
        <w:tc>
          <w:tcPr>
            <w:tcW w:w="1704" w:type="dxa"/>
            <w:tcBorders>
              <w:top w:val="nil"/>
              <w:left w:val="nil"/>
              <w:bottom w:val="nil"/>
              <w:right w:val="nil"/>
            </w:tcBorders>
            <w:tcMar>
              <w:left w:w="60" w:type="dxa"/>
              <w:right w:w="60" w:type="dxa"/>
            </w:tcMar>
            <w:vAlign w:val="center"/>
          </w:tcPr>
          <w:p w14:paraId="63EAF222"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HG004</w:t>
            </w:r>
          </w:p>
        </w:tc>
        <w:tc>
          <w:tcPr>
            <w:tcW w:w="1704" w:type="dxa"/>
            <w:tcBorders>
              <w:top w:val="nil"/>
              <w:left w:val="nil"/>
              <w:bottom w:val="nil"/>
              <w:right w:val="nil"/>
            </w:tcBorders>
            <w:tcMar>
              <w:left w:w="60" w:type="dxa"/>
              <w:right w:w="60" w:type="dxa"/>
            </w:tcMar>
            <w:vAlign w:val="center"/>
          </w:tcPr>
          <w:p w14:paraId="7F543695"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496,224</w:t>
            </w:r>
          </w:p>
        </w:tc>
        <w:tc>
          <w:tcPr>
            <w:tcW w:w="1704" w:type="dxa"/>
            <w:tcBorders>
              <w:top w:val="nil"/>
              <w:left w:val="nil"/>
              <w:bottom w:val="nil"/>
              <w:right w:val="nil"/>
            </w:tcBorders>
            <w:tcMar>
              <w:left w:w="60" w:type="dxa"/>
              <w:right w:w="60" w:type="dxa"/>
            </w:tcMar>
            <w:vAlign w:val="center"/>
          </w:tcPr>
          <w:p w14:paraId="6B115427"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97.01%</w:t>
            </w:r>
          </w:p>
        </w:tc>
        <w:tc>
          <w:tcPr>
            <w:tcW w:w="1704" w:type="dxa"/>
            <w:tcBorders>
              <w:top w:val="nil"/>
              <w:left w:val="nil"/>
              <w:bottom w:val="nil"/>
              <w:right w:val="nil"/>
            </w:tcBorders>
            <w:tcMar>
              <w:left w:w="60" w:type="dxa"/>
              <w:right w:w="60" w:type="dxa"/>
            </w:tcMar>
            <w:vAlign w:val="center"/>
          </w:tcPr>
          <w:p w14:paraId="57067279"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99.84%</w:t>
            </w:r>
          </w:p>
        </w:tc>
        <w:tc>
          <w:tcPr>
            <w:tcW w:w="1704" w:type="dxa"/>
            <w:tcBorders>
              <w:top w:val="nil"/>
              <w:left w:val="nil"/>
              <w:bottom w:val="nil"/>
              <w:right w:val="nil"/>
            </w:tcBorders>
            <w:tcMar>
              <w:left w:w="60" w:type="dxa"/>
              <w:right w:w="60" w:type="dxa"/>
            </w:tcMar>
            <w:vAlign w:val="center"/>
          </w:tcPr>
          <w:p w14:paraId="77A6605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98.41%</w:t>
            </w:r>
          </w:p>
        </w:tc>
      </w:tr>
      <w:tr w:rsidR="10F44711" w14:paraId="2BE8FA43" w14:textId="77777777" w:rsidTr="55F015EE">
        <w:trPr>
          <w:trHeight w:val="300"/>
        </w:trPr>
        <w:tc>
          <w:tcPr>
            <w:tcW w:w="1704" w:type="dxa"/>
            <w:tcBorders>
              <w:top w:val="nil"/>
              <w:left w:val="nil"/>
              <w:bottom w:val="nil"/>
              <w:right w:val="nil"/>
            </w:tcBorders>
            <w:tcMar>
              <w:left w:w="60" w:type="dxa"/>
              <w:right w:w="60" w:type="dxa"/>
            </w:tcMar>
            <w:vAlign w:val="center"/>
          </w:tcPr>
          <w:p w14:paraId="654AF090"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HG005</w:t>
            </w:r>
          </w:p>
        </w:tc>
        <w:tc>
          <w:tcPr>
            <w:tcW w:w="1704" w:type="dxa"/>
            <w:tcBorders>
              <w:top w:val="nil"/>
              <w:left w:val="nil"/>
              <w:bottom w:val="nil"/>
              <w:right w:val="nil"/>
            </w:tcBorders>
            <w:tcMar>
              <w:left w:w="60" w:type="dxa"/>
              <w:right w:w="60" w:type="dxa"/>
            </w:tcMar>
            <w:vAlign w:val="center"/>
          </w:tcPr>
          <w:p w14:paraId="41278474"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409,836</w:t>
            </w:r>
          </w:p>
        </w:tc>
        <w:tc>
          <w:tcPr>
            <w:tcW w:w="1704" w:type="dxa"/>
            <w:tcBorders>
              <w:top w:val="nil"/>
              <w:left w:val="nil"/>
              <w:bottom w:val="nil"/>
              <w:right w:val="nil"/>
            </w:tcBorders>
            <w:tcMar>
              <w:left w:w="60" w:type="dxa"/>
              <w:right w:w="60" w:type="dxa"/>
            </w:tcMar>
            <w:vAlign w:val="center"/>
          </w:tcPr>
          <w:p w14:paraId="2302F09B"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98.16%</w:t>
            </w:r>
          </w:p>
        </w:tc>
        <w:tc>
          <w:tcPr>
            <w:tcW w:w="1704" w:type="dxa"/>
            <w:tcBorders>
              <w:top w:val="nil"/>
              <w:left w:val="nil"/>
              <w:bottom w:val="nil"/>
              <w:right w:val="nil"/>
            </w:tcBorders>
            <w:tcMar>
              <w:left w:w="60" w:type="dxa"/>
              <w:right w:w="60" w:type="dxa"/>
            </w:tcMar>
            <w:vAlign w:val="center"/>
          </w:tcPr>
          <w:p w14:paraId="4EC8E8CC"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99.87%</w:t>
            </w:r>
          </w:p>
        </w:tc>
        <w:tc>
          <w:tcPr>
            <w:tcW w:w="1704" w:type="dxa"/>
            <w:tcBorders>
              <w:top w:val="nil"/>
              <w:left w:val="nil"/>
              <w:bottom w:val="nil"/>
              <w:right w:val="nil"/>
            </w:tcBorders>
            <w:tcMar>
              <w:left w:w="60" w:type="dxa"/>
              <w:right w:w="60" w:type="dxa"/>
            </w:tcMar>
            <w:vAlign w:val="center"/>
          </w:tcPr>
          <w:p w14:paraId="75DF4049"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99.01%</w:t>
            </w:r>
          </w:p>
        </w:tc>
      </w:tr>
      <w:tr w:rsidR="10F44711" w14:paraId="33E1301F" w14:textId="77777777" w:rsidTr="55F015EE">
        <w:trPr>
          <w:trHeight w:val="300"/>
        </w:trPr>
        <w:tc>
          <w:tcPr>
            <w:tcW w:w="1704" w:type="dxa"/>
            <w:tcBorders>
              <w:top w:val="nil"/>
              <w:left w:val="nil"/>
              <w:bottom w:val="nil"/>
              <w:right w:val="nil"/>
            </w:tcBorders>
            <w:tcMar>
              <w:left w:w="60" w:type="dxa"/>
              <w:right w:w="60" w:type="dxa"/>
            </w:tcMar>
            <w:vAlign w:val="center"/>
          </w:tcPr>
          <w:p w14:paraId="72D920E3"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HG006</w:t>
            </w:r>
          </w:p>
        </w:tc>
        <w:tc>
          <w:tcPr>
            <w:tcW w:w="1704" w:type="dxa"/>
            <w:tcBorders>
              <w:top w:val="nil"/>
              <w:left w:val="nil"/>
              <w:bottom w:val="nil"/>
              <w:right w:val="nil"/>
            </w:tcBorders>
            <w:tcMar>
              <w:left w:w="60" w:type="dxa"/>
              <w:right w:w="60" w:type="dxa"/>
            </w:tcMar>
            <w:vAlign w:val="center"/>
          </w:tcPr>
          <w:p w14:paraId="61B9F847"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419,516</w:t>
            </w:r>
          </w:p>
        </w:tc>
        <w:tc>
          <w:tcPr>
            <w:tcW w:w="1704" w:type="dxa"/>
            <w:tcBorders>
              <w:top w:val="nil"/>
              <w:left w:val="nil"/>
              <w:bottom w:val="nil"/>
              <w:right w:val="nil"/>
            </w:tcBorders>
            <w:tcMar>
              <w:left w:w="60" w:type="dxa"/>
              <w:right w:w="60" w:type="dxa"/>
            </w:tcMar>
            <w:vAlign w:val="center"/>
          </w:tcPr>
          <w:p w14:paraId="7FAD08B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97.79%</w:t>
            </w:r>
          </w:p>
        </w:tc>
        <w:tc>
          <w:tcPr>
            <w:tcW w:w="1704" w:type="dxa"/>
            <w:tcBorders>
              <w:top w:val="nil"/>
              <w:left w:val="nil"/>
              <w:bottom w:val="nil"/>
              <w:right w:val="nil"/>
            </w:tcBorders>
            <w:tcMar>
              <w:left w:w="60" w:type="dxa"/>
              <w:right w:w="60" w:type="dxa"/>
            </w:tcMar>
            <w:vAlign w:val="center"/>
          </w:tcPr>
          <w:p w14:paraId="62B842C5"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99.87%</w:t>
            </w:r>
          </w:p>
        </w:tc>
        <w:tc>
          <w:tcPr>
            <w:tcW w:w="1704" w:type="dxa"/>
            <w:tcBorders>
              <w:top w:val="nil"/>
              <w:left w:val="nil"/>
              <w:bottom w:val="nil"/>
              <w:right w:val="nil"/>
            </w:tcBorders>
            <w:tcMar>
              <w:left w:w="60" w:type="dxa"/>
              <w:right w:w="60" w:type="dxa"/>
            </w:tcMar>
            <w:vAlign w:val="center"/>
          </w:tcPr>
          <w:p w14:paraId="41F724C7"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98.82%</w:t>
            </w:r>
          </w:p>
        </w:tc>
      </w:tr>
      <w:tr w:rsidR="10F44711" w14:paraId="4B2E6AEB" w14:textId="77777777" w:rsidTr="55F015EE">
        <w:trPr>
          <w:trHeight w:val="300"/>
        </w:trPr>
        <w:tc>
          <w:tcPr>
            <w:tcW w:w="1704" w:type="dxa"/>
            <w:tcBorders>
              <w:top w:val="nil"/>
              <w:left w:val="nil"/>
              <w:bottom w:val="nil"/>
              <w:right w:val="nil"/>
            </w:tcBorders>
            <w:tcMar>
              <w:left w:w="60" w:type="dxa"/>
              <w:right w:w="60" w:type="dxa"/>
            </w:tcMar>
            <w:vAlign w:val="center"/>
          </w:tcPr>
          <w:p w14:paraId="56876C4F"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lastRenderedPageBreak/>
              <w:t>HG007</w:t>
            </w:r>
          </w:p>
        </w:tc>
        <w:tc>
          <w:tcPr>
            <w:tcW w:w="1704" w:type="dxa"/>
            <w:tcBorders>
              <w:top w:val="nil"/>
              <w:left w:val="nil"/>
              <w:bottom w:val="nil"/>
              <w:right w:val="nil"/>
            </w:tcBorders>
            <w:tcMar>
              <w:left w:w="60" w:type="dxa"/>
              <w:right w:w="60" w:type="dxa"/>
            </w:tcMar>
            <w:vAlign w:val="center"/>
          </w:tcPr>
          <w:p w14:paraId="6027270E"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421,224</w:t>
            </w:r>
          </w:p>
        </w:tc>
        <w:tc>
          <w:tcPr>
            <w:tcW w:w="1704" w:type="dxa"/>
            <w:tcBorders>
              <w:top w:val="nil"/>
              <w:left w:val="nil"/>
              <w:bottom w:val="nil"/>
              <w:right w:val="nil"/>
            </w:tcBorders>
            <w:tcMar>
              <w:left w:w="60" w:type="dxa"/>
              <w:right w:w="60" w:type="dxa"/>
            </w:tcMar>
            <w:vAlign w:val="center"/>
          </w:tcPr>
          <w:p w14:paraId="684A06B5"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97.69%</w:t>
            </w:r>
          </w:p>
        </w:tc>
        <w:tc>
          <w:tcPr>
            <w:tcW w:w="1704" w:type="dxa"/>
            <w:tcBorders>
              <w:top w:val="nil"/>
              <w:left w:val="nil"/>
              <w:bottom w:val="nil"/>
              <w:right w:val="nil"/>
            </w:tcBorders>
            <w:tcMar>
              <w:left w:w="60" w:type="dxa"/>
              <w:right w:w="60" w:type="dxa"/>
            </w:tcMar>
            <w:vAlign w:val="center"/>
          </w:tcPr>
          <w:p w14:paraId="41117E7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99.86%</w:t>
            </w:r>
          </w:p>
        </w:tc>
        <w:tc>
          <w:tcPr>
            <w:tcW w:w="1704" w:type="dxa"/>
            <w:tcBorders>
              <w:top w:val="nil"/>
              <w:left w:val="nil"/>
              <w:bottom w:val="nil"/>
              <w:right w:val="nil"/>
            </w:tcBorders>
            <w:tcMar>
              <w:left w:w="60" w:type="dxa"/>
              <w:right w:w="60" w:type="dxa"/>
            </w:tcMar>
            <w:vAlign w:val="center"/>
          </w:tcPr>
          <w:p w14:paraId="3F0AEC91"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98.76%</w:t>
            </w:r>
          </w:p>
        </w:tc>
      </w:tr>
      <w:tr w:rsidR="10F44711" w14:paraId="49C826C1" w14:textId="77777777" w:rsidTr="55F015EE">
        <w:trPr>
          <w:trHeight w:val="300"/>
        </w:trPr>
        <w:tc>
          <w:tcPr>
            <w:tcW w:w="1704" w:type="dxa"/>
            <w:tcBorders>
              <w:top w:val="nil"/>
              <w:left w:val="nil"/>
              <w:bottom w:val="single" w:sz="8" w:space="0" w:color="auto"/>
              <w:right w:val="nil"/>
            </w:tcBorders>
            <w:tcMar>
              <w:left w:w="60" w:type="dxa"/>
              <w:right w:w="60" w:type="dxa"/>
            </w:tcMar>
            <w:vAlign w:val="center"/>
          </w:tcPr>
          <w:p w14:paraId="2A198533" w14:textId="77777777" w:rsidR="10F44711" w:rsidRDefault="10F44711" w:rsidP="55F015EE">
            <w:pPr>
              <w:spacing w:line="276" w:lineRule="auto"/>
              <w:jc w:val="center"/>
              <w:rPr>
                <w:rFonts w:ascii="Arial" w:eastAsia="Arial" w:hAnsi="Arial" w:cs="Arial"/>
                <w:b/>
                <w:color w:val="000000" w:themeColor="text1"/>
                <w:sz w:val="22"/>
                <w:szCs w:val="22"/>
              </w:rPr>
            </w:pPr>
            <w:r w:rsidRPr="0E91EF5F">
              <w:rPr>
                <w:rFonts w:ascii="Arial" w:eastAsia="Arial" w:hAnsi="Arial" w:cs="Arial"/>
                <w:b/>
                <w:color w:val="000000" w:themeColor="text1"/>
                <w:sz w:val="22"/>
                <w:szCs w:val="22"/>
              </w:rPr>
              <w:t>Average</w:t>
            </w:r>
          </w:p>
        </w:tc>
        <w:tc>
          <w:tcPr>
            <w:tcW w:w="1704" w:type="dxa"/>
            <w:tcBorders>
              <w:top w:val="nil"/>
              <w:left w:val="nil"/>
              <w:bottom w:val="single" w:sz="8" w:space="0" w:color="auto"/>
              <w:right w:val="nil"/>
            </w:tcBorders>
            <w:tcMar>
              <w:left w:w="60" w:type="dxa"/>
              <w:right w:w="60" w:type="dxa"/>
            </w:tcMar>
            <w:vAlign w:val="center"/>
          </w:tcPr>
          <w:p w14:paraId="382EF76F"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457,763</w:t>
            </w:r>
          </w:p>
        </w:tc>
        <w:tc>
          <w:tcPr>
            <w:tcW w:w="1704" w:type="dxa"/>
            <w:tcBorders>
              <w:top w:val="nil"/>
              <w:left w:val="nil"/>
              <w:bottom w:val="single" w:sz="8" w:space="0" w:color="auto"/>
              <w:right w:val="nil"/>
            </w:tcBorders>
            <w:tcMar>
              <w:left w:w="60" w:type="dxa"/>
              <w:right w:w="60" w:type="dxa"/>
            </w:tcMar>
            <w:vAlign w:val="center"/>
          </w:tcPr>
          <w:p w14:paraId="51DE9DD4"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97.43%</w:t>
            </w:r>
          </w:p>
        </w:tc>
        <w:tc>
          <w:tcPr>
            <w:tcW w:w="1704" w:type="dxa"/>
            <w:tcBorders>
              <w:top w:val="nil"/>
              <w:left w:val="nil"/>
              <w:bottom w:val="single" w:sz="8" w:space="0" w:color="auto"/>
              <w:right w:val="nil"/>
            </w:tcBorders>
            <w:tcMar>
              <w:left w:w="60" w:type="dxa"/>
              <w:right w:w="60" w:type="dxa"/>
            </w:tcMar>
            <w:vAlign w:val="center"/>
          </w:tcPr>
          <w:p w14:paraId="5A4018F3"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99.85%</w:t>
            </w:r>
          </w:p>
        </w:tc>
        <w:tc>
          <w:tcPr>
            <w:tcW w:w="1704" w:type="dxa"/>
            <w:tcBorders>
              <w:top w:val="nil"/>
              <w:left w:val="nil"/>
              <w:bottom w:val="single" w:sz="8" w:space="0" w:color="auto"/>
              <w:right w:val="nil"/>
            </w:tcBorders>
            <w:tcMar>
              <w:left w:w="60" w:type="dxa"/>
              <w:right w:w="60" w:type="dxa"/>
            </w:tcMar>
            <w:vAlign w:val="center"/>
          </w:tcPr>
          <w:p w14:paraId="498B2835" w14:textId="77777777" w:rsidR="10F44711" w:rsidRDefault="10F44711" w:rsidP="55F015EE">
            <w:pPr>
              <w:spacing w:line="276" w:lineRule="auto"/>
              <w:jc w:val="center"/>
              <w:rPr>
                <w:rFonts w:ascii="Arial" w:eastAsia="Arial" w:hAnsi="Arial" w:cs="Arial"/>
                <w:color w:val="000000" w:themeColor="text1"/>
                <w:sz w:val="22"/>
                <w:szCs w:val="22"/>
              </w:rPr>
            </w:pPr>
            <w:r w:rsidRPr="0E91EF5F">
              <w:rPr>
                <w:rFonts w:ascii="Arial" w:eastAsia="Arial" w:hAnsi="Arial" w:cs="Arial"/>
                <w:color w:val="000000" w:themeColor="text1"/>
                <w:sz w:val="22"/>
                <w:szCs w:val="22"/>
              </w:rPr>
              <w:t>98.63%</w:t>
            </w:r>
          </w:p>
        </w:tc>
      </w:tr>
    </w:tbl>
    <w:p w14:paraId="11FF3FD9" w14:textId="0DE60411" w:rsidR="10F44711" w:rsidRDefault="10F44711" w:rsidP="55F015EE">
      <w:pPr>
        <w:widowControl w:val="0"/>
        <w:spacing w:line="259" w:lineRule="auto"/>
        <w:rPr>
          <w:rFonts w:ascii="Arial" w:eastAsia="Arial" w:hAnsi="Arial" w:cs="Arial"/>
          <w:color w:val="000000" w:themeColor="text1"/>
          <w:sz w:val="22"/>
          <w:szCs w:val="22"/>
        </w:rPr>
      </w:pPr>
      <w:r w:rsidRPr="19471C96">
        <w:rPr>
          <w:rFonts w:ascii="Arial" w:eastAsia="Arial" w:hAnsi="Arial" w:cs="Arial"/>
          <w:sz w:val="22"/>
          <w:szCs w:val="22"/>
        </w:rPr>
        <w:br w:type="page"/>
      </w:r>
      <w:r w:rsidR="59A936DD" w:rsidRPr="0E91EF5F">
        <w:rPr>
          <w:rFonts w:ascii="Arial" w:eastAsia="Arial" w:hAnsi="Arial" w:cs="Arial"/>
          <w:b/>
          <w:color w:val="000000" w:themeColor="text1"/>
          <w:sz w:val="22"/>
          <w:szCs w:val="22"/>
        </w:rPr>
        <w:lastRenderedPageBreak/>
        <w:t>Table S4</w:t>
      </w:r>
      <w:r w:rsidR="2077360D" w:rsidRPr="19471C96">
        <w:rPr>
          <w:rFonts w:ascii="Arial" w:eastAsia="Arial" w:hAnsi="Arial" w:cs="Arial"/>
          <w:b/>
          <w:bCs/>
          <w:color w:val="000000" w:themeColor="text1"/>
          <w:sz w:val="22"/>
          <w:szCs w:val="22"/>
        </w:rPr>
        <w:t xml:space="preserve"> </w:t>
      </w:r>
      <w:r w:rsidR="2077360D" w:rsidRPr="0E91EF5F">
        <w:rPr>
          <w:rFonts w:ascii="Arial" w:eastAsia="Arial" w:hAnsi="Arial" w:cs="Arial"/>
          <w:b/>
          <w:bCs/>
          <w:color w:val="000000" w:themeColor="text1"/>
          <w:sz w:val="22"/>
          <w:szCs w:val="22"/>
        </w:rPr>
        <w:t>|</w:t>
      </w:r>
      <w:r w:rsidR="59A936DD" w:rsidRPr="19471C96">
        <w:rPr>
          <w:rFonts w:ascii="Arial" w:eastAsia="Arial" w:hAnsi="Arial" w:cs="Arial"/>
          <w:b/>
          <w:bCs/>
          <w:color w:val="000000" w:themeColor="text1"/>
          <w:sz w:val="22"/>
          <w:szCs w:val="22"/>
        </w:rPr>
        <w:t xml:space="preserve"> Genome in a bottle (GIAB) truth set comparison of DRAGEN calls processed with the same pipeline as the aggregate dataset release 2</w:t>
      </w:r>
      <w:r w:rsidR="59A936DD" w:rsidRPr="19471C96">
        <w:rPr>
          <w:rFonts w:ascii="Arial" w:eastAsia="Arial" w:hAnsi="Arial" w:cs="Arial"/>
          <w:color w:val="000000" w:themeColor="text1"/>
          <w:sz w:val="22"/>
          <w:szCs w:val="22"/>
        </w:rPr>
        <w:t>.</w:t>
      </w:r>
      <w:r w:rsidR="59A936DD" w:rsidRPr="19471C96">
        <w:rPr>
          <w:rFonts w:ascii="Arial" w:eastAsia="Arial" w:hAnsi="Arial" w:cs="Arial"/>
          <w:b/>
          <w:bCs/>
          <w:color w:val="0432FF"/>
          <w:sz w:val="22"/>
          <w:szCs w:val="22"/>
        </w:rPr>
        <w:t xml:space="preserve"> </w:t>
      </w:r>
      <w:r w:rsidR="59A936DD" w:rsidRPr="19471C96">
        <w:rPr>
          <w:rFonts w:ascii="Arial" w:eastAsia="Arial" w:hAnsi="Arial" w:cs="Arial"/>
          <w:sz w:val="22"/>
          <w:szCs w:val="22"/>
        </w:rPr>
        <w:t>Calls of each sample were extracted from the PASS variant calls in the joint call set.</w:t>
      </w:r>
      <w:r w:rsidR="59A936DD" w:rsidRPr="19471C96">
        <w:rPr>
          <w:rFonts w:ascii="Arial" w:eastAsia="Arial" w:hAnsi="Arial" w:cs="Arial"/>
          <w:color w:val="000000" w:themeColor="text1"/>
          <w:sz w:val="22"/>
          <w:szCs w:val="22"/>
        </w:rPr>
        <w:t xml:space="preserve"> GIAB samples previously sequenced for the Precision FDA challenge. F1-score is the harmonic mean of Sensitivity and Precision. A) all variant types, B) SNPs only C) Indels only.</w:t>
      </w:r>
    </w:p>
    <w:p w14:paraId="47C3429D" w14:textId="673F4094" w:rsidR="0C7A6EA7" w:rsidRDefault="0C7A6EA7" w:rsidP="55F015EE">
      <w:pPr>
        <w:widowControl w:val="0"/>
        <w:spacing w:line="259" w:lineRule="auto"/>
        <w:rPr>
          <w:rFonts w:ascii="Arial" w:eastAsia="Arial" w:hAnsi="Arial" w:cs="Arial"/>
          <w:color w:val="000000" w:themeColor="text1"/>
          <w:sz w:val="22"/>
          <w:szCs w:val="22"/>
        </w:rPr>
      </w:pPr>
    </w:p>
    <w:p w14:paraId="6990936D" w14:textId="169F1FCD" w:rsidR="0C7A6EA7" w:rsidRDefault="0C7A6EA7" w:rsidP="55F015EE">
      <w:pPr>
        <w:widowControl w:val="0"/>
        <w:spacing w:line="259" w:lineRule="auto"/>
        <w:rPr>
          <w:rFonts w:ascii="Arial" w:eastAsia="Arial" w:hAnsi="Arial" w:cs="Arial"/>
          <w:color w:val="000000" w:themeColor="text1"/>
          <w:sz w:val="22"/>
          <w:szCs w:val="22"/>
        </w:rPr>
      </w:pPr>
    </w:p>
    <w:tbl>
      <w:tblPr>
        <w:tblStyle w:val="ae"/>
        <w:tblW w:w="9214" w:type="dxa"/>
        <w:tblLook w:val="04A0" w:firstRow="1" w:lastRow="0" w:firstColumn="1" w:lastColumn="0" w:noHBand="0" w:noVBand="1"/>
      </w:tblPr>
      <w:tblGrid>
        <w:gridCol w:w="1152"/>
        <w:gridCol w:w="1152"/>
        <w:gridCol w:w="1284"/>
        <w:gridCol w:w="1403"/>
        <w:gridCol w:w="2003"/>
        <w:gridCol w:w="1284"/>
        <w:gridCol w:w="1403"/>
        <w:gridCol w:w="2097"/>
      </w:tblGrid>
      <w:tr w:rsidR="523FA107" w14:paraId="38A664FA" w14:textId="77777777" w:rsidTr="55F015EE">
        <w:trPr>
          <w:trHeight w:val="300"/>
        </w:trPr>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6F4BA685" w14:textId="2A0A67A9" w:rsidR="523FA107" w:rsidRDefault="481CFA8F" w:rsidP="55F015EE">
            <w:pPr>
              <w:jc w:val="center"/>
              <w:rPr>
                <w:rFonts w:ascii="Arial" w:eastAsia="Arial" w:hAnsi="Arial" w:cs="Arial"/>
                <w:b/>
                <w:color w:val="000000" w:themeColor="text1"/>
              </w:rPr>
            </w:pPr>
            <w:r w:rsidRPr="0E91EF5F">
              <w:rPr>
                <w:rFonts w:ascii="Arial" w:eastAsia="Arial" w:hAnsi="Arial" w:cs="Arial"/>
                <w:b/>
                <w:color w:val="000000" w:themeColor="text1"/>
                <w:sz w:val="24"/>
                <w:szCs w:val="24"/>
              </w:rPr>
              <w:t>Region</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0F9ED7FC" w14:textId="2FC57E56" w:rsidR="523FA107" w:rsidRDefault="481CFA8F" w:rsidP="55F015EE">
            <w:pPr>
              <w:jc w:val="center"/>
              <w:rPr>
                <w:rFonts w:ascii="Arial" w:eastAsia="Arial" w:hAnsi="Arial" w:cs="Arial"/>
                <w:b/>
                <w:color w:val="000000" w:themeColor="text1"/>
              </w:rPr>
            </w:pPr>
            <w:r w:rsidRPr="0E91EF5F">
              <w:rPr>
                <w:rFonts w:ascii="Arial" w:eastAsia="Arial" w:hAnsi="Arial" w:cs="Arial"/>
                <w:b/>
                <w:color w:val="000000" w:themeColor="text1"/>
                <w:sz w:val="24"/>
                <w:szCs w:val="24"/>
              </w:rPr>
              <w:t>Variant filtering</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3CF39AB4" w14:textId="50A8EDAA" w:rsidR="523FA107" w:rsidRDefault="481CFA8F" w:rsidP="55F015EE">
            <w:pPr>
              <w:jc w:val="center"/>
              <w:rPr>
                <w:rFonts w:ascii="Arial" w:eastAsia="Arial" w:hAnsi="Arial" w:cs="Arial"/>
                <w:b/>
                <w:color w:val="000000" w:themeColor="text1"/>
              </w:rPr>
            </w:pPr>
            <w:r w:rsidRPr="0E91EF5F">
              <w:rPr>
                <w:rFonts w:ascii="Arial" w:eastAsia="Arial" w:hAnsi="Arial" w:cs="Arial"/>
                <w:b/>
                <w:color w:val="000000" w:themeColor="text1"/>
                <w:sz w:val="24"/>
                <w:szCs w:val="24"/>
              </w:rPr>
              <w:t>Trio #consist</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6A492535" w14:textId="014C1BB0" w:rsidR="523FA107" w:rsidRDefault="481CFA8F" w:rsidP="55F015EE">
            <w:pPr>
              <w:jc w:val="center"/>
              <w:rPr>
                <w:rFonts w:ascii="Arial" w:eastAsia="Arial" w:hAnsi="Arial" w:cs="Arial"/>
                <w:b/>
                <w:color w:val="000000" w:themeColor="text1"/>
              </w:rPr>
            </w:pPr>
            <w:r w:rsidRPr="0E91EF5F">
              <w:rPr>
                <w:rFonts w:ascii="Arial" w:eastAsia="Arial" w:hAnsi="Arial" w:cs="Arial"/>
                <w:b/>
                <w:color w:val="000000" w:themeColor="text1"/>
                <w:sz w:val="24"/>
                <w:szCs w:val="24"/>
              </w:rPr>
              <w:t>Trio #inconsis</w:t>
            </w:r>
            <w:r w:rsidR="302BF853" w:rsidRPr="0E91EF5F">
              <w:rPr>
                <w:rFonts w:ascii="Arial" w:eastAsia="Arial" w:hAnsi="Arial" w:cs="Arial"/>
                <w:b/>
                <w:color w:val="000000" w:themeColor="text1"/>
                <w:sz w:val="24"/>
                <w:szCs w:val="24"/>
              </w:rPr>
              <w:t>t</w:t>
            </w:r>
          </w:p>
        </w:tc>
        <w:tc>
          <w:tcPr>
            <w:tcW w:w="1210"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679D487D" w14:textId="0C036A74" w:rsidR="523FA107" w:rsidRDefault="481CFA8F" w:rsidP="55F015EE">
            <w:pPr>
              <w:jc w:val="center"/>
              <w:rPr>
                <w:rFonts w:ascii="Arial" w:eastAsia="Arial" w:hAnsi="Arial" w:cs="Arial"/>
                <w:b/>
                <w:color w:val="000000" w:themeColor="text1"/>
                <w:lang w:val="en-US"/>
              </w:rPr>
            </w:pPr>
            <w:r w:rsidRPr="0E91EF5F">
              <w:rPr>
                <w:rFonts w:ascii="Arial" w:eastAsia="Arial" w:hAnsi="Arial" w:cs="Arial"/>
                <w:b/>
                <w:color w:val="000000" w:themeColor="text1"/>
                <w:sz w:val="24"/>
                <w:szCs w:val="24"/>
              </w:rPr>
              <w:t>Trio %inconsis</w:t>
            </w:r>
            <w:r w:rsidR="26DECB64" w:rsidRPr="0E91EF5F">
              <w:rPr>
                <w:rFonts w:ascii="Arial" w:eastAsia="Arial" w:hAnsi="Arial" w:cs="Arial"/>
                <w:b/>
                <w:color w:val="000000" w:themeColor="text1"/>
                <w:sz w:val="24"/>
                <w:szCs w:val="24"/>
              </w:rPr>
              <w:t>t</w:t>
            </w:r>
          </w:p>
        </w:tc>
        <w:tc>
          <w:tcPr>
            <w:tcW w:w="1094"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155C80EF" w14:textId="3264CBB5" w:rsidR="523FA107" w:rsidRDefault="481CFA8F" w:rsidP="55F015EE">
            <w:pPr>
              <w:jc w:val="center"/>
              <w:rPr>
                <w:rFonts w:ascii="Arial" w:eastAsia="Arial" w:hAnsi="Arial" w:cs="Arial"/>
                <w:b/>
                <w:color w:val="000000" w:themeColor="text1"/>
              </w:rPr>
            </w:pPr>
            <w:r w:rsidRPr="0E91EF5F">
              <w:rPr>
                <w:rFonts w:ascii="Arial" w:eastAsia="Arial" w:hAnsi="Arial" w:cs="Arial"/>
                <w:b/>
                <w:color w:val="000000" w:themeColor="text1"/>
                <w:sz w:val="24"/>
                <w:szCs w:val="24"/>
              </w:rPr>
              <w:t>Twin #consist</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754C1E66" w14:textId="2BEF1F4E" w:rsidR="523FA107" w:rsidRDefault="481CFA8F" w:rsidP="55F015EE">
            <w:pPr>
              <w:jc w:val="center"/>
              <w:rPr>
                <w:rFonts w:ascii="Arial" w:eastAsia="Arial" w:hAnsi="Arial" w:cs="Arial"/>
                <w:b/>
                <w:color w:val="000000" w:themeColor="text1"/>
              </w:rPr>
            </w:pPr>
            <w:r w:rsidRPr="0E91EF5F">
              <w:rPr>
                <w:rFonts w:ascii="Arial" w:eastAsia="Arial" w:hAnsi="Arial" w:cs="Arial"/>
                <w:b/>
                <w:color w:val="000000" w:themeColor="text1"/>
                <w:sz w:val="24"/>
                <w:szCs w:val="24"/>
              </w:rPr>
              <w:t>Twin #inconsist</w:t>
            </w:r>
          </w:p>
        </w:tc>
        <w:tc>
          <w:tcPr>
            <w:tcW w:w="1150"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0769D03B" w14:textId="6A2CA0F0" w:rsidR="523FA107" w:rsidRDefault="481CFA8F" w:rsidP="55F015EE">
            <w:pPr>
              <w:jc w:val="center"/>
              <w:rPr>
                <w:rFonts w:ascii="Arial" w:eastAsia="Arial" w:hAnsi="Arial" w:cs="Arial"/>
                <w:b/>
                <w:color w:val="000000" w:themeColor="text1"/>
                <w:lang w:val="en-US"/>
              </w:rPr>
            </w:pPr>
            <w:r w:rsidRPr="0E91EF5F">
              <w:rPr>
                <w:rFonts w:ascii="Arial" w:eastAsia="Arial" w:hAnsi="Arial" w:cs="Arial"/>
                <w:b/>
                <w:color w:val="000000" w:themeColor="text1"/>
                <w:sz w:val="24"/>
                <w:szCs w:val="24"/>
              </w:rPr>
              <w:t>Twin %inconsis</w:t>
            </w:r>
            <w:r w:rsidR="2A77BB04" w:rsidRPr="0E91EF5F">
              <w:rPr>
                <w:rFonts w:ascii="Arial" w:eastAsia="Arial" w:hAnsi="Arial" w:cs="Arial"/>
                <w:b/>
                <w:color w:val="000000" w:themeColor="text1"/>
                <w:sz w:val="24"/>
                <w:szCs w:val="24"/>
              </w:rPr>
              <w:t>t</w:t>
            </w:r>
          </w:p>
        </w:tc>
      </w:tr>
      <w:tr w:rsidR="523FA107" w14:paraId="303D00C9" w14:textId="77777777" w:rsidTr="55F015EE">
        <w:trPr>
          <w:trHeight w:val="300"/>
        </w:trPr>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0FD8E16C" w14:textId="15E3F358" w:rsidR="523FA107" w:rsidRDefault="481CFA8F" w:rsidP="55F015EE">
            <w:pPr>
              <w:jc w:val="center"/>
              <w:rPr>
                <w:rFonts w:ascii="Arial" w:eastAsia="Arial" w:hAnsi="Arial" w:cs="Arial"/>
                <w:b/>
                <w:color w:val="000000" w:themeColor="text1"/>
              </w:rPr>
            </w:pPr>
            <w:r w:rsidRPr="0E91EF5F">
              <w:rPr>
                <w:rFonts w:ascii="Arial" w:eastAsia="Arial" w:hAnsi="Arial" w:cs="Arial"/>
                <w:b/>
                <w:color w:val="000000" w:themeColor="text1"/>
                <w:sz w:val="24"/>
                <w:szCs w:val="24"/>
              </w:rPr>
              <w:t>All regions</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759FE816" w14:textId="7947E99B" w:rsidR="523FA107" w:rsidRDefault="481CFA8F" w:rsidP="55F015EE">
            <w:pPr>
              <w:jc w:val="center"/>
              <w:rPr>
                <w:rFonts w:ascii="Arial" w:eastAsia="Arial" w:hAnsi="Arial" w:cs="Arial"/>
                <w:color w:val="000000" w:themeColor="text1"/>
              </w:rPr>
            </w:pPr>
            <w:r w:rsidRPr="0E91EF5F">
              <w:rPr>
                <w:rFonts w:ascii="Arial" w:eastAsia="Arial" w:hAnsi="Arial" w:cs="Arial"/>
                <w:color w:val="000000" w:themeColor="text1"/>
                <w:sz w:val="24"/>
                <w:szCs w:val="24"/>
              </w:rPr>
              <w:t>PASS</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76007622" w14:textId="5A11B79B" w:rsidR="523FA107" w:rsidRDefault="481CFA8F" w:rsidP="55F015EE">
            <w:pPr>
              <w:jc w:val="center"/>
              <w:rPr>
                <w:rFonts w:ascii="Arial" w:eastAsia="Arial" w:hAnsi="Arial" w:cs="Arial"/>
                <w:color w:val="000000" w:themeColor="text1"/>
              </w:rPr>
            </w:pPr>
            <w:r w:rsidRPr="0E91EF5F">
              <w:rPr>
                <w:rFonts w:ascii="Arial" w:eastAsia="Arial" w:hAnsi="Arial" w:cs="Arial"/>
                <w:color w:val="000000" w:themeColor="text1"/>
                <w:sz w:val="24"/>
                <w:szCs w:val="24"/>
              </w:rPr>
              <w:t>5,816,940</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352885B3" w14:textId="791E830C" w:rsidR="523FA107" w:rsidRDefault="481CFA8F" w:rsidP="55F015EE">
            <w:pPr>
              <w:jc w:val="center"/>
              <w:rPr>
                <w:rFonts w:ascii="Arial" w:eastAsia="Arial" w:hAnsi="Arial" w:cs="Arial"/>
                <w:color w:val="000000" w:themeColor="text1"/>
              </w:rPr>
            </w:pPr>
            <w:r w:rsidRPr="0E91EF5F">
              <w:rPr>
                <w:rFonts w:ascii="Arial" w:eastAsia="Arial" w:hAnsi="Arial" w:cs="Arial"/>
                <w:color w:val="000000" w:themeColor="text1"/>
                <w:sz w:val="24"/>
                <w:szCs w:val="24"/>
              </w:rPr>
              <w:t>12,204</w:t>
            </w:r>
          </w:p>
        </w:tc>
        <w:tc>
          <w:tcPr>
            <w:tcW w:w="1210"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61FD8804" w14:textId="47114349" w:rsidR="523FA107" w:rsidRDefault="481CFA8F" w:rsidP="55F015EE">
            <w:pPr>
              <w:jc w:val="center"/>
              <w:rPr>
                <w:rFonts w:ascii="Arial" w:eastAsia="Arial" w:hAnsi="Arial" w:cs="Arial"/>
                <w:color w:val="000000" w:themeColor="text1"/>
              </w:rPr>
            </w:pPr>
            <w:r w:rsidRPr="0E91EF5F">
              <w:rPr>
                <w:rFonts w:ascii="Arial" w:eastAsia="Arial" w:hAnsi="Arial" w:cs="Arial"/>
                <w:color w:val="000000" w:themeColor="text1"/>
                <w:sz w:val="24"/>
                <w:szCs w:val="24"/>
              </w:rPr>
              <w:t>0.209%</w:t>
            </w:r>
          </w:p>
        </w:tc>
        <w:tc>
          <w:tcPr>
            <w:tcW w:w="1094"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5A52E3AB" w14:textId="67AED35C" w:rsidR="523FA107" w:rsidRDefault="481CFA8F" w:rsidP="55F015EE">
            <w:pPr>
              <w:jc w:val="center"/>
              <w:rPr>
                <w:rFonts w:ascii="Arial" w:eastAsia="Arial" w:hAnsi="Arial" w:cs="Arial"/>
                <w:color w:val="000000" w:themeColor="text1"/>
              </w:rPr>
            </w:pPr>
            <w:r w:rsidRPr="0E91EF5F">
              <w:rPr>
                <w:rFonts w:ascii="Arial" w:eastAsia="Arial" w:hAnsi="Arial" w:cs="Arial"/>
                <w:color w:val="000000" w:themeColor="text1"/>
                <w:sz w:val="24"/>
                <w:szCs w:val="24"/>
              </w:rPr>
              <w:t>4,329,781</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4B92116F" w14:textId="661DBA72" w:rsidR="523FA107" w:rsidRDefault="481CFA8F" w:rsidP="55F015EE">
            <w:pPr>
              <w:jc w:val="center"/>
              <w:rPr>
                <w:rFonts w:ascii="Arial" w:eastAsia="Arial" w:hAnsi="Arial" w:cs="Arial"/>
                <w:color w:val="000000" w:themeColor="text1"/>
              </w:rPr>
            </w:pPr>
            <w:r w:rsidRPr="0E91EF5F">
              <w:rPr>
                <w:rFonts w:ascii="Arial" w:eastAsia="Arial" w:hAnsi="Arial" w:cs="Arial"/>
                <w:color w:val="000000" w:themeColor="text1"/>
                <w:sz w:val="24"/>
                <w:szCs w:val="24"/>
              </w:rPr>
              <w:t>17,274</w:t>
            </w:r>
          </w:p>
        </w:tc>
        <w:tc>
          <w:tcPr>
            <w:tcW w:w="1150"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3123DB88" w14:textId="41A44DAD" w:rsidR="523FA107" w:rsidRDefault="481CFA8F" w:rsidP="55F015EE">
            <w:pPr>
              <w:jc w:val="center"/>
              <w:rPr>
                <w:rFonts w:ascii="Arial" w:eastAsia="Arial" w:hAnsi="Arial" w:cs="Arial"/>
                <w:color w:val="000000" w:themeColor="text1"/>
              </w:rPr>
            </w:pPr>
            <w:r w:rsidRPr="0E91EF5F">
              <w:rPr>
                <w:rFonts w:ascii="Arial" w:eastAsia="Arial" w:hAnsi="Arial" w:cs="Arial"/>
                <w:color w:val="000000" w:themeColor="text1"/>
                <w:sz w:val="24"/>
                <w:szCs w:val="24"/>
              </w:rPr>
              <w:t>0.397%</w:t>
            </w:r>
          </w:p>
        </w:tc>
      </w:tr>
      <w:tr w:rsidR="523FA107" w14:paraId="281BC841" w14:textId="77777777" w:rsidTr="55F015EE">
        <w:trPr>
          <w:trHeight w:val="300"/>
        </w:trPr>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3082C2B4" w14:textId="108AB2B6" w:rsidR="523FA107" w:rsidRDefault="481CFA8F" w:rsidP="55F015EE">
            <w:pPr>
              <w:jc w:val="center"/>
              <w:rPr>
                <w:rFonts w:ascii="Arial" w:eastAsia="Arial" w:hAnsi="Arial" w:cs="Arial"/>
                <w:b/>
                <w:color w:val="000000" w:themeColor="text1"/>
              </w:rPr>
            </w:pPr>
            <w:r w:rsidRPr="0E91EF5F">
              <w:rPr>
                <w:rFonts w:ascii="Arial" w:eastAsia="Arial" w:hAnsi="Arial" w:cs="Arial"/>
                <w:b/>
                <w:color w:val="000000" w:themeColor="text1"/>
                <w:sz w:val="24"/>
                <w:szCs w:val="24"/>
              </w:rPr>
              <w:t>High Conf.</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1FF0EF8A" w14:textId="0CF9DED2" w:rsidR="523FA107" w:rsidRDefault="481CFA8F" w:rsidP="55F015EE">
            <w:pPr>
              <w:jc w:val="center"/>
              <w:rPr>
                <w:rFonts w:ascii="Arial" w:eastAsia="Arial" w:hAnsi="Arial" w:cs="Arial"/>
                <w:color w:val="000000" w:themeColor="text1"/>
              </w:rPr>
            </w:pPr>
            <w:r w:rsidRPr="0E91EF5F">
              <w:rPr>
                <w:rFonts w:ascii="Arial" w:eastAsia="Arial" w:hAnsi="Arial" w:cs="Arial"/>
                <w:color w:val="000000" w:themeColor="text1"/>
                <w:sz w:val="24"/>
                <w:szCs w:val="24"/>
              </w:rPr>
              <w:t>PASS</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2BF72099" w14:textId="5A508B4E" w:rsidR="523FA107" w:rsidRDefault="481CFA8F" w:rsidP="55F015EE">
            <w:pPr>
              <w:jc w:val="center"/>
              <w:rPr>
                <w:rFonts w:ascii="Arial" w:eastAsia="Arial" w:hAnsi="Arial" w:cs="Arial"/>
                <w:color w:val="000000" w:themeColor="text1"/>
              </w:rPr>
            </w:pPr>
            <w:r w:rsidRPr="0E91EF5F">
              <w:rPr>
                <w:rFonts w:ascii="Arial" w:eastAsia="Arial" w:hAnsi="Arial" w:cs="Arial"/>
                <w:color w:val="000000" w:themeColor="text1"/>
                <w:sz w:val="24"/>
                <w:szCs w:val="24"/>
              </w:rPr>
              <w:t>4,513,692</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7BC77847" w14:textId="6DEDAC26" w:rsidR="523FA107" w:rsidRDefault="3946E6C2" w:rsidP="55F015EE">
            <w:pPr>
              <w:jc w:val="center"/>
              <w:rPr>
                <w:rFonts w:ascii="Arial" w:eastAsia="Arial" w:hAnsi="Arial" w:cs="Arial"/>
                <w:color w:val="000000" w:themeColor="text1"/>
              </w:rPr>
            </w:pPr>
            <w:r w:rsidRPr="0E91EF5F">
              <w:rPr>
                <w:rFonts w:ascii="Arial" w:eastAsia="Arial" w:hAnsi="Arial" w:cs="Arial"/>
                <w:color w:val="000000" w:themeColor="text1"/>
                <w:sz w:val="24"/>
                <w:szCs w:val="24"/>
              </w:rPr>
              <w:t xml:space="preserve">   </w:t>
            </w:r>
            <w:r w:rsidR="481CFA8F" w:rsidRPr="0E91EF5F">
              <w:rPr>
                <w:rFonts w:ascii="Arial" w:eastAsia="Arial" w:hAnsi="Arial" w:cs="Arial"/>
                <w:color w:val="000000" w:themeColor="text1"/>
                <w:sz w:val="24"/>
                <w:szCs w:val="24"/>
              </w:rPr>
              <w:t>1,309</w:t>
            </w:r>
          </w:p>
        </w:tc>
        <w:tc>
          <w:tcPr>
            <w:tcW w:w="1210"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5C120514" w14:textId="7AFDA49F" w:rsidR="523FA107" w:rsidRDefault="481CFA8F"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0.029%</w:t>
            </w:r>
          </w:p>
        </w:tc>
        <w:tc>
          <w:tcPr>
            <w:tcW w:w="1094"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007157B0" w14:textId="1A2F3FE6" w:rsidR="523FA107" w:rsidRDefault="481CFA8F"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3,375,072</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52ACA2E6" w14:textId="00DB0F11" w:rsidR="523FA107" w:rsidRDefault="1672E9C5"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 xml:space="preserve">  </w:t>
            </w:r>
            <w:r w:rsidR="481CFA8F" w:rsidRPr="0952260A">
              <w:rPr>
                <w:rFonts w:ascii="Arial" w:eastAsia="Arial" w:hAnsi="Arial" w:cs="Arial"/>
                <w:color w:val="000000" w:themeColor="text1"/>
                <w:sz w:val="24"/>
                <w:szCs w:val="24"/>
              </w:rPr>
              <w:t>1,234</w:t>
            </w:r>
          </w:p>
        </w:tc>
        <w:tc>
          <w:tcPr>
            <w:tcW w:w="1150"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16EA7F81" w14:textId="31BE7A4A" w:rsidR="523FA107" w:rsidRDefault="481CFA8F"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0.036%</w:t>
            </w:r>
          </w:p>
        </w:tc>
      </w:tr>
      <w:tr w:rsidR="523FA107" w14:paraId="5817FE80" w14:textId="77777777" w:rsidTr="55F015EE">
        <w:trPr>
          <w:trHeight w:val="300"/>
        </w:trPr>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32A88F2C" w14:textId="48A5FDE8" w:rsidR="523FA107" w:rsidRDefault="481CFA8F" w:rsidP="55F015EE">
            <w:pPr>
              <w:jc w:val="center"/>
              <w:rPr>
                <w:rFonts w:ascii="Arial" w:eastAsia="Arial" w:hAnsi="Arial" w:cs="Arial"/>
                <w:b/>
                <w:color w:val="000000" w:themeColor="text1"/>
              </w:rPr>
            </w:pPr>
            <w:r w:rsidRPr="0952260A">
              <w:rPr>
                <w:rFonts w:ascii="Arial" w:eastAsia="Arial" w:hAnsi="Arial" w:cs="Arial"/>
                <w:b/>
                <w:color w:val="000000" w:themeColor="text1"/>
                <w:sz w:val="24"/>
                <w:szCs w:val="24"/>
              </w:rPr>
              <w:t>Low Conf.</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40CFAE9A" w14:textId="21DEFD3C" w:rsidR="523FA107" w:rsidRDefault="481CFA8F"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PASS</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492BC622" w14:textId="2101ACF8" w:rsidR="523FA107" w:rsidRDefault="481CFA8F"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1,303,249</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01196278" w14:textId="0AFEF9DD" w:rsidR="523FA107" w:rsidRDefault="481CFA8F"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10,895</w:t>
            </w:r>
          </w:p>
        </w:tc>
        <w:tc>
          <w:tcPr>
            <w:tcW w:w="1210"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601EFBB3" w14:textId="765284AD" w:rsidR="523FA107" w:rsidRDefault="481CFA8F"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0.829%</w:t>
            </w:r>
          </w:p>
        </w:tc>
        <w:tc>
          <w:tcPr>
            <w:tcW w:w="1094"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32516D4A" w14:textId="7D84F750" w:rsidR="523FA107" w:rsidRDefault="44BFBEBA"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 xml:space="preserve">   </w:t>
            </w:r>
            <w:r w:rsidR="481CFA8F" w:rsidRPr="0952260A">
              <w:rPr>
                <w:rFonts w:ascii="Arial" w:eastAsia="Arial" w:hAnsi="Arial" w:cs="Arial"/>
                <w:color w:val="000000" w:themeColor="text1"/>
                <w:sz w:val="24"/>
                <w:szCs w:val="24"/>
              </w:rPr>
              <w:t>954,709</w:t>
            </w:r>
          </w:p>
        </w:tc>
        <w:tc>
          <w:tcPr>
            <w:tcW w:w="1152"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40152752" w14:textId="6578C9E2" w:rsidR="523FA107" w:rsidRDefault="481CFA8F"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16,039</w:t>
            </w:r>
          </w:p>
        </w:tc>
        <w:tc>
          <w:tcPr>
            <w:tcW w:w="1150" w:type="dxa"/>
            <w:tcBorders>
              <w:top w:val="single" w:sz="8" w:space="0" w:color="auto"/>
              <w:left w:val="single" w:sz="8" w:space="0" w:color="auto"/>
              <w:bottom w:val="single" w:sz="8" w:space="0" w:color="auto"/>
              <w:right w:val="single" w:sz="8" w:space="0" w:color="auto"/>
            </w:tcBorders>
            <w:noWrap/>
            <w:tcMar>
              <w:left w:w="108" w:type="dxa"/>
              <w:right w:w="108" w:type="dxa"/>
            </w:tcMar>
            <w:vAlign w:val="center"/>
            <w:hideMark/>
          </w:tcPr>
          <w:p w14:paraId="62A54A37" w14:textId="7F624DE9" w:rsidR="523FA107" w:rsidRDefault="481CFA8F" w:rsidP="55F015EE">
            <w:pPr>
              <w:jc w:val="center"/>
              <w:rPr>
                <w:rFonts w:ascii="Arial" w:eastAsia="Arial" w:hAnsi="Arial" w:cs="Arial"/>
                <w:color w:val="000000" w:themeColor="text1"/>
              </w:rPr>
            </w:pPr>
            <w:r w:rsidRPr="0952260A">
              <w:rPr>
                <w:rFonts w:ascii="Arial" w:eastAsia="Arial" w:hAnsi="Arial" w:cs="Arial"/>
                <w:color w:val="000000" w:themeColor="text1"/>
                <w:sz w:val="24"/>
                <w:szCs w:val="24"/>
              </w:rPr>
              <w:t>1.650%</w:t>
            </w:r>
          </w:p>
        </w:tc>
      </w:tr>
    </w:tbl>
    <w:p w14:paraId="26A54A40" w14:textId="4DA37BFB" w:rsidR="523FA107" w:rsidRDefault="523FA107" w:rsidP="55F015EE">
      <w:pPr>
        <w:widowControl w:val="0"/>
        <w:spacing w:after="160" w:line="259" w:lineRule="auto"/>
        <w:rPr>
          <w:rFonts w:ascii="Arial" w:eastAsia="Arial" w:hAnsi="Arial" w:cs="Arial"/>
          <w:sz w:val="22"/>
          <w:szCs w:val="22"/>
        </w:rPr>
      </w:pPr>
    </w:p>
    <w:p w14:paraId="14A2E520" w14:textId="66146927" w:rsidR="68E176ED" w:rsidRDefault="120E2208" w:rsidP="55F015EE">
      <w:pPr>
        <w:widowControl w:val="0"/>
        <w:spacing w:after="160" w:line="259" w:lineRule="auto"/>
        <w:rPr>
          <w:rFonts w:ascii="Arial" w:eastAsia="Arial" w:hAnsi="Arial" w:cs="Arial"/>
          <w:color w:val="000000" w:themeColor="text1"/>
          <w:sz w:val="22"/>
          <w:szCs w:val="22"/>
        </w:rPr>
      </w:pPr>
      <w:r w:rsidRPr="02F4B324">
        <w:rPr>
          <w:rFonts w:ascii="Arial" w:eastAsia="Arial" w:hAnsi="Arial" w:cs="Arial"/>
          <w:b/>
          <w:sz w:val="22"/>
          <w:szCs w:val="22"/>
        </w:rPr>
        <w:t>Table S</w:t>
      </w:r>
      <w:r w:rsidR="597F4CD2" w:rsidRPr="02F4B324">
        <w:rPr>
          <w:rFonts w:ascii="Arial" w:eastAsia="Arial" w:hAnsi="Arial" w:cs="Arial"/>
          <w:b/>
          <w:sz w:val="22"/>
          <w:szCs w:val="22"/>
        </w:rPr>
        <w:t>5</w:t>
      </w:r>
      <w:r w:rsidR="112BBD9E" w:rsidRPr="02F4B324">
        <w:rPr>
          <w:rFonts w:ascii="Arial" w:eastAsia="Arial" w:hAnsi="Arial" w:cs="Arial"/>
          <w:b/>
          <w:sz w:val="22"/>
          <w:szCs w:val="22"/>
        </w:rPr>
        <w:t xml:space="preserve"> |</w:t>
      </w:r>
      <w:r w:rsidR="7C37CC37" w:rsidRPr="19471C96">
        <w:rPr>
          <w:rFonts w:ascii="Arial" w:eastAsia="Arial" w:hAnsi="Arial" w:cs="Arial"/>
          <w:b/>
          <w:bCs/>
          <w:sz w:val="22"/>
          <w:szCs w:val="22"/>
        </w:rPr>
        <w:t xml:space="preserve"> </w:t>
      </w:r>
      <w:r w:rsidR="7C37CC37" w:rsidRPr="19471C96">
        <w:rPr>
          <w:rFonts w:ascii="Arial" w:eastAsia="Arial" w:hAnsi="Arial" w:cs="Arial"/>
          <w:b/>
          <w:bCs/>
          <w:color w:val="000000" w:themeColor="text1"/>
          <w:sz w:val="22"/>
          <w:szCs w:val="22"/>
        </w:rPr>
        <w:t xml:space="preserve">Trio and twin inconsistencies for </w:t>
      </w:r>
      <w:r w:rsidR="58059D0E" w:rsidRPr="19471C96">
        <w:rPr>
          <w:rFonts w:ascii="Arial" w:eastAsia="Arial" w:hAnsi="Arial" w:cs="Arial"/>
          <w:b/>
          <w:bCs/>
          <w:color w:val="000000" w:themeColor="text1"/>
          <w:sz w:val="22"/>
          <w:szCs w:val="22"/>
        </w:rPr>
        <w:t xml:space="preserve">PASS variants </w:t>
      </w:r>
      <w:r w:rsidR="1F0DDFAE" w:rsidRPr="19471C96">
        <w:rPr>
          <w:rFonts w:ascii="Arial" w:eastAsia="Arial" w:hAnsi="Arial" w:cs="Arial"/>
          <w:b/>
          <w:bCs/>
          <w:color w:val="000000" w:themeColor="text1"/>
          <w:sz w:val="22"/>
          <w:szCs w:val="22"/>
        </w:rPr>
        <w:t>in autosomes</w:t>
      </w:r>
      <w:r w:rsidR="600781EF" w:rsidRPr="19471C96">
        <w:rPr>
          <w:rFonts w:ascii="Arial" w:eastAsia="Arial" w:hAnsi="Arial" w:cs="Arial"/>
          <w:b/>
          <w:bCs/>
          <w:color w:val="000000" w:themeColor="text1"/>
          <w:sz w:val="22"/>
          <w:szCs w:val="22"/>
        </w:rPr>
        <w:t xml:space="preserve"> from DRAGEN release 2</w:t>
      </w:r>
      <w:r w:rsidR="1F0DDFAE" w:rsidRPr="19471C96">
        <w:rPr>
          <w:rFonts w:ascii="Arial" w:eastAsia="Arial" w:hAnsi="Arial" w:cs="Arial"/>
          <w:b/>
          <w:bCs/>
          <w:color w:val="000000" w:themeColor="text1"/>
          <w:sz w:val="22"/>
          <w:szCs w:val="22"/>
        </w:rPr>
        <w:t>.</w:t>
      </w:r>
      <w:r w:rsidR="3440FCCD" w:rsidRPr="19471C96">
        <w:rPr>
          <w:rFonts w:ascii="Arial" w:eastAsia="Arial" w:hAnsi="Arial" w:cs="Arial"/>
          <w:color w:val="000000" w:themeColor="text1"/>
          <w:sz w:val="22"/>
          <w:szCs w:val="22"/>
        </w:rPr>
        <w:t xml:space="preserve"> Numbers are presented as average per trio/twin-pair.</w:t>
      </w:r>
    </w:p>
    <w:p w14:paraId="35206AD3" w14:textId="44C363E2" w:rsidR="68E176ED" w:rsidRDefault="68E176ED" w:rsidP="55F015EE">
      <w:pPr>
        <w:rPr>
          <w:rFonts w:ascii="Arial" w:eastAsia="Arial" w:hAnsi="Arial" w:cs="Arial"/>
          <w:sz w:val="22"/>
          <w:szCs w:val="22"/>
        </w:rPr>
      </w:pPr>
    </w:p>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0"/>
        <w:gridCol w:w="1623"/>
        <w:gridCol w:w="1549"/>
        <w:gridCol w:w="1549"/>
        <w:gridCol w:w="1549"/>
        <w:gridCol w:w="1549"/>
      </w:tblGrid>
      <w:tr w:rsidR="00F11436" w:rsidRPr="00A4512C" w14:paraId="12C31BB9" w14:textId="77777777" w:rsidTr="55F015EE">
        <w:trPr>
          <w:trHeight w:val="320"/>
        </w:trPr>
        <w:tc>
          <w:tcPr>
            <w:tcW w:w="2060" w:type="dxa"/>
            <w:noWrap/>
            <w:vAlign w:val="center"/>
            <w:hideMark/>
          </w:tcPr>
          <w:p w14:paraId="0055C96F"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 xml:space="preserve">Filter and </w:t>
            </w:r>
          </w:p>
          <w:p w14:paraId="761D58B3"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Genomic Regions</w:t>
            </w:r>
          </w:p>
        </w:tc>
        <w:tc>
          <w:tcPr>
            <w:tcW w:w="1585" w:type="dxa"/>
            <w:noWrap/>
            <w:vAlign w:val="center"/>
            <w:hideMark/>
          </w:tcPr>
          <w:p w14:paraId="5EE0BFC4"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 xml:space="preserve">#variants </w:t>
            </w:r>
          </w:p>
          <w:p w14:paraId="6F29AA47"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 xml:space="preserve">with missingness </w:t>
            </w:r>
          </w:p>
          <w:p w14:paraId="2C764B19"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0-10%</w:t>
            </w:r>
          </w:p>
        </w:tc>
        <w:tc>
          <w:tcPr>
            <w:tcW w:w="1400" w:type="dxa"/>
            <w:noWrap/>
            <w:vAlign w:val="center"/>
            <w:hideMark/>
          </w:tcPr>
          <w:p w14:paraId="512BC7BC"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 xml:space="preserve">#variants with missingness </w:t>
            </w:r>
          </w:p>
          <w:p w14:paraId="179A6658"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1-10%</w:t>
            </w:r>
          </w:p>
        </w:tc>
        <w:tc>
          <w:tcPr>
            <w:tcW w:w="1455" w:type="dxa"/>
            <w:noWrap/>
            <w:vAlign w:val="center"/>
            <w:hideMark/>
          </w:tcPr>
          <w:p w14:paraId="1954F8CA"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 xml:space="preserve">%variants with missingness </w:t>
            </w:r>
          </w:p>
          <w:p w14:paraId="6BD92769"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1-10%</w:t>
            </w:r>
          </w:p>
        </w:tc>
        <w:tc>
          <w:tcPr>
            <w:tcW w:w="1400" w:type="dxa"/>
            <w:noWrap/>
            <w:vAlign w:val="center"/>
            <w:hideMark/>
          </w:tcPr>
          <w:p w14:paraId="04C9D2AC"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 xml:space="preserve">#variants with missingness </w:t>
            </w:r>
          </w:p>
          <w:p w14:paraId="4DA3B6C6"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5-10%</w:t>
            </w:r>
          </w:p>
        </w:tc>
        <w:tc>
          <w:tcPr>
            <w:tcW w:w="1475" w:type="dxa"/>
            <w:noWrap/>
            <w:vAlign w:val="center"/>
            <w:hideMark/>
          </w:tcPr>
          <w:p w14:paraId="1CA79CCE"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 xml:space="preserve">%variants with missingness </w:t>
            </w:r>
          </w:p>
          <w:p w14:paraId="65373A43"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5-10%</w:t>
            </w:r>
          </w:p>
        </w:tc>
      </w:tr>
      <w:tr w:rsidR="00F11436" w:rsidRPr="00A4512C" w14:paraId="102A2012" w14:textId="77777777" w:rsidTr="55F015EE">
        <w:trPr>
          <w:trHeight w:val="320"/>
        </w:trPr>
        <w:tc>
          <w:tcPr>
            <w:tcW w:w="2060" w:type="dxa"/>
            <w:noWrap/>
            <w:vAlign w:val="center"/>
            <w:hideMark/>
          </w:tcPr>
          <w:p w14:paraId="620B3397"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 xml:space="preserve">ALL variants </w:t>
            </w:r>
          </w:p>
          <w:p w14:paraId="62C70836"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all regions</w:t>
            </w:r>
          </w:p>
        </w:tc>
        <w:tc>
          <w:tcPr>
            <w:tcW w:w="1585" w:type="dxa"/>
            <w:noWrap/>
            <w:vAlign w:val="center"/>
            <w:hideMark/>
          </w:tcPr>
          <w:p w14:paraId="0892F017" w14:textId="1DAC29B8"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1,275,089,939</w:t>
            </w:r>
          </w:p>
        </w:tc>
        <w:tc>
          <w:tcPr>
            <w:tcW w:w="1400" w:type="dxa"/>
            <w:noWrap/>
            <w:vAlign w:val="center"/>
            <w:hideMark/>
          </w:tcPr>
          <w:p w14:paraId="08114820"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52,933,996 </w:t>
            </w:r>
          </w:p>
        </w:tc>
        <w:tc>
          <w:tcPr>
            <w:tcW w:w="1455" w:type="dxa"/>
            <w:noWrap/>
            <w:vAlign w:val="center"/>
            <w:hideMark/>
          </w:tcPr>
          <w:p w14:paraId="1A0895B8"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4.151%</w:t>
            </w:r>
          </w:p>
        </w:tc>
        <w:tc>
          <w:tcPr>
            <w:tcW w:w="1400" w:type="dxa"/>
            <w:noWrap/>
            <w:vAlign w:val="center"/>
            <w:hideMark/>
          </w:tcPr>
          <w:p w14:paraId="5664801F"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18,073,629 </w:t>
            </w:r>
          </w:p>
        </w:tc>
        <w:tc>
          <w:tcPr>
            <w:tcW w:w="1475" w:type="dxa"/>
            <w:noWrap/>
            <w:vAlign w:val="center"/>
            <w:hideMark/>
          </w:tcPr>
          <w:p w14:paraId="6893FBA7"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1.417%</w:t>
            </w:r>
          </w:p>
        </w:tc>
      </w:tr>
      <w:tr w:rsidR="00F11436" w:rsidRPr="00A4512C" w14:paraId="3FF89681" w14:textId="77777777" w:rsidTr="55F015EE">
        <w:trPr>
          <w:trHeight w:val="320"/>
        </w:trPr>
        <w:tc>
          <w:tcPr>
            <w:tcW w:w="2060" w:type="dxa"/>
            <w:noWrap/>
            <w:vAlign w:val="center"/>
            <w:hideMark/>
          </w:tcPr>
          <w:p w14:paraId="3B1D0351"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 xml:space="preserve">PASS variants </w:t>
            </w:r>
          </w:p>
          <w:p w14:paraId="63151DC7"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all regions</w:t>
            </w:r>
          </w:p>
        </w:tc>
        <w:tc>
          <w:tcPr>
            <w:tcW w:w="1585" w:type="dxa"/>
            <w:noWrap/>
            <w:vAlign w:val="center"/>
            <w:hideMark/>
          </w:tcPr>
          <w:p w14:paraId="3C2455F3" w14:textId="01939A7F"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1,207,321,61</w:t>
            </w:r>
            <w:r w:rsidR="46AA847B" w:rsidRPr="0952260A">
              <w:rPr>
                <w:rFonts w:ascii="Arial" w:eastAsia="Arial" w:hAnsi="Arial" w:cs="Arial"/>
                <w:color w:val="000000" w:themeColor="text1"/>
                <w:sz w:val="22"/>
                <w:szCs w:val="22"/>
              </w:rPr>
              <w:t>2</w:t>
            </w:r>
          </w:p>
        </w:tc>
        <w:tc>
          <w:tcPr>
            <w:tcW w:w="1400" w:type="dxa"/>
            <w:noWrap/>
            <w:vAlign w:val="center"/>
            <w:hideMark/>
          </w:tcPr>
          <w:p w14:paraId="59023261"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69,853 </w:t>
            </w:r>
          </w:p>
        </w:tc>
        <w:tc>
          <w:tcPr>
            <w:tcW w:w="1455" w:type="dxa"/>
            <w:noWrap/>
            <w:vAlign w:val="center"/>
            <w:hideMark/>
          </w:tcPr>
          <w:p w14:paraId="44538AAE"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0.006%</w:t>
            </w:r>
          </w:p>
        </w:tc>
        <w:tc>
          <w:tcPr>
            <w:tcW w:w="1400" w:type="dxa"/>
            <w:noWrap/>
            <w:vAlign w:val="center"/>
            <w:hideMark/>
          </w:tcPr>
          <w:p w14:paraId="53FC0E13"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17,043 </w:t>
            </w:r>
          </w:p>
        </w:tc>
        <w:tc>
          <w:tcPr>
            <w:tcW w:w="1475" w:type="dxa"/>
            <w:noWrap/>
            <w:vAlign w:val="center"/>
            <w:hideMark/>
          </w:tcPr>
          <w:p w14:paraId="07B4D914"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0.001%</w:t>
            </w:r>
          </w:p>
        </w:tc>
      </w:tr>
      <w:tr w:rsidR="00F11436" w:rsidRPr="00A4512C" w14:paraId="4E6B492A" w14:textId="77777777" w:rsidTr="55F015EE">
        <w:trPr>
          <w:trHeight w:val="320"/>
        </w:trPr>
        <w:tc>
          <w:tcPr>
            <w:tcW w:w="2060" w:type="dxa"/>
            <w:noWrap/>
            <w:vAlign w:val="center"/>
          </w:tcPr>
          <w:p w14:paraId="3EB29C38"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 xml:space="preserve">ALL variants </w:t>
            </w:r>
          </w:p>
          <w:p w14:paraId="651FE383"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high conf. regions</w:t>
            </w:r>
          </w:p>
        </w:tc>
        <w:tc>
          <w:tcPr>
            <w:tcW w:w="1585" w:type="dxa"/>
            <w:noWrap/>
            <w:vAlign w:val="center"/>
          </w:tcPr>
          <w:p w14:paraId="13680A42" w14:textId="35E20391"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1,037,154,260 </w:t>
            </w:r>
          </w:p>
        </w:tc>
        <w:tc>
          <w:tcPr>
            <w:tcW w:w="1400" w:type="dxa"/>
            <w:noWrap/>
            <w:vAlign w:val="center"/>
          </w:tcPr>
          <w:p w14:paraId="195E4E83"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2,849,151 </w:t>
            </w:r>
          </w:p>
        </w:tc>
        <w:tc>
          <w:tcPr>
            <w:tcW w:w="1455" w:type="dxa"/>
            <w:noWrap/>
            <w:vAlign w:val="center"/>
          </w:tcPr>
          <w:p w14:paraId="51F6A479"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0.275%</w:t>
            </w:r>
          </w:p>
        </w:tc>
        <w:tc>
          <w:tcPr>
            <w:tcW w:w="1400" w:type="dxa"/>
            <w:noWrap/>
            <w:vAlign w:val="center"/>
          </w:tcPr>
          <w:p w14:paraId="7E10883A"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837,626 </w:t>
            </w:r>
          </w:p>
        </w:tc>
        <w:tc>
          <w:tcPr>
            <w:tcW w:w="1475" w:type="dxa"/>
            <w:noWrap/>
            <w:vAlign w:val="center"/>
          </w:tcPr>
          <w:p w14:paraId="5B4703D7"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0.081%</w:t>
            </w:r>
          </w:p>
        </w:tc>
      </w:tr>
      <w:tr w:rsidR="00F11436" w:rsidRPr="00A4512C" w14:paraId="2027B1B0" w14:textId="77777777" w:rsidTr="55F015EE">
        <w:trPr>
          <w:trHeight w:val="320"/>
        </w:trPr>
        <w:tc>
          <w:tcPr>
            <w:tcW w:w="2060" w:type="dxa"/>
            <w:noWrap/>
            <w:vAlign w:val="center"/>
          </w:tcPr>
          <w:p w14:paraId="04E2A5FB"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PASS variants</w:t>
            </w:r>
          </w:p>
          <w:p w14:paraId="060639DF"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high conf. regions</w:t>
            </w:r>
          </w:p>
        </w:tc>
        <w:tc>
          <w:tcPr>
            <w:tcW w:w="1585" w:type="dxa"/>
            <w:noWrap/>
            <w:vAlign w:val="center"/>
          </w:tcPr>
          <w:p w14:paraId="37E6CF84" w14:textId="2596FCDB"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1,033,180,923 </w:t>
            </w:r>
          </w:p>
        </w:tc>
        <w:tc>
          <w:tcPr>
            <w:tcW w:w="1400" w:type="dxa"/>
            <w:noWrap/>
            <w:vAlign w:val="center"/>
          </w:tcPr>
          <w:p w14:paraId="2CB3DAF0"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51,815 </w:t>
            </w:r>
          </w:p>
        </w:tc>
        <w:tc>
          <w:tcPr>
            <w:tcW w:w="1455" w:type="dxa"/>
            <w:noWrap/>
            <w:vAlign w:val="center"/>
          </w:tcPr>
          <w:p w14:paraId="0AE2F6D1"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0.005%</w:t>
            </w:r>
          </w:p>
        </w:tc>
        <w:tc>
          <w:tcPr>
            <w:tcW w:w="1400" w:type="dxa"/>
            <w:noWrap/>
            <w:vAlign w:val="center"/>
          </w:tcPr>
          <w:p w14:paraId="40236A4C"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12,300 </w:t>
            </w:r>
          </w:p>
        </w:tc>
        <w:tc>
          <w:tcPr>
            <w:tcW w:w="1475" w:type="dxa"/>
            <w:noWrap/>
            <w:vAlign w:val="center"/>
          </w:tcPr>
          <w:p w14:paraId="29B1AC32"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0.001%</w:t>
            </w:r>
          </w:p>
        </w:tc>
      </w:tr>
      <w:tr w:rsidR="00F11436" w:rsidRPr="00A4512C" w14:paraId="026A21DB" w14:textId="77777777" w:rsidTr="55F015EE">
        <w:trPr>
          <w:trHeight w:val="320"/>
        </w:trPr>
        <w:tc>
          <w:tcPr>
            <w:tcW w:w="2060" w:type="dxa"/>
            <w:noWrap/>
            <w:vAlign w:val="center"/>
          </w:tcPr>
          <w:p w14:paraId="2DD87745"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ALL variants</w:t>
            </w:r>
          </w:p>
          <w:p w14:paraId="64644CBC"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low conf. regions</w:t>
            </w:r>
          </w:p>
        </w:tc>
        <w:tc>
          <w:tcPr>
            <w:tcW w:w="1585" w:type="dxa"/>
            <w:noWrap/>
            <w:vAlign w:val="center"/>
          </w:tcPr>
          <w:p w14:paraId="76E0AAC0" w14:textId="05764ADC"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237,935,679 </w:t>
            </w:r>
          </w:p>
        </w:tc>
        <w:tc>
          <w:tcPr>
            <w:tcW w:w="1400" w:type="dxa"/>
            <w:noWrap/>
            <w:vAlign w:val="center"/>
          </w:tcPr>
          <w:p w14:paraId="24037B84"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50,084,845 </w:t>
            </w:r>
          </w:p>
        </w:tc>
        <w:tc>
          <w:tcPr>
            <w:tcW w:w="1455" w:type="dxa"/>
            <w:noWrap/>
            <w:vAlign w:val="center"/>
          </w:tcPr>
          <w:p w14:paraId="34A642DB"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21.050%</w:t>
            </w:r>
          </w:p>
        </w:tc>
        <w:tc>
          <w:tcPr>
            <w:tcW w:w="1400" w:type="dxa"/>
            <w:noWrap/>
            <w:vAlign w:val="center"/>
          </w:tcPr>
          <w:p w14:paraId="695FA578"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17,236,003 </w:t>
            </w:r>
          </w:p>
        </w:tc>
        <w:tc>
          <w:tcPr>
            <w:tcW w:w="1475" w:type="dxa"/>
            <w:noWrap/>
            <w:vAlign w:val="center"/>
          </w:tcPr>
          <w:p w14:paraId="155BEB9A"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7.244%</w:t>
            </w:r>
          </w:p>
        </w:tc>
      </w:tr>
      <w:tr w:rsidR="00F11436" w:rsidRPr="00A4512C" w14:paraId="774388F4" w14:textId="77777777" w:rsidTr="55F015EE">
        <w:trPr>
          <w:trHeight w:val="320"/>
        </w:trPr>
        <w:tc>
          <w:tcPr>
            <w:tcW w:w="2060" w:type="dxa"/>
            <w:noWrap/>
            <w:vAlign w:val="center"/>
          </w:tcPr>
          <w:p w14:paraId="3CA176CC" w14:textId="77777777" w:rsidR="00F11436"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PASS variants</w:t>
            </w:r>
          </w:p>
          <w:p w14:paraId="19573858" w14:textId="77777777" w:rsidR="00F11436" w:rsidRPr="00A4512C" w:rsidRDefault="74CA5CC5" w:rsidP="55F015EE">
            <w:pPr>
              <w:jc w:val="center"/>
              <w:rPr>
                <w:rFonts w:ascii="Arial" w:eastAsia="Arial" w:hAnsi="Arial" w:cs="Arial"/>
                <w:b/>
                <w:color w:val="000000"/>
                <w:sz w:val="22"/>
                <w:szCs w:val="22"/>
              </w:rPr>
            </w:pPr>
            <w:r w:rsidRPr="0952260A">
              <w:rPr>
                <w:rFonts w:ascii="Arial" w:eastAsia="Arial" w:hAnsi="Arial" w:cs="Arial"/>
                <w:b/>
                <w:color w:val="000000" w:themeColor="text1"/>
                <w:sz w:val="22"/>
                <w:szCs w:val="22"/>
              </w:rPr>
              <w:t>low conf. regions</w:t>
            </w:r>
          </w:p>
        </w:tc>
        <w:tc>
          <w:tcPr>
            <w:tcW w:w="1585" w:type="dxa"/>
            <w:noWrap/>
            <w:vAlign w:val="center"/>
          </w:tcPr>
          <w:p w14:paraId="42195658" w14:textId="35CF1DBD"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174,140,689 </w:t>
            </w:r>
          </w:p>
        </w:tc>
        <w:tc>
          <w:tcPr>
            <w:tcW w:w="1400" w:type="dxa"/>
            <w:noWrap/>
            <w:vAlign w:val="center"/>
          </w:tcPr>
          <w:p w14:paraId="611247A8"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18,038 </w:t>
            </w:r>
          </w:p>
        </w:tc>
        <w:tc>
          <w:tcPr>
            <w:tcW w:w="1455" w:type="dxa"/>
            <w:noWrap/>
            <w:vAlign w:val="center"/>
          </w:tcPr>
          <w:p w14:paraId="1553E222"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0.010%</w:t>
            </w:r>
          </w:p>
        </w:tc>
        <w:tc>
          <w:tcPr>
            <w:tcW w:w="1400" w:type="dxa"/>
            <w:noWrap/>
            <w:vAlign w:val="center"/>
          </w:tcPr>
          <w:p w14:paraId="4E16ED9F"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 xml:space="preserve">                 4,743 </w:t>
            </w:r>
          </w:p>
        </w:tc>
        <w:tc>
          <w:tcPr>
            <w:tcW w:w="1475" w:type="dxa"/>
            <w:noWrap/>
            <w:vAlign w:val="center"/>
          </w:tcPr>
          <w:p w14:paraId="60A6BA3C" w14:textId="77777777" w:rsidR="00F11436" w:rsidRPr="00A4512C" w:rsidRDefault="74CA5CC5" w:rsidP="55F015EE">
            <w:pPr>
              <w:jc w:val="center"/>
              <w:rPr>
                <w:rFonts w:ascii="Arial" w:eastAsia="Arial" w:hAnsi="Arial" w:cs="Arial"/>
                <w:color w:val="000000"/>
                <w:sz w:val="22"/>
                <w:szCs w:val="22"/>
              </w:rPr>
            </w:pPr>
            <w:r w:rsidRPr="0952260A">
              <w:rPr>
                <w:rFonts w:ascii="Arial" w:eastAsia="Arial" w:hAnsi="Arial" w:cs="Arial"/>
                <w:color w:val="000000" w:themeColor="text1"/>
                <w:sz w:val="22"/>
                <w:szCs w:val="22"/>
              </w:rPr>
              <w:t>0.003%</w:t>
            </w:r>
          </w:p>
        </w:tc>
      </w:tr>
    </w:tbl>
    <w:p w14:paraId="150C5B19" w14:textId="77777777" w:rsidR="005748BA" w:rsidRDefault="005748BA" w:rsidP="55F015EE">
      <w:pPr>
        <w:rPr>
          <w:rFonts w:ascii="Arial" w:eastAsia="Arial" w:hAnsi="Arial" w:cs="Arial"/>
          <w:sz w:val="22"/>
          <w:szCs w:val="22"/>
        </w:rPr>
      </w:pPr>
    </w:p>
    <w:p w14:paraId="51C7DC43" w14:textId="66CF0334" w:rsidR="005748BA" w:rsidRPr="00C875A4" w:rsidRDefault="1FB1AD43" w:rsidP="55F015EE">
      <w:pPr>
        <w:rPr>
          <w:rFonts w:ascii="Arial" w:eastAsia="Arial" w:hAnsi="Arial" w:cs="Arial"/>
          <w:sz w:val="22"/>
          <w:szCs w:val="22"/>
        </w:rPr>
      </w:pPr>
      <w:r w:rsidRPr="19471C96">
        <w:rPr>
          <w:rFonts w:ascii="Arial" w:eastAsia="Arial" w:hAnsi="Arial" w:cs="Arial"/>
          <w:b/>
          <w:bCs/>
          <w:sz w:val="22"/>
          <w:szCs w:val="22"/>
        </w:rPr>
        <w:t>Table S</w:t>
      </w:r>
      <w:r w:rsidR="75B614E7" w:rsidRPr="19471C96">
        <w:rPr>
          <w:rFonts w:ascii="Arial" w:eastAsia="Arial" w:hAnsi="Arial" w:cs="Arial"/>
          <w:b/>
          <w:bCs/>
          <w:sz w:val="22"/>
          <w:szCs w:val="22"/>
        </w:rPr>
        <w:t>6</w:t>
      </w:r>
      <w:r w:rsidR="1B67C779" w:rsidRPr="02F4B324">
        <w:rPr>
          <w:rFonts w:ascii="Arial" w:eastAsia="Arial" w:hAnsi="Arial" w:cs="Arial"/>
          <w:b/>
          <w:sz w:val="22"/>
          <w:szCs w:val="22"/>
        </w:rPr>
        <w:t xml:space="preserve"> |</w:t>
      </w:r>
      <w:r w:rsidRPr="19471C96">
        <w:rPr>
          <w:rFonts w:ascii="Arial" w:eastAsia="Arial" w:hAnsi="Arial" w:cs="Arial"/>
          <w:b/>
          <w:bCs/>
          <w:sz w:val="22"/>
          <w:szCs w:val="22"/>
        </w:rPr>
        <w:t xml:space="preserve"> Site level genotyping rate in DRAGEN release 2 (PASS variants) in comparison with DRAGEN release 1 (ALL variants) on autosomes and chromosome X.</w:t>
      </w:r>
      <w:r w:rsidRPr="19471C96">
        <w:rPr>
          <w:rFonts w:ascii="Arial" w:eastAsia="Arial" w:hAnsi="Arial" w:cs="Arial"/>
          <w:sz w:val="22"/>
          <w:szCs w:val="22"/>
        </w:rPr>
        <w:t xml:space="preserve"> The site level genotype rate of all variants in this table is above 90%. Genotyping (GT) rate is a metric to assess the quality of genotyping. Low confidence </w:t>
      </w:r>
      <w:r w:rsidR="1DB82FC7" w:rsidRPr="02F4B324">
        <w:rPr>
          <w:rFonts w:ascii="Arial" w:eastAsia="Arial" w:hAnsi="Arial" w:cs="Arial"/>
          <w:sz w:val="22"/>
          <w:szCs w:val="22"/>
        </w:rPr>
        <w:t>regions</w:t>
      </w:r>
      <w:r w:rsidR="1DB82FC7" w:rsidRPr="19471C96">
        <w:rPr>
          <w:rFonts w:ascii="Arial" w:eastAsia="Arial" w:hAnsi="Arial" w:cs="Arial"/>
          <w:sz w:val="22"/>
          <w:szCs w:val="22"/>
        </w:rPr>
        <w:t xml:space="preserve"> are</w:t>
      </w:r>
      <w:r w:rsidRPr="19471C96">
        <w:rPr>
          <w:rFonts w:ascii="Arial" w:eastAsia="Arial" w:hAnsi="Arial" w:cs="Arial"/>
          <w:sz w:val="22"/>
          <w:szCs w:val="22"/>
        </w:rPr>
        <w:t xml:space="preserve"> defined as union of GIAB low confidence regions, and high confidence regions are the complementary of low confidence regions. </w:t>
      </w:r>
    </w:p>
    <w:p w14:paraId="7B13DE92" w14:textId="77777777" w:rsidR="00D2323C" w:rsidRDefault="00D2323C" w:rsidP="55F015EE">
      <w:pPr>
        <w:rPr>
          <w:rFonts w:ascii="Arial" w:eastAsia="Arial" w:hAnsi="Arial" w:cs="Arial"/>
          <w:sz w:val="22"/>
          <w:szCs w:val="22"/>
        </w:rPr>
      </w:pPr>
    </w:p>
    <w:p w14:paraId="126255D0" w14:textId="77777777" w:rsidR="00D2323C" w:rsidRDefault="00D2323C" w:rsidP="55F015EE">
      <w:pPr>
        <w:rPr>
          <w:rFonts w:ascii="Arial" w:eastAsia="Arial" w:hAnsi="Arial" w:cs="Arial"/>
          <w:sz w:val="22"/>
          <w:szCs w:val="22"/>
        </w:rPr>
      </w:pPr>
    </w:p>
    <w:p w14:paraId="479CD26F" w14:textId="5BB4A5F4" w:rsidR="00684221" w:rsidRDefault="00684221" w:rsidP="55F015EE">
      <w:pPr>
        <w:widowControl w:val="0"/>
        <w:rPr>
          <w:rFonts w:ascii="Arial" w:eastAsia="Arial" w:hAnsi="Arial" w:cs="Arial"/>
          <w:sz w:val="22"/>
          <w:szCs w:val="22"/>
        </w:rPr>
      </w:pPr>
      <w:r w:rsidRPr="0952260A">
        <w:rPr>
          <w:rFonts w:ascii="Arial" w:eastAsia="Arial" w:hAnsi="Arial" w:cs="Arial"/>
          <w:b/>
          <w:sz w:val="22"/>
          <w:szCs w:val="22"/>
        </w:rPr>
        <w:t>Table S</w:t>
      </w:r>
      <w:r w:rsidR="26D77288" w:rsidRPr="0952260A">
        <w:rPr>
          <w:rFonts w:ascii="Arial" w:eastAsia="Arial" w:hAnsi="Arial" w:cs="Arial"/>
          <w:b/>
          <w:sz w:val="22"/>
          <w:szCs w:val="22"/>
        </w:rPr>
        <w:t>7</w:t>
      </w:r>
      <w:r w:rsidR="3F7692CF" w:rsidRPr="0952260A">
        <w:rPr>
          <w:rFonts w:ascii="Arial" w:eastAsia="Arial" w:hAnsi="Arial" w:cs="Arial"/>
          <w:b/>
          <w:sz w:val="22"/>
          <w:szCs w:val="22"/>
        </w:rPr>
        <w:t xml:space="preserve"> </w:t>
      </w:r>
      <w:r w:rsidR="3F7692CF" w:rsidRPr="0952260A">
        <w:rPr>
          <w:rFonts w:ascii="Arial" w:eastAsia="Arial" w:hAnsi="Arial" w:cs="Arial"/>
          <w:b/>
          <w:bCs/>
          <w:sz w:val="22"/>
          <w:szCs w:val="22"/>
        </w:rPr>
        <w:t>|</w:t>
      </w:r>
      <w:r w:rsidRPr="0952260A">
        <w:rPr>
          <w:rFonts w:ascii="Arial" w:eastAsia="Arial" w:hAnsi="Arial" w:cs="Arial"/>
          <w:b/>
          <w:sz w:val="22"/>
          <w:szCs w:val="22"/>
        </w:rPr>
        <w:t xml:space="preserve"> </w:t>
      </w:r>
      <w:proofErr w:type="spellStart"/>
      <w:r w:rsidRPr="0952260A">
        <w:rPr>
          <w:rFonts w:ascii="Arial" w:eastAsia="Arial" w:hAnsi="Arial" w:cs="Arial"/>
          <w:b/>
          <w:sz w:val="22"/>
          <w:szCs w:val="22"/>
        </w:rPr>
        <w:t>GWAS_phenotypes_metadata</w:t>
      </w:r>
      <w:proofErr w:type="spellEnd"/>
      <w:r w:rsidRPr="0952260A">
        <w:rPr>
          <w:rFonts w:ascii="Arial" w:eastAsia="Arial" w:hAnsi="Arial" w:cs="Arial"/>
          <w:sz w:val="22"/>
          <w:szCs w:val="22"/>
        </w:rPr>
        <w:t xml:space="preserve"> – See separate Excel file.</w:t>
      </w:r>
    </w:p>
    <w:p w14:paraId="69B3A1A1" w14:textId="77777777" w:rsidR="00684221" w:rsidRDefault="00684221" w:rsidP="55F015EE">
      <w:pPr>
        <w:rPr>
          <w:rFonts w:ascii="Arial" w:eastAsia="Arial" w:hAnsi="Arial" w:cs="Arial"/>
          <w:sz w:val="22"/>
          <w:szCs w:val="22"/>
        </w:rPr>
      </w:pPr>
    </w:p>
    <w:p w14:paraId="744C8AE7" w14:textId="77777777" w:rsidR="00F54190" w:rsidRDefault="00F54190" w:rsidP="55F015EE">
      <w:pPr>
        <w:rPr>
          <w:rFonts w:ascii="Arial" w:eastAsia="Arial" w:hAnsi="Arial" w:cs="Arial"/>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00"/>
        <w:gridCol w:w="2040"/>
        <w:gridCol w:w="1275"/>
        <w:gridCol w:w="2235"/>
        <w:gridCol w:w="1665"/>
      </w:tblGrid>
      <w:tr w:rsidR="00F54190" w14:paraId="309A85BA" w14:textId="77777777" w:rsidTr="55F015EE">
        <w:trPr>
          <w:trHeight w:val="300"/>
        </w:trPr>
        <w:tc>
          <w:tcPr>
            <w:tcW w:w="1800" w:type="dxa"/>
            <w:vMerge w:val="restart"/>
            <w:tcBorders>
              <w:top w:val="single" w:sz="6" w:space="0" w:color="auto"/>
              <w:left w:val="single" w:sz="6" w:space="0" w:color="auto"/>
              <w:bottom w:val="single" w:sz="6" w:space="0" w:color="auto"/>
              <w:right w:val="single" w:sz="6" w:space="0" w:color="auto"/>
            </w:tcBorders>
          </w:tcPr>
          <w:p w14:paraId="3779AB4B"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Phenotypes</w:t>
            </w:r>
            <w:r w:rsidRPr="0952260A">
              <w:rPr>
                <w:rFonts w:ascii="Arial" w:eastAsia="Arial" w:hAnsi="Arial" w:cs="Arial"/>
                <w:sz w:val="22"/>
                <w:szCs w:val="22"/>
                <w:lang w:val="en-GB"/>
              </w:rPr>
              <w:t> </w:t>
            </w:r>
          </w:p>
        </w:tc>
        <w:tc>
          <w:tcPr>
            <w:tcW w:w="3315" w:type="dxa"/>
            <w:gridSpan w:val="2"/>
            <w:tcBorders>
              <w:top w:val="single" w:sz="6" w:space="0" w:color="auto"/>
              <w:left w:val="single" w:sz="6" w:space="0" w:color="auto"/>
              <w:bottom w:val="single" w:sz="6" w:space="0" w:color="auto"/>
              <w:right w:val="single" w:sz="6" w:space="0" w:color="auto"/>
            </w:tcBorders>
          </w:tcPr>
          <w:p w14:paraId="51AD1AF6"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WGS GWAS variants</w:t>
            </w:r>
            <w:r w:rsidRPr="0952260A">
              <w:rPr>
                <w:rFonts w:ascii="Arial" w:eastAsia="Arial" w:hAnsi="Arial" w:cs="Arial"/>
                <w:sz w:val="22"/>
                <w:szCs w:val="22"/>
                <w:lang w:val="en-GB"/>
              </w:rPr>
              <w:t> </w:t>
            </w:r>
          </w:p>
        </w:tc>
        <w:tc>
          <w:tcPr>
            <w:tcW w:w="3900" w:type="dxa"/>
            <w:gridSpan w:val="2"/>
            <w:tcBorders>
              <w:top w:val="single" w:sz="6" w:space="0" w:color="auto"/>
              <w:left w:val="single" w:sz="6" w:space="0" w:color="auto"/>
              <w:bottom w:val="single" w:sz="6" w:space="0" w:color="auto"/>
              <w:right w:val="single" w:sz="6" w:space="0" w:color="auto"/>
            </w:tcBorders>
          </w:tcPr>
          <w:p w14:paraId="78F02A7A"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Array imputed variants</w:t>
            </w:r>
            <w:r w:rsidRPr="0952260A">
              <w:rPr>
                <w:rFonts w:ascii="Arial" w:eastAsia="Arial" w:hAnsi="Arial" w:cs="Arial"/>
                <w:sz w:val="22"/>
                <w:szCs w:val="22"/>
                <w:lang w:val="en-GB"/>
              </w:rPr>
              <w:t> </w:t>
            </w:r>
          </w:p>
        </w:tc>
      </w:tr>
      <w:tr w:rsidR="00F54190" w14:paraId="2C92123F" w14:textId="77777777" w:rsidTr="55F015EE">
        <w:trPr>
          <w:trHeight w:val="300"/>
        </w:trPr>
        <w:tc>
          <w:tcPr>
            <w:tcW w:w="1800" w:type="dxa"/>
            <w:vMerge/>
            <w:vAlign w:val="center"/>
          </w:tcPr>
          <w:p w14:paraId="330910B4" w14:textId="77777777" w:rsidR="00F54190" w:rsidRDefault="00F54190"/>
        </w:tc>
        <w:tc>
          <w:tcPr>
            <w:tcW w:w="2040" w:type="dxa"/>
            <w:tcBorders>
              <w:top w:val="single" w:sz="6" w:space="0" w:color="auto"/>
              <w:left w:val="single" w:sz="6" w:space="0" w:color="auto"/>
              <w:bottom w:val="single" w:sz="6" w:space="0" w:color="auto"/>
              <w:right w:val="single" w:sz="6" w:space="0" w:color="auto"/>
            </w:tcBorders>
          </w:tcPr>
          <w:p w14:paraId="7DD2A4F3"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Total top hits</w:t>
            </w:r>
            <w:r w:rsidRPr="0952260A">
              <w:rPr>
                <w:rFonts w:ascii="Arial" w:eastAsia="Arial" w:hAnsi="Arial" w:cs="Arial"/>
                <w:sz w:val="22"/>
                <w:szCs w:val="22"/>
                <w:lang w:val="en-GB"/>
              </w:rPr>
              <w:t> </w:t>
            </w:r>
          </w:p>
        </w:tc>
        <w:tc>
          <w:tcPr>
            <w:tcW w:w="1275" w:type="dxa"/>
            <w:tcBorders>
              <w:top w:val="single" w:sz="6" w:space="0" w:color="auto"/>
              <w:left w:val="single" w:sz="6" w:space="0" w:color="auto"/>
              <w:bottom w:val="single" w:sz="6" w:space="0" w:color="auto"/>
              <w:right w:val="single" w:sz="6" w:space="0" w:color="auto"/>
            </w:tcBorders>
          </w:tcPr>
          <w:p w14:paraId="150EFD22"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Novel top hits in WGS</w:t>
            </w:r>
            <w:r w:rsidRPr="0952260A">
              <w:rPr>
                <w:rFonts w:ascii="Arial" w:eastAsia="Arial" w:hAnsi="Arial" w:cs="Arial"/>
                <w:sz w:val="22"/>
                <w:szCs w:val="22"/>
                <w:lang w:val="en-GB"/>
              </w:rPr>
              <w:t> </w:t>
            </w:r>
          </w:p>
        </w:tc>
        <w:tc>
          <w:tcPr>
            <w:tcW w:w="2235" w:type="dxa"/>
            <w:tcBorders>
              <w:top w:val="single" w:sz="6" w:space="0" w:color="auto"/>
              <w:left w:val="single" w:sz="6" w:space="0" w:color="auto"/>
              <w:bottom w:val="single" w:sz="6" w:space="0" w:color="auto"/>
              <w:right w:val="single" w:sz="6" w:space="0" w:color="auto"/>
            </w:tcBorders>
          </w:tcPr>
          <w:p w14:paraId="7B11C8C1"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Total top hits</w:t>
            </w:r>
            <w:r w:rsidRPr="0952260A">
              <w:rPr>
                <w:rFonts w:ascii="Arial" w:eastAsia="Arial" w:hAnsi="Arial" w:cs="Arial"/>
                <w:sz w:val="22"/>
                <w:szCs w:val="22"/>
                <w:lang w:val="en-GB"/>
              </w:rPr>
              <w:t> </w:t>
            </w:r>
          </w:p>
        </w:tc>
        <w:tc>
          <w:tcPr>
            <w:tcW w:w="1665" w:type="dxa"/>
            <w:tcBorders>
              <w:top w:val="single" w:sz="6" w:space="0" w:color="auto"/>
              <w:left w:val="single" w:sz="6" w:space="0" w:color="auto"/>
              <w:bottom w:val="single" w:sz="6" w:space="0" w:color="auto"/>
              <w:right w:val="single" w:sz="6" w:space="0" w:color="auto"/>
            </w:tcBorders>
          </w:tcPr>
          <w:p w14:paraId="744F9849"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New WGS lead variant</w:t>
            </w:r>
            <w:r w:rsidRPr="0952260A">
              <w:rPr>
                <w:rFonts w:ascii="Arial" w:eastAsia="Arial" w:hAnsi="Arial" w:cs="Arial"/>
                <w:sz w:val="22"/>
                <w:szCs w:val="22"/>
                <w:lang w:val="en-GB"/>
              </w:rPr>
              <w:t> </w:t>
            </w:r>
          </w:p>
        </w:tc>
      </w:tr>
      <w:tr w:rsidR="00F54190" w14:paraId="691AA311" w14:textId="77777777" w:rsidTr="55F015EE">
        <w:trPr>
          <w:trHeight w:val="300"/>
        </w:trPr>
        <w:tc>
          <w:tcPr>
            <w:tcW w:w="1800" w:type="dxa"/>
            <w:tcBorders>
              <w:top w:val="single" w:sz="6" w:space="0" w:color="auto"/>
              <w:left w:val="single" w:sz="6" w:space="0" w:color="auto"/>
              <w:bottom w:val="single" w:sz="6" w:space="0" w:color="auto"/>
              <w:right w:val="single" w:sz="6" w:space="0" w:color="auto"/>
            </w:tcBorders>
          </w:tcPr>
          <w:p w14:paraId="7AD2B9C0"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763 binary disease traits</w:t>
            </w:r>
            <w:r w:rsidRPr="0952260A">
              <w:rPr>
                <w:rFonts w:ascii="Arial" w:eastAsia="Arial" w:hAnsi="Arial" w:cs="Arial"/>
                <w:sz w:val="22"/>
                <w:szCs w:val="22"/>
                <w:lang w:val="en-GB"/>
              </w:rPr>
              <w:t> </w:t>
            </w:r>
          </w:p>
        </w:tc>
        <w:tc>
          <w:tcPr>
            <w:tcW w:w="2040" w:type="dxa"/>
            <w:tcBorders>
              <w:top w:val="single" w:sz="6" w:space="0" w:color="auto"/>
              <w:left w:val="single" w:sz="6" w:space="0" w:color="auto"/>
              <w:bottom w:val="single" w:sz="6" w:space="0" w:color="auto"/>
              <w:right w:val="single" w:sz="6" w:space="0" w:color="auto"/>
            </w:tcBorders>
          </w:tcPr>
          <w:p w14:paraId="012CE3CE"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8,132</w:t>
            </w:r>
            <w:r w:rsidRPr="0952260A">
              <w:rPr>
                <w:rFonts w:ascii="Arial" w:eastAsia="Arial" w:hAnsi="Arial" w:cs="Arial"/>
                <w:sz w:val="22"/>
                <w:szCs w:val="22"/>
                <w:lang w:val="en-GB"/>
              </w:rPr>
              <w:t> </w:t>
            </w:r>
          </w:p>
        </w:tc>
        <w:tc>
          <w:tcPr>
            <w:tcW w:w="1275" w:type="dxa"/>
            <w:tcBorders>
              <w:top w:val="single" w:sz="6" w:space="0" w:color="auto"/>
              <w:left w:val="single" w:sz="6" w:space="0" w:color="auto"/>
              <w:bottom w:val="single" w:sz="6" w:space="0" w:color="auto"/>
              <w:right w:val="single" w:sz="6" w:space="0" w:color="auto"/>
            </w:tcBorders>
          </w:tcPr>
          <w:p w14:paraId="322BFC46"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2,872</w:t>
            </w:r>
            <w:r w:rsidRPr="0952260A">
              <w:rPr>
                <w:rFonts w:ascii="Arial" w:eastAsia="Arial" w:hAnsi="Arial" w:cs="Arial"/>
                <w:sz w:val="22"/>
                <w:szCs w:val="22"/>
                <w:lang w:val="en-GB"/>
              </w:rPr>
              <w:t> </w:t>
            </w:r>
          </w:p>
        </w:tc>
        <w:tc>
          <w:tcPr>
            <w:tcW w:w="2235" w:type="dxa"/>
            <w:tcBorders>
              <w:top w:val="single" w:sz="6" w:space="0" w:color="auto"/>
              <w:left w:val="single" w:sz="6" w:space="0" w:color="auto"/>
              <w:bottom w:val="single" w:sz="6" w:space="0" w:color="auto"/>
              <w:right w:val="single" w:sz="6" w:space="0" w:color="auto"/>
            </w:tcBorders>
          </w:tcPr>
          <w:p w14:paraId="5C79EA3D"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5,283</w:t>
            </w:r>
            <w:r w:rsidRPr="0952260A">
              <w:rPr>
                <w:rFonts w:ascii="Arial" w:eastAsia="Arial" w:hAnsi="Arial" w:cs="Arial"/>
                <w:sz w:val="22"/>
                <w:szCs w:val="22"/>
                <w:lang w:val="en-GB"/>
              </w:rPr>
              <w:t> </w:t>
            </w:r>
          </w:p>
        </w:tc>
        <w:tc>
          <w:tcPr>
            <w:tcW w:w="1665" w:type="dxa"/>
            <w:tcBorders>
              <w:top w:val="single" w:sz="6" w:space="0" w:color="auto"/>
              <w:left w:val="single" w:sz="6" w:space="0" w:color="auto"/>
              <w:bottom w:val="single" w:sz="6" w:space="0" w:color="auto"/>
              <w:right w:val="single" w:sz="6" w:space="0" w:color="auto"/>
            </w:tcBorders>
          </w:tcPr>
          <w:p w14:paraId="4C1BFF36"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492</w:t>
            </w:r>
            <w:r w:rsidRPr="0952260A">
              <w:rPr>
                <w:rFonts w:ascii="Arial" w:eastAsia="Arial" w:hAnsi="Arial" w:cs="Arial"/>
                <w:sz w:val="22"/>
                <w:szCs w:val="22"/>
                <w:lang w:val="en-GB"/>
              </w:rPr>
              <w:t> </w:t>
            </w:r>
          </w:p>
        </w:tc>
      </w:tr>
      <w:tr w:rsidR="00F54190" w14:paraId="25A20CCC" w14:textId="77777777" w:rsidTr="55F015EE">
        <w:trPr>
          <w:trHeight w:val="300"/>
        </w:trPr>
        <w:tc>
          <w:tcPr>
            <w:tcW w:w="1800" w:type="dxa"/>
            <w:tcBorders>
              <w:top w:val="single" w:sz="6" w:space="0" w:color="auto"/>
              <w:left w:val="single" w:sz="6" w:space="0" w:color="auto"/>
              <w:bottom w:val="single" w:sz="6" w:space="0" w:color="auto"/>
              <w:right w:val="single" w:sz="6" w:space="0" w:color="auto"/>
            </w:tcBorders>
          </w:tcPr>
          <w:p w14:paraId="3DEEA4F5"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71 quantitative biomarker traits</w:t>
            </w:r>
            <w:r w:rsidRPr="0952260A">
              <w:rPr>
                <w:rFonts w:ascii="Arial" w:eastAsia="Arial" w:hAnsi="Arial" w:cs="Arial"/>
                <w:sz w:val="22"/>
                <w:szCs w:val="22"/>
                <w:lang w:val="en-GB"/>
              </w:rPr>
              <w:t> </w:t>
            </w:r>
          </w:p>
        </w:tc>
        <w:tc>
          <w:tcPr>
            <w:tcW w:w="2040" w:type="dxa"/>
            <w:tcBorders>
              <w:top w:val="single" w:sz="6" w:space="0" w:color="auto"/>
              <w:left w:val="single" w:sz="6" w:space="0" w:color="auto"/>
              <w:bottom w:val="single" w:sz="6" w:space="0" w:color="auto"/>
              <w:right w:val="single" w:sz="6" w:space="0" w:color="auto"/>
            </w:tcBorders>
          </w:tcPr>
          <w:p w14:paraId="073B266C"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24,991</w:t>
            </w:r>
            <w:r w:rsidRPr="0952260A">
              <w:rPr>
                <w:rFonts w:ascii="Arial" w:eastAsia="Arial" w:hAnsi="Arial" w:cs="Arial"/>
                <w:sz w:val="22"/>
                <w:szCs w:val="22"/>
                <w:lang w:val="en-GB"/>
              </w:rPr>
              <w:t> </w:t>
            </w:r>
          </w:p>
        </w:tc>
        <w:tc>
          <w:tcPr>
            <w:tcW w:w="1275" w:type="dxa"/>
            <w:tcBorders>
              <w:top w:val="single" w:sz="6" w:space="0" w:color="auto"/>
              <w:left w:val="single" w:sz="6" w:space="0" w:color="auto"/>
              <w:bottom w:val="single" w:sz="6" w:space="0" w:color="auto"/>
              <w:right w:val="single" w:sz="6" w:space="0" w:color="auto"/>
            </w:tcBorders>
          </w:tcPr>
          <w:p w14:paraId="033DA16E"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1,119</w:t>
            </w:r>
            <w:r w:rsidRPr="0952260A">
              <w:rPr>
                <w:rFonts w:ascii="Arial" w:eastAsia="Arial" w:hAnsi="Arial" w:cs="Arial"/>
                <w:sz w:val="22"/>
                <w:szCs w:val="22"/>
                <w:lang w:val="en-GB"/>
              </w:rPr>
              <w:t> </w:t>
            </w:r>
          </w:p>
        </w:tc>
        <w:tc>
          <w:tcPr>
            <w:tcW w:w="2235" w:type="dxa"/>
            <w:tcBorders>
              <w:top w:val="single" w:sz="6" w:space="0" w:color="auto"/>
              <w:left w:val="single" w:sz="6" w:space="0" w:color="auto"/>
              <w:bottom w:val="single" w:sz="6" w:space="0" w:color="auto"/>
              <w:right w:val="single" w:sz="6" w:space="0" w:color="auto"/>
            </w:tcBorders>
          </w:tcPr>
          <w:p w14:paraId="6E66A22B"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24,074</w:t>
            </w:r>
            <w:r w:rsidRPr="0952260A">
              <w:rPr>
                <w:rFonts w:ascii="Arial" w:eastAsia="Arial" w:hAnsi="Arial" w:cs="Arial"/>
                <w:sz w:val="22"/>
                <w:szCs w:val="22"/>
                <w:lang w:val="en-GB"/>
              </w:rPr>
              <w:t> </w:t>
            </w:r>
          </w:p>
        </w:tc>
        <w:tc>
          <w:tcPr>
            <w:tcW w:w="1665" w:type="dxa"/>
            <w:tcBorders>
              <w:top w:val="single" w:sz="6" w:space="0" w:color="auto"/>
              <w:left w:val="single" w:sz="6" w:space="0" w:color="auto"/>
              <w:bottom w:val="single" w:sz="6" w:space="0" w:color="auto"/>
              <w:right w:val="single" w:sz="6" w:space="0" w:color="auto"/>
            </w:tcBorders>
          </w:tcPr>
          <w:p w14:paraId="72684814" w14:textId="77777777" w:rsidR="00F54190" w:rsidRDefault="00F54190" w:rsidP="55F015EE">
            <w:pPr>
              <w:rPr>
                <w:rFonts w:ascii="Arial" w:eastAsia="Arial" w:hAnsi="Arial" w:cs="Arial"/>
                <w:sz w:val="22"/>
                <w:szCs w:val="22"/>
                <w:lang w:val="en-GB"/>
              </w:rPr>
            </w:pPr>
            <w:r w:rsidRPr="0952260A">
              <w:rPr>
                <w:rFonts w:ascii="Arial" w:eastAsia="Arial" w:hAnsi="Arial" w:cs="Arial"/>
                <w:sz w:val="22"/>
                <w:szCs w:val="22"/>
              </w:rPr>
              <w:t>2,492</w:t>
            </w:r>
            <w:r w:rsidRPr="0952260A">
              <w:rPr>
                <w:rFonts w:ascii="Arial" w:eastAsia="Arial" w:hAnsi="Arial" w:cs="Arial"/>
                <w:sz w:val="22"/>
                <w:szCs w:val="22"/>
                <w:lang w:val="en-GB"/>
              </w:rPr>
              <w:t> </w:t>
            </w:r>
          </w:p>
        </w:tc>
      </w:tr>
    </w:tbl>
    <w:p w14:paraId="413CA2A6" w14:textId="3612497D" w:rsidR="00F54190" w:rsidRDefault="00F54190" w:rsidP="19471C96">
      <w:pPr>
        <w:pStyle w:val="a4"/>
        <w:keepNext/>
        <w:spacing w:line="259" w:lineRule="auto"/>
        <w:rPr>
          <w:rFonts w:ascii="Arial" w:eastAsia="Arial" w:hAnsi="Arial" w:cs="Arial"/>
          <w:b/>
          <w:bCs/>
          <w:i w:val="0"/>
          <w:iCs w:val="0"/>
          <w:color w:val="auto"/>
          <w:sz w:val="22"/>
          <w:szCs w:val="22"/>
        </w:rPr>
      </w:pPr>
      <w:r w:rsidRPr="19471C96">
        <w:rPr>
          <w:rFonts w:ascii="Arial" w:eastAsia="Arial" w:hAnsi="Arial" w:cs="Arial"/>
          <w:b/>
          <w:bCs/>
          <w:i w:val="0"/>
          <w:iCs w:val="0"/>
          <w:color w:val="auto"/>
          <w:sz w:val="22"/>
          <w:szCs w:val="22"/>
        </w:rPr>
        <w:t>Table S</w:t>
      </w:r>
      <w:r w:rsidR="12968F60" w:rsidRPr="19471C96">
        <w:rPr>
          <w:rFonts w:ascii="Arial" w:eastAsia="Arial" w:hAnsi="Arial" w:cs="Arial"/>
          <w:b/>
          <w:bCs/>
          <w:i w:val="0"/>
          <w:iCs w:val="0"/>
          <w:color w:val="auto"/>
          <w:sz w:val="22"/>
          <w:szCs w:val="22"/>
        </w:rPr>
        <w:t>8</w:t>
      </w:r>
      <w:r w:rsidR="7D8977F2" w:rsidRPr="19471C96">
        <w:rPr>
          <w:rFonts w:ascii="Arial" w:eastAsia="Arial" w:hAnsi="Arial" w:cs="Arial"/>
          <w:b/>
          <w:bCs/>
          <w:i w:val="0"/>
          <w:iCs w:val="0"/>
          <w:color w:val="auto"/>
          <w:sz w:val="22"/>
          <w:szCs w:val="22"/>
        </w:rPr>
        <w:t xml:space="preserve"> </w:t>
      </w:r>
      <w:r w:rsidR="7D8977F2" w:rsidRPr="0952260A">
        <w:rPr>
          <w:rFonts w:ascii="Arial" w:eastAsia="Arial" w:hAnsi="Arial" w:cs="Arial"/>
          <w:b/>
          <w:bCs/>
          <w:i w:val="0"/>
          <w:iCs w:val="0"/>
          <w:color w:val="auto"/>
          <w:sz w:val="22"/>
          <w:szCs w:val="22"/>
        </w:rPr>
        <w:t>|</w:t>
      </w:r>
      <w:r w:rsidRPr="19471C96">
        <w:rPr>
          <w:rFonts w:ascii="Arial" w:eastAsia="Arial" w:hAnsi="Arial" w:cs="Arial"/>
          <w:b/>
          <w:bCs/>
          <w:i w:val="0"/>
          <w:iCs w:val="0"/>
          <w:color w:val="auto"/>
          <w:sz w:val="22"/>
          <w:szCs w:val="22"/>
        </w:rPr>
        <w:t xml:space="preserve"> Number of total and novel top hits identified from the WGS GWAS and those with only well-imputed array variants.</w:t>
      </w:r>
    </w:p>
    <w:p w14:paraId="63535224" w14:textId="77777777" w:rsidR="00003E3B" w:rsidRDefault="00003E3B" w:rsidP="55F015EE">
      <w:pPr>
        <w:rPr>
          <w:rFonts w:ascii="Arial" w:eastAsia="Arial" w:hAnsi="Arial" w:cs="Arial"/>
          <w:sz w:val="22"/>
          <w:szCs w:val="22"/>
        </w:rPr>
      </w:pPr>
    </w:p>
    <w:p w14:paraId="4E38A082" w14:textId="762100B5" w:rsidR="00F54190" w:rsidRDefault="00F54190" w:rsidP="55F015EE">
      <w:pPr>
        <w:rPr>
          <w:rFonts w:ascii="Arial" w:eastAsia="Arial" w:hAnsi="Arial" w:cs="Arial"/>
          <w:sz w:val="22"/>
          <w:szCs w:val="22"/>
        </w:rPr>
      </w:pPr>
      <w:r w:rsidRPr="0952260A">
        <w:rPr>
          <w:rFonts w:ascii="Arial" w:eastAsia="Arial" w:hAnsi="Arial" w:cs="Arial"/>
          <w:b/>
          <w:sz w:val="22"/>
          <w:szCs w:val="22"/>
        </w:rPr>
        <w:t>Table S</w:t>
      </w:r>
      <w:r w:rsidR="6256431B" w:rsidRPr="0952260A">
        <w:rPr>
          <w:rFonts w:ascii="Arial" w:eastAsia="Arial" w:hAnsi="Arial" w:cs="Arial"/>
          <w:b/>
          <w:sz w:val="22"/>
          <w:szCs w:val="22"/>
        </w:rPr>
        <w:t>9</w:t>
      </w:r>
      <w:r w:rsidR="58314B63" w:rsidRPr="0952260A">
        <w:rPr>
          <w:rFonts w:ascii="Arial" w:eastAsia="Arial" w:hAnsi="Arial" w:cs="Arial"/>
          <w:b/>
          <w:sz w:val="22"/>
          <w:szCs w:val="22"/>
        </w:rPr>
        <w:t xml:space="preserve"> </w:t>
      </w:r>
      <w:r w:rsidR="58314B63" w:rsidRPr="0952260A">
        <w:rPr>
          <w:rFonts w:ascii="Arial" w:eastAsia="Arial" w:hAnsi="Arial" w:cs="Arial"/>
          <w:b/>
          <w:bCs/>
          <w:sz w:val="22"/>
          <w:szCs w:val="22"/>
        </w:rPr>
        <w:t>|</w:t>
      </w:r>
      <w:r w:rsidRPr="0952260A">
        <w:rPr>
          <w:rFonts w:ascii="Arial" w:eastAsia="Arial" w:hAnsi="Arial" w:cs="Arial"/>
          <w:b/>
          <w:sz w:val="22"/>
          <w:szCs w:val="22"/>
        </w:rPr>
        <w:t xml:space="preserve"> Trans-ancestry meta-GWAS results for a) 68 quantitative traits and b) 228 ICD-10 disease outcomes.</w:t>
      </w:r>
      <w:r w:rsidRPr="55F015EE">
        <w:rPr>
          <w:rFonts w:ascii="Arial" w:eastAsia="Arial" w:hAnsi="Arial" w:cs="Arial"/>
          <w:sz w:val="22"/>
          <w:szCs w:val="22"/>
        </w:rPr>
        <w:t xml:space="preserve">  – See separate Excel file.</w:t>
      </w:r>
    </w:p>
    <w:p w14:paraId="6D726BC6" w14:textId="77777777" w:rsidR="00F54190" w:rsidRDefault="00F54190" w:rsidP="55F015EE">
      <w:pPr>
        <w:rPr>
          <w:rFonts w:ascii="Arial" w:eastAsia="Arial" w:hAnsi="Arial" w:cs="Arial"/>
          <w:sz w:val="22"/>
          <w:szCs w:val="22"/>
        </w:rPr>
      </w:pPr>
    </w:p>
    <w:p w14:paraId="599D6EE2" w14:textId="5C1B41CE" w:rsidR="00F54190" w:rsidRDefault="00F54190" w:rsidP="55F015EE">
      <w:pPr>
        <w:rPr>
          <w:rFonts w:ascii="Arial" w:eastAsia="Arial" w:hAnsi="Arial" w:cs="Arial"/>
          <w:sz w:val="22"/>
          <w:szCs w:val="22"/>
        </w:rPr>
      </w:pPr>
      <w:r w:rsidRPr="0952260A">
        <w:rPr>
          <w:rFonts w:ascii="Arial" w:eastAsia="Arial" w:hAnsi="Arial" w:cs="Arial"/>
          <w:b/>
          <w:sz w:val="22"/>
          <w:szCs w:val="22"/>
        </w:rPr>
        <w:t>Table S</w:t>
      </w:r>
      <w:r w:rsidR="2E00754F" w:rsidRPr="0952260A">
        <w:rPr>
          <w:rFonts w:ascii="Arial" w:eastAsia="Arial" w:hAnsi="Arial" w:cs="Arial"/>
          <w:b/>
          <w:sz w:val="22"/>
          <w:szCs w:val="22"/>
        </w:rPr>
        <w:t>10</w:t>
      </w:r>
      <w:r w:rsidR="4964D4CE" w:rsidRPr="0952260A">
        <w:rPr>
          <w:rFonts w:ascii="Arial" w:eastAsia="Arial" w:hAnsi="Arial" w:cs="Arial"/>
          <w:b/>
          <w:sz w:val="22"/>
          <w:szCs w:val="22"/>
        </w:rPr>
        <w:t xml:space="preserve"> </w:t>
      </w:r>
      <w:r w:rsidR="4964D4CE" w:rsidRPr="0952260A">
        <w:rPr>
          <w:rFonts w:ascii="Arial" w:eastAsia="Arial" w:hAnsi="Arial" w:cs="Arial"/>
          <w:b/>
          <w:bCs/>
          <w:sz w:val="22"/>
          <w:szCs w:val="22"/>
        </w:rPr>
        <w:t>|</w:t>
      </w:r>
      <w:r w:rsidRPr="0952260A">
        <w:rPr>
          <w:rFonts w:ascii="Arial" w:eastAsia="Arial" w:hAnsi="Arial" w:cs="Arial"/>
          <w:b/>
          <w:sz w:val="22"/>
          <w:szCs w:val="22"/>
        </w:rPr>
        <w:t xml:space="preserve"> Associations with sentinel variants found significant only in non-NFE ancestries</w:t>
      </w:r>
      <w:r w:rsidRPr="55F015EE">
        <w:rPr>
          <w:rFonts w:ascii="Arial" w:eastAsia="Arial" w:hAnsi="Arial" w:cs="Arial"/>
          <w:sz w:val="22"/>
          <w:szCs w:val="22"/>
        </w:rPr>
        <w:t>. – See separate Excel file.</w:t>
      </w:r>
    </w:p>
    <w:p w14:paraId="07B3B9C8" w14:textId="77777777" w:rsidR="00F54190" w:rsidRDefault="00F54190" w:rsidP="55F015EE">
      <w:pPr>
        <w:rPr>
          <w:rFonts w:ascii="Arial" w:eastAsia="Arial" w:hAnsi="Arial" w:cs="Arial"/>
          <w:sz w:val="22"/>
          <w:szCs w:val="22"/>
        </w:rPr>
      </w:pPr>
    </w:p>
    <w:p w14:paraId="14EAF3CB" w14:textId="2D00AD41" w:rsidR="00F54190" w:rsidRDefault="00F54190" w:rsidP="55F015EE">
      <w:pPr>
        <w:rPr>
          <w:rFonts w:ascii="Arial" w:eastAsia="Arial" w:hAnsi="Arial" w:cs="Arial"/>
          <w:sz w:val="22"/>
          <w:szCs w:val="22"/>
        </w:rPr>
      </w:pPr>
      <w:r w:rsidRPr="0952260A">
        <w:rPr>
          <w:rFonts w:ascii="Arial" w:eastAsia="Arial" w:hAnsi="Arial" w:cs="Arial"/>
          <w:b/>
          <w:sz w:val="22"/>
          <w:szCs w:val="22"/>
        </w:rPr>
        <w:t>Table S1</w:t>
      </w:r>
      <w:r w:rsidR="4D1280C2" w:rsidRPr="0952260A">
        <w:rPr>
          <w:rFonts w:ascii="Arial" w:eastAsia="Arial" w:hAnsi="Arial" w:cs="Arial"/>
          <w:b/>
          <w:sz w:val="22"/>
          <w:szCs w:val="22"/>
        </w:rPr>
        <w:t>1</w:t>
      </w:r>
      <w:r w:rsidR="5509A229" w:rsidRPr="0952260A">
        <w:rPr>
          <w:rFonts w:ascii="Arial" w:eastAsia="Arial" w:hAnsi="Arial" w:cs="Arial"/>
          <w:b/>
          <w:sz w:val="22"/>
          <w:szCs w:val="22"/>
        </w:rPr>
        <w:t xml:space="preserve"> </w:t>
      </w:r>
      <w:r w:rsidR="5509A229" w:rsidRPr="0952260A">
        <w:rPr>
          <w:rFonts w:ascii="Arial" w:eastAsia="Arial" w:hAnsi="Arial" w:cs="Arial"/>
          <w:b/>
          <w:bCs/>
          <w:sz w:val="22"/>
          <w:szCs w:val="22"/>
        </w:rPr>
        <w:t>|</w:t>
      </w:r>
      <w:r w:rsidRPr="0952260A">
        <w:rPr>
          <w:rFonts w:ascii="Arial" w:eastAsia="Arial" w:hAnsi="Arial" w:cs="Arial"/>
          <w:b/>
          <w:sz w:val="22"/>
          <w:szCs w:val="22"/>
        </w:rPr>
        <w:t xml:space="preserve"> UKB WGS revealed heterozygous and homozygous carriers of </w:t>
      </w:r>
      <w:proofErr w:type="spellStart"/>
      <w:r w:rsidRPr="0952260A">
        <w:rPr>
          <w:rFonts w:ascii="Arial" w:eastAsia="Arial" w:hAnsi="Arial" w:cs="Arial"/>
          <w:b/>
          <w:sz w:val="22"/>
          <w:szCs w:val="22"/>
        </w:rPr>
        <w:t>pLoF</w:t>
      </w:r>
      <w:proofErr w:type="spellEnd"/>
      <w:r w:rsidRPr="0952260A">
        <w:rPr>
          <w:rFonts w:ascii="Arial" w:eastAsia="Arial" w:hAnsi="Arial" w:cs="Arial"/>
          <w:b/>
          <w:sz w:val="22"/>
          <w:szCs w:val="22"/>
        </w:rPr>
        <w:t>/P/LP variants in the 81 ACMG genes.</w:t>
      </w:r>
      <w:r w:rsidRPr="55F015EE">
        <w:rPr>
          <w:rFonts w:ascii="Arial" w:eastAsia="Arial" w:hAnsi="Arial" w:cs="Arial"/>
          <w:sz w:val="22"/>
          <w:szCs w:val="22"/>
        </w:rPr>
        <w:t xml:space="preserve"> – See separate Excel file.</w:t>
      </w:r>
    </w:p>
    <w:p w14:paraId="149766D3" w14:textId="77777777" w:rsidR="00F54190" w:rsidRDefault="00F54190" w:rsidP="55F015EE">
      <w:pPr>
        <w:rPr>
          <w:rFonts w:ascii="Arial" w:eastAsia="Arial" w:hAnsi="Arial" w:cs="Arial"/>
          <w:sz w:val="22"/>
          <w:szCs w:val="22"/>
        </w:rPr>
      </w:pPr>
    </w:p>
    <w:p w14:paraId="0F506959" w14:textId="10F03AE9" w:rsidR="00F54190" w:rsidRDefault="00F54190" w:rsidP="55F015EE">
      <w:pPr>
        <w:rPr>
          <w:rFonts w:ascii="Arial" w:eastAsia="Arial" w:hAnsi="Arial" w:cs="Arial"/>
          <w:sz w:val="22"/>
          <w:szCs w:val="22"/>
        </w:rPr>
      </w:pPr>
      <w:r w:rsidRPr="0952260A">
        <w:rPr>
          <w:rFonts w:ascii="Arial" w:eastAsia="Arial" w:hAnsi="Arial" w:cs="Arial"/>
          <w:b/>
          <w:sz w:val="22"/>
          <w:szCs w:val="22"/>
        </w:rPr>
        <w:t>Table S1</w:t>
      </w:r>
      <w:r w:rsidR="11F96753" w:rsidRPr="0952260A">
        <w:rPr>
          <w:rFonts w:ascii="Arial" w:eastAsia="Arial" w:hAnsi="Arial" w:cs="Arial"/>
          <w:b/>
          <w:sz w:val="22"/>
          <w:szCs w:val="22"/>
        </w:rPr>
        <w:t>2</w:t>
      </w:r>
      <w:r w:rsidR="5018B5D3" w:rsidRPr="0952260A">
        <w:rPr>
          <w:rFonts w:ascii="Arial" w:eastAsia="Arial" w:hAnsi="Arial" w:cs="Arial"/>
          <w:b/>
          <w:sz w:val="22"/>
          <w:szCs w:val="22"/>
        </w:rPr>
        <w:t xml:space="preserve"> </w:t>
      </w:r>
      <w:r w:rsidR="5018B5D3" w:rsidRPr="0952260A">
        <w:rPr>
          <w:rFonts w:ascii="Arial" w:eastAsia="Arial" w:hAnsi="Arial" w:cs="Arial"/>
          <w:b/>
          <w:bCs/>
          <w:sz w:val="22"/>
          <w:szCs w:val="22"/>
        </w:rPr>
        <w:t>|</w:t>
      </w:r>
      <w:r w:rsidRPr="0952260A">
        <w:rPr>
          <w:rFonts w:ascii="Arial" w:eastAsia="Arial" w:hAnsi="Arial" w:cs="Arial"/>
          <w:b/>
          <w:sz w:val="22"/>
          <w:szCs w:val="22"/>
        </w:rPr>
        <w:t xml:space="preserve"> Phenotypes included in region-based collapsing analysis </w:t>
      </w:r>
      <w:proofErr w:type="spellStart"/>
      <w:r w:rsidRPr="0952260A">
        <w:rPr>
          <w:rFonts w:ascii="Arial" w:eastAsia="Arial" w:hAnsi="Arial" w:cs="Arial"/>
          <w:b/>
          <w:bCs/>
          <w:sz w:val="22"/>
          <w:szCs w:val="22"/>
        </w:rPr>
        <w:t>PheWAS</w:t>
      </w:r>
      <w:proofErr w:type="spellEnd"/>
      <w:r w:rsidRPr="0952260A">
        <w:rPr>
          <w:rFonts w:ascii="Arial" w:eastAsia="Arial" w:hAnsi="Arial" w:cs="Arial"/>
          <w:sz w:val="22"/>
          <w:szCs w:val="22"/>
        </w:rPr>
        <w:t>.</w:t>
      </w:r>
      <w:r w:rsidRPr="55F015EE">
        <w:rPr>
          <w:rFonts w:ascii="Arial" w:eastAsia="Arial" w:hAnsi="Arial" w:cs="Arial"/>
          <w:sz w:val="22"/>
          <w:szCs w:val="22"/>
        </w:rPr>
        <w:t xml:space="preserve"> – See separate Excel file.</w:t>
      </w:r>
    </w:p>
    <w:p w14:paraId="172C0B1D" w14:textId="62692B93" w:rsidR="001600DF" w:rsidRDefault="001600DF" w:rsidP="55F015EE">
      <w:pPr>
        <w:rPr>
          <w:rFonts w:ascii="Arial" w:eastAsia="Arial" w:hAnsi="Arial" w:cs="Arial"/>
          <w:sz w:val="22"/>
          <w:szCs w:val="22"/>
        </w:rPr>
      </w:pPr>
    </w:p>
    <w:p w14:paraId="1D876A92" w14:textId="4308DDEF" w:rsidR="003B297E" w:rsidRDefault="003B297E" w:rsidP="55F015EE">
      <w:pPr>
        <w:rPr>
          <w:rFonts w:ascii="Arial" w:eastAsia="Arial" w:hAnsi="Arial" w:cs="Arial"/>
          <w:sz w:val="22"/>
          <w:szCs w:val="22"/>
        </w:rPr>
      </w:pPr>
    </w:p>
    <w:p w14:paraId="4AE93A5D" w14:textId="77777777" w:rsidR="005A71D1" w:rsidRDefault="005A71D1" w:rsidP="55F015EE">
      <w:pPr>
        <w:rPr>
          <w:rFonts w:ascii="Arial" w:eastAsia="Arial" w:hAnsi="Arial" w:cs="Arial"/>
          <w:sz w:val="22"/>
          <w:szCs w:val="22"/>
        </w:rPr>
      </w:pPr>
    </w:p>
    <w:tbl>
      <w:tblPr>
        <w:tblStyle w:val="31"/>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694"/>
        <w:gridCol w:w="1134"/>
        <w:gridCol w:w="1559"/>
        <w:gridCol w:w="992"/>
        <w:gridCol w:w="1418"/>
        <w:gridCol w:w="2126"/>
      </w:tblGrid>
      <w:tr w:rsidR="0087189B" w:rsidRPr="0087189B" w14:paraId="39FE1A3E" w14:textId="77777777" w:rsidTr="7DFFBD85">
        <w:trPr>
          <w:cnfStyle w:val="100000000000" w:firstRow="1" w:lastRow="0" w:firstColumn="0" w:lastColumn="0" w:oddVBand="0" w:evenVBand="0" w:oddHBand="0" w:evenHBand="0" w:firstRowFirstColumn="0" w:firstRowLastColumn="0" w:lastRowFirstColumn="0" w:lastRowLastColumn="0"/>
          <w:trHeight w:val="165"/>
        </w:trPr>
        <w:tc>
          <w:tcPr>
            <w:tcW w:w="2694" w:type="dxa"/>
            <w:tcBorders>
              <w:bottom w:val="single" w:sz="4" w:space="0" w:color="auto"/>
            </w:tcBorders>
            <w:hideMark/>
          </w:tcPr>
          <w:p w14:paraId="479BC928" w14:textId="61F01375" w:rsidR="0087189B" w:rsidRPr="0087189B" w:rsidRDefault="129FEFCA" w:rsidP="55F015EE">
            <w:pPr>
              <w:jc w:val="center"/>
              <w:rPr>
                <w:rFonts w:ascii="Arial" w:eastAsia="Arial" w:hAnsi="Arial" w:cs="Arial"/>
                <w:caps w:val="0"/>
                <w:lang w:val="en-GB"/>
              </w:rPr>
            </w:pPr>
            <w:r w:rsidRPr="0952260A">
              <w:rPr>
                <w:rFonts w:ascii="Arial" w:eastAsia="Arial" w:hAnsi="Arial" w:cs="Arial"/>
                <w:sz w:val="24"/>
                <w:szCs w:val="24"/>
                <w:lang w:val="en-GB"/>
              </w:rPr>
              <w:t>Collapsing model</w:t>
            </w:r>
          </w:p>
        </w:tc>
        <w:tc>
          <w:tcPr>
            <w:tcW w:w="1134" w:type="dxa"/>
            <w:tcBorders>
              <w:bottom w:val="single" w:sz="4" w:space="0" w:color="auto"/>
            </w:tcBorders>
            <w:hideMark/>
          </w:tcPr>
          <w:p w14:paraId="3E80CD09" w14:textId="337E5CFC" w:rsidR="0087189B" w:rsidRPr="0087189B" w:rsidRDefault="129FEFCA" w:rsidP="55F015EE">
            <w:pPr>
              <w:rPr>
                <w:rFonts w:ascii="Arial" w:eastAsia="Arial" w:hAnsi="Arial" w:cs="Arial"/>
                <w:caps w:val="0"/>
                <w:lang w:val="en-GB"/>
              </w:rPr>
            </w:pPr>
            <w:r w:rsidRPr="0952260A">
              <w:rPr>
                <w:rFonts w:ascii="Arial" w:eastAsia="Arial" w:hAnsi="Arial" w:cs="Arial"/>
                <w:sz w:val="24"/>
                <w:szCs w:val="24"/>
                <w:lang w:val="en-GB"/>
              </w:rPr>
              <w:t>gnomAD MAF*</w:t>
            </w:r>
          </w:p>
        </w:tc>
        <w:tc>
          <w:tcPr>
            <w:tcW w:w="1559" w:type="dxa"/>
            <w:tcBorders>
              <w:bottom w:val="single" w:sz="4" w:space="0" w:color="auto"/>
            </w:tcBorders>
            <w:hideMark/>
          </w:tcPr>
          <w:p w14:paraId="6E46B360" w14:textId="2A1E29CD" w:rsidR="0087189B" w:rsidRPr="0087189B" w:rsidRDefault="129FEFCA" w:rsidP="55F015EE">
            <w:pPr>
              <w:rPr>
                <w:rFonts w:ascii="Arial" w:eastAsia="Arial" w:hAnsi="Arial" w:cs="Arial"/>
                <w:caps w:val="0"/>
                <w:lang w:val="en-GB"/>
              </w:rPr>
            </w:pPr>
            <w:r w:rsidRPr="0952260A">
              <w:rPr>
                <w:rFonts w:ascii="Arial" w:eastAsia="Arial" w:hAnsi="Arial" w:cs="Arial"/>
                <w:sz w:val="24"/>
                <w:szCs w:val="24"/>
                <w:lang w:val="en-GB"/>
              </w:rPr>
              <w:t>UKB MAF</w:t>
            </w:r>
          </w:p>
        </w:tc>
        <w:tc>
          <w:tcPr>
            <w:tcW w:w="992" w:type="dxa"/>
            <w:tcBorders>
              <w:bottom w:val="single" w:sz="4" w:space="0" w:color="auto"/>
            </w:tcBorders>
          </w:tcPr>
          <w:p w14:paraId="295C534D" w14:textId="1D1E31AC" w:rsidR="0087189B" w:rsidRPr="0087189B" w:rsidRDefault="129FEFCA" w:rsidP="55F015EE">
            <w:pPr>
              <w:rPr>
                <w:rFonts w:ascii="Arial" w:eastAsia="Arial" w:hAnsi="Arial" w:cs="Arial"/>
                <w:caps w:val="0"/>
              </w:rPr>
            </w:pPr>
            <w:r w:rsidRPr="0952260A">
              <w:rPr>
                <w:rFonts w:ascii="Arial" w:eastAsia="Arial" w:hAnsi="Arial" w:cs="Arial"/>
                <w:sz w:val="24"/>
                <w:szCs w:val="24"/>
              </w:rPr>
              <w:t>UKB cohort no call or QC fail^</w:t>
            </w:r>
          </w:p>
        </w:tc>
        <w:tc>
          <w:tcPr>
            <w:tcW w:w="1418" w:type="dxa"/>
            <w:tcBorders>
              <w:bottom w:val="single" w:sz="4" w:space="0" w:color="auto"/>
            </w:tcBorders>
            <w:hideMark/>
          </w:tcPr>
          <w:p w14:paraId="55F47A54" w14:textId="77777777" w:rsidR="0087189B" w:rsidRPr="0087189B" w:rsidRDefault="129FEFCA" w:rsidP="55F015EE">
            <w:pPr>
              <w:rPr>
                <w:rFonts w:ascii="Arial" w:eastAsia="Arial" w:hAnsi="Arial" w:cs="Arial"/>
                <w:caps w:val="0"/>
                <w:lang w:val="en-GB"/>
              </w:rPr>
            </w:pPr>
            <w:r w:rsidRPr="0952260A">
              <w:rPr>
                <w:rFonts w:ascii="Arial" w:eastAsia="Arial" w:hAnsi="Arial" w:cs="Arial"/>
                <w:sz w:val="24"/>
                <w:szCs w:val="24"/>
                <w:lang w:val="en-GB"/>
              </w:rPr>
              <w:t>Variant type</w:t>
            </w:r>
          </w:p>
        </w:tc>
        <w:tc>
          <w:tcPr>
            <w:tcW w:w="2126" w:type="dxa"/>
            <w:tcBorders>
              <w:bottom w:val="single" w:sz="4" w:space="0" w:color="auto"/>
            </w:tcBorders>
            <w:hideMark/>
          </w:tcPr>
          <w:p w14:paraId="1F05BBB0" w14:textId="77777777" w:rsidR="0087189B" w:rsidRPr="0087189B" w:rsidRDefault="129FEFCA" w:rsidP="55F015EE">
            <w:pPr>
              <w:rPr>
                <w:rFonts w:ascii="Arial" w:eastAsia="Arial" w:hAnsi="Arial" w:cs="Arial"/>
                <w:caps w:val="0"/>
                <w:lang w:val="en-GB"/>
              </w:rPr>
            </w:pPr>
            <w:r w:rsidRPr="0952260A">
              <w:rPr>
                <w:rFonts w:ascii="Arial" w:eastAsia="Arial" w:hAnsi="Arial" w:cs="Arial"/>
                <w:sz w:val="24"/>
                <w:szCs w:val="24"/>
                <w:lang w:val="en-GB"/>
              </w:rPr>
              <w:t>REVEL, MTR and CADD cut-offs</w:t>
            </w:r>
          </w:p>
        </w:tc>
      </w:tr>
      <w:tr w:rsidR="0087189B" w:rsidRPr="0087189B" w14:paraId="409A3D55" w14:textId="77777777" w:rsidTr="7DFFBD85">
        <w:trPr>
          <w:cnfStyle w:val="000000100000" w:firstRow="0" w:lastRow="0" w:firstColumn="0" w:lastColumn="0" w:oddVBand="0" w:evenVBand="0" w:oddHBand="1" w:evenHBand="0" w:firstRowFirstColumn="0" w:firstRowLastColumn="0" w:lastRowFirstColumn="0" w:lastRowLastColumn="0"/>
          <w:trHeight w:val="293"/>
        </w:trPr>
        <w:tc>
          <w:tcPr>
            <w:tcW w:w="9923" w:type="dxa"/>
            <w:gridSpan w:val="6"/>
            <w:shd w:val="clear" w:color="auto" w:fill="D0CECE" w:themeFill="background2" w:themeFillShade="E6"/>
          </w:tcPr>
          <w:p w14:paraId="6441850D" w14:textId="77777777" w:rsidR="0087189B" w:rsidRPr="0087189B" w:rsidRDefault="129FEFCA" w:rsidP="55F015EE">
            <w:pPr>
              <w:jc w:val="both"/>
              <w:rPr>
                <w:rFonts w:ascii="Arial" w:eastAsia="Arial" w:hAnsi="Arial" w:cs="Arial"/>
                <w:lang w:val="en-GB"/>
              </w:rPr>
            </w:pPr>
            <w:r w:rsidRPr="0952260A">
              <w:rPr>
                <w:rFonts w:ascii="Arial" w:eastAsia="Arial" w:hAnsi="Arial" w:cs="Arial"/>
                <w:sz w:val="24"/>
                <w:szCs w:val="24"/>
                <w:lang w:val="en-GB"/>
              </w:rPr>
              <w:t xml:space="preserve">CDS </w:t>
            </w:r>
            <w:proofErr w:type="spellStart"/>
            <w:r w:rsidRPr="0952260A">
              <w:rPr>
                <w:rFonts w:ascii="Arial" w:eastAsia="Arial" w:hAnsi="Arial" w:cs="Arial"/>
                <w:sz w:val="24"/>
                <w:szCs w:val="24"/>
                <w:lang w:val="en-GB"/>
              </w:rPr>
              <w:t>PheWAS</w:t>
            </w:r>
            <w:proofErr w:type="spellEnd"/>
          </w:p>
        </w:tc>
      </w:tr>
      <w:tr w:rsidR="0087189B" w:rsidRPr="0087189B" w14:paraId="713BB92B" w14:textId="77777777" w:rsidTr="7DFFBD85">
        <w:trPr>
          <w:trHeight w:val="293"/>
        </w:trPr>
        <w:tc>
          <w:tcPr>
            <w:tcW w:w="2694" w:type="dxa"/>
            <w:hideMark/>
          </w:tcPr>
          <w:p w14:paraId="782FB826" w14:textId="77777777" w:rsidR="0087189B" w:rsidRPr="0087189B" w:rsidRDefault="129FEFCA" w:rsidP="55F015EE">
            <w:pPr>
              <w:jc w:val="center"/>
              <w:rPr>
                <w:rFonts w:ascii="Arial" w:eastAsia="Arial" w:hAnsi="Arial" w:cs="Arial"/>
                <w:lang w:val="en-GB"/>
              </w:rPr>
            </w:pPr>
            <w:proofErr w:type="spellStart"/>
            <w:r w:rsidRPr="0952260A">
              <w:rPr>
                <w:rFonts w:ascii="Arial" w:eastAsia="Arial" w:hAnsi="Arial" w:cs="Arial"/>
                <w:sz w:val="24"/>
                <w:szCs w:val="24"/>
                <w:lang w:val="en-GB"/>
              </w:rPr>
              <w:t>syn</w:t>
            </w:r>
            <w:proofErr w:type="spellEnd"/>
          </w:p>
          <w:p w14:paraId="59B87494"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(synonymous negative control)</w:t>
            </w:r>
          </w:p>
        </w:tc>
        <w:tc>
          <w:tcPr>
            <w:tcW w:w="1134" w:type="dxa"/>
            <w:hideMark/>
          </w:tcPr>
          <w:p w14:paraId="145D2577"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0.005%</w:t>
            </w:r>
          </w:p>
        </w:tc>
        <w:tc>
          <w:tcPr>
            <w:tcW w:w="1559" w:type="dxa"/>
            <w:hideMark/>
          </w:tcPr>
          <w:p w14:paraId="5472F596"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0.05%</w:t>
            </w:r>
          </w:p>
        </w:tc>
        <w:tc>
          <w:tcPr>
            <w:tcW w:w="992" w:type="dxa"/>
          </w:tcPr>
          <w:p w14:paraId="59444D8A"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0.005%</w:t>
            </w:r>
          </w:p>
        </w:tc>
        <w:tc>
          <w:tcPr>
            <w:tcW w:w="1418" w:type="dxa"/>
            <w:hideMark/>
          </w:tcPr>
          <w:p w14:paraId="2C5F7D01"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Synonymous</w:t>
            </w:r>
          </w:p>
        </w:tc>
        <w:tc>
          <w:tcPr>
            <w:tcW w:w="2126" w:type="dxa"/>
            <w:hideMark/>
          </w:tcPr>
          <w:p w14:paraId="664B48FB"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w:t>
            </w:r>
          </w:p>
        </w:tc>
      </w:tr>
      <w:tr w:rsidR="0087189B" w:rsidRPr="0087189B" w14:paraId="191998E4" w14:textId="77777777" w:rsidTr="7DFFBD85">
        <w:trPr>
          <w:cnfStyle w:val="000000100000" w:firstRow="0" w:lastRow="0" w:firstColumn="0" w:lastColumn="0" w:oddVBand="0" w:evenVBand="0" w:oddHBand="1" w:evenHBand="0" w:firstRowFirstColumn="0" w:firstRowLastColumn="0" w:lastRowFirstColumn="0" w:lastRowLastColumn="0"/>
          <w:trHeight w:val="262"/>
        </w:trPr>
        <w:tc>
          <w:tcPr>
            <w:tcW w:w="2694" w:type="dxa"/>
            <w:shd w:val="clear" w:color="auto" w:fill="auto"/>
            <w:hideMark/>
          </w:tcPr>
          <w:p w14:paraId="1B3BADB8" w14:textId="77777777" w:rsidR="0087189B" w:rsidRPr="0087189B" w:rsidRDefault="129FEFCA" w:rsidP="55F015EE">
            <w:pPr>
              <w:jc w:val="center"/>
              <w:rPr>
                <w:rFonts w:ascii="Arial" w:eastAsia="Arial" w:hAnsi="Arial" w:cs="Arial"/>
                <w:lang w:val="en-GB"/>
              </w:rPr>
            </w:pPr>
            <w:proofErr w:type="spellStart"/>
            <w:r w:rsidRPr="0952260A">
              <w:rPr>
                <w:rFonts w:ascii="Arial" w:eastAsia="Arial" w:hAnsi="Arial" w:cs="Arial"/>
                <w:sz w:val="24"/>
                <w:szCs w:val="24"/>
                <w:lang w:val="en-GB"/>
              </w:rPr>
              <w:t>ptv</w:t>
            </w:r>
            <w:proofErr w:type="spellEnd"/>
          </w:p>
          <w:p w14:paraId="5B843280"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(Protein Truncating)</w:t>
            </w:r>
          </w:p>
        </w:tc>
        <w:tc>
          <w:tcPr>
            <w:tcW w:w="1134" w:type="dxa"/>
            <w:shd w:val="clear" w:color="auto" w:fill="auto"/>
            <w:hideMark/>
          </w:tcPr>
          <w:p w14:paraId="79923D5A"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r w:rsidRPr="0952260A">
              <w:rPr>
                <w:rFonts w:ascii="Arial" w:eastAsia="Arial" w:hAnsi="Arial" w:cs="Arial"/>
                <w:b/>
                <w:sz w:val="24"/>
                <w:szCs w:val="24"/>
                <w:vertAlign w:val="superscript"/>
                <w:lang w:val="en-GB"/>
              </w:rPr>
              <w:t>+</w:t>
            </w:r>
          </w:p>
        </w:tc>
        <w:tc>
          <w:tcPr>
            <w:tcW w:w="1559" w:type="dxa"/>
            <w:shd w:val="clear" w:color="auto" w:fill="auto"/>
            <w:hideMark/>
          </w:tcPr>
          <w:p w14:paraId="7A489243"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w:t>
            </w:r>
          </w:p>
        </w:tc>
        <w:tc>
          <w:tcPr>
            <w:tcW w:w="992" w:type="dxa"/>
            <w:shd w:val="clear" w:color="auto" w:fill="auto"/>
          </w:tcPr>
          <w:p w14:paraId="4D201C2F"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0.01%</w:t>
            </w:r>
          </w:p>
        </w:tc>
        <w:tc>
          <w:tcPr>
            <w:tcW w:w="1418" w:type="dxa"/>
            <w:shd w:val="clear" w:color="auto" w:fill="auto"/>
            <w:hideMark/>
          </w:tcPr>
          <w:p w14:paraId="63E61D0D"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PTV</w:t>
            </w:r>
          </w:p>
        </w:tc>
        <w:tc>
          <w:tcPr>
            <w:tcW w:w="2126" w:type="dxa"/>
            <w:shd w:val="clear" w:color="auto" w:fill="auto"/>
            <w:hideMark/>
          </w:tcPr>
          <w:p w14:paraId="0DF55DBB"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w:t>
            </w:r>
          </w:p>
        </w:tc>
      </w:tr>
      <w:tr w:rsidR="0087189B" w:rsidRPr="0087189B" w14:paraId="340C5F77" w14:textId="77777777" w:rsidTr="7DFFBD85">
        <w:trPr>
          <w:trHeight w:val="262"/>
        </w:trPr>
        <w:tc>
          <w:tcPr>
            <w:tcW w:w="2694" w:type="dxa"/>
            <w:hideMark/>
          </w:tcPr>
          <w:p w14:paraId="060B2106"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ptv5pct</w:t>
            </w:r>
          </w:p>
          <w:p w14:paraId="73FE8D83"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(Protein Truncating; ≤ 5% MAF)</w:t>
            </w:r>
          </w:p>
        </w:tc>
        <w:tc>
          <w:tcPr>
            <w:tcW w:w="1134" w:type="dxa"/>
            <w:hideMark/>
          </w:tcPr>
          <w:p w14:paraId="0787CC7C"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5%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p>
        </w:tc>
        <w:tc>
          <w:tcPr>
            <w:tcW w:w="1559" w:type="dxa"/>
            <w:hideMark/>
          </w:tcPr>
          <w:p w14:paraId="7FBC681E"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5%</w:t>
            </w:r>
          </w:p>
        </w:tc>
        <w:tc>
          <w:tcPr>
            <w:tcW w:w="992" w:type="dxa"/>
          </w:tcPr>
          <w:p w14:paraId="79F33424"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0.5%</w:t>
            </w:r>
          </w:p>
        </w:tc>
        <w:tc>
          <w:tcPr>
            <w:tcW w:w="1418" w:type="dxa"/>
            <w:hideMark/>
          </w:tcPr>
          <w:p w14:paraId="022442FE"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PTV</w:t>
            </w:r>
          </w:p>
        </w:tc>
        <w:tc>
          <w:tcPr>
            <w:tcW w:w="2126" w:type="dxa"/>
            <w:hideMark/>
          </w:tcPr>
          <w:p w14:paraId="442AABC4"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w:t>
            </w:r>
          </w:p>
        </w:tc>
      </w:tr>
      <w:tr w:rsidR="0087189B" w:rsidRPr="0087189B" w14:paraId="74A3A8B8" w14:textId="77777777" w:rsidTr="7DFFBD85">
        <w:trPr>
          <w:cnfStyle w:val="000000100000" w:firstRow="0" w:lastRow="0" w:firstColumn="0" w:lastColumn="0" w:oddVBand="0" w:evenVBand="0" w:oddHBand="1" w:evenHBand="0" w:firstRowFirstColumn="0" w:firstRowLastColumn="0" w:lastRowFirstColumn="0" w:lastRowLastColumn="0"/>
          <w:trHeight w:val="262"/>
        </w:trPr>
        <w:tc>
          <w:tcPr>
            <w:tcW w:w="2694" w:type="dxa"/>
            <w:shd w:val="clear" w:color="auto" w:fill="auto"/>
          </w:tcPr>
          <w:p w14:paraId="59B719DE"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UR</w:t>
            </w:r>
          </w:p>
          <w:p w14:paraId="606837FB" w14:textId="77777777" w:rsidR="0087189B" w:rsidRPr="0087189B" w:rsidRDefault="129FEFCA" w:rsidP="55F015EE">
            <w:pPr>
              <w:jc w:val="center"/>
              <w:rPr>
                <w:rFonts w:ascii="Arial" w:eastAsia="Arial" w:hAnsi="Arial" w:cs="Arial"/>
              </w:rPr>
            </w:pPr>
            <w:r w:rsidRPr="0952260A">
              <w:rPr>
                <w:rFonts w:ascii="Arial" w:eastAsia="Arial" w:hAnsi="Arial" w:cs="Arial"/>
                <w:sz w:val="24"/>
                <w:szCs w:val="24"/>
                <w:lang w:val="en-GB"/>
              </w:rPr>
              <w:t>(Ultra-rare damaging)</w:t>
            </w:r>
          </w:p>
        </w:tc>
        <w:tc>
          <w:tcPr>
            <w:tcW w:w="1134" w:type="dxa"/>
            <w:shd w:val="clear" w:color="auto" w:fill="auto"/>
          </w:tcPr>
          <w:p w14:paraId="19388C53"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0%</w:t>
            </w:r>
          </w:p>
        </w:tc>
        <w:tc>
          <w:tcPr>
            <w:tcW w:w="1559" w:type="dxa"/>
            <w:shd w:val="clear" w:color="auto" w:fill="auto"/>
          </w:tcPr>
          <w:p w14:paraId="296C1476"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0.005%</w:t>
            </w:r>
          </w:p>
        </w:tc>
        <w:tc>
          <w:tcPr>
            <w:tcW w:w="992" w:type="dxa"/>
            <w:shd w:val="clear" w:color="auto" w:fill="auto"/>
          </w:tcPr>
          <w:p w14:paraId="3259B135"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0.001%</w:t>
            </w:r>
          </w:p>
        </w:tc>
        <w:tc>
          <w:tcPr>
            <w:tcW w:w="1418" w:type="dxa"/>
            <w:shd w:val="clear" w:color="auto" w:fill="auto"/>
          </w:tcPr>
          <w:p w14:paraId="35F01CE4"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Non-synonymous</w:t>
            </w:r>
          </w:p>
        </w:tc>
        <w:tc>
          <w:tcPr>
            <w:tcW w:w="2126" w:type="dxa"/>
            <w:shd w:val="clear" w:color="auto" w:fill="auto"/>
          </w:tcPr>
          <w:p w14:paraId="57911A1D"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REVEL ≥ 0.25</w:t>
            </w:r>
          </w:p>
        </w:tc>
      </w:tr>
      <w:tr w:rsidR="0087189B" w:rsidRPr="0087189B" w14:paraId="238AEB34" w14:textId="77777777" w:rsidTr="7DFFBD85">
        <w:trPr>
          <w:trHeight w:val="268"/>
        </w:trPr>
        <w:tc>
          <w:tcPr>
            <w:tcW w:w="2694" w:type="dxa"/>
            <w:tcBorders>
              <w:bottom w:val="single" w:sz="4" w:space="0" w:color="auto"/>
            </w:tcBorders>
            <w:shd w:val="clear" w:color="auto" w:fill="FFFFFF" w:themeFill="background1"/>
            <w:hideMark/>
          </w:tcPr>
          <w:p w14:paraId="458C810C" w14:textId="4F53CDE7" w:rsidR="0087189B" w:rsidRPr="0087189B" w:rsidRDefault="129FEFCA" w:rsidP="55F015EE">
            <w:pPr>
              <w:jc w:val="center"/>
              <w:rPr>
                <w:rFonts w:ascii="Arial" w:eastAsia="Arial" w:hAnsi="Arial" w:cs="Arial"/>
                <w:lang w:val="en-GB"/>
              </w:rPr>
            </w:pPr>
            <w:proofErr w:type="spellStart"/>
            <w:r w:rsidRPr="0952260A">
              <w:rPr>
                <w:rFonts w:ascii="Arial" w:eastAsia="Arial" w:hAnsi="Arial" w:cs="Arial"/>
                <w:sz w:val="24"/>
                <w:szCs w:val="24"/>
                <w:lang w:val="en-GB"/>
              </w:rPr>
              <w:t>U</w:t>
            </w:r>
            <w:r w:rsidR="007C1498" w:rsidRPr="0952260A">
              <w:rPr>
                <w:rFonts w:ascii="Arial" w:eastAsia="Arial" w:hAnsi="Arial" w:cs="Arial"/>
                <w:sz w:val="24"/>
                <w:szCs w:val="24"/>
                <w:lang w:val="en-GB"/>
              </w:rPr>
              <w:t>r</w:t>
            </w:r>
            <w:r w:rsidRPr="0952260A">
              <w:rPr>
                <w:rFonts w:ascii="Arial" w:eastAsia="Arial" w:hAnsi="Arial" w:cs="Arial"/>
                <w:sz w:val="24"/>
                <w:szCs w:val="24"/>
                <w:lang w:val="en-GB"/>
              </w:rPr>
              <w:t>mtr</w:t>
            </w:r>
            <w:proofErr w:type="spellEnd"/>
          </w:p>
          <w:p w14:paraId="3A3F79E8"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(Ultra-rare damaging, MTR informed)</w:t>
            </w:r>
          </w:p>
        </w:tc>
        <w:tc>
          <w:tcPr>
            <w:tcW w:w="1134" w:type="dxa"/>
            <w:tcBorders>
              <w:bottom w:val="single" w:sz="4" w:space="0" w:color="auto"/>
            </w:tcBorders>
            <w:shd w:val="clear" w:color="auto" w:fill="FFFFFF" w:themeFill="background1"/>
            <w:hideMark/>
          </w:tcPr>
          <w:p w14:paraId="30349D3D"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0%</w:t>
            </w:r>
          </w:p>
        </w:tc>
        <w:tc>
          <w:tcPr>
            <w:tcW w:w="1559" w:type="dxa"/>
            <w:tcBorders>
              <w:bottom w:val="single" w:sz="4" w:space="0" w:color="auto"/>
            </w:tcBorders>
            <w:shd w:val="clear" w:color="auto" w:fill="FFFFFF" w:themeFill="background1"/>
            <w:hideMark/>
          </w:tcPr>
          <w:p w14:paraId="6D80EC79"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0.005%</w:t>
            </w:r>
          </w:p>
        </w:tc>
        <w:tc>
          <w:tcPr>
            <w:tcW w:w="992" w:type="dxa"/>
            <w:tcBorders>
              <w:bottom w:val="single" w:sz="4" w:space="0" w:color="auto"/>
            </w:tcBorders>
            <w:shd w:val="clear" w:color="auto" w:fill="FFFFFF" w:themeFill="background1"/>
          </w:tcPr>
          <w:p w14:paraId="05FCCA75"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0.001%</w:t>
            </w:r>
          </w:p>
        </w:tc>
        <w:tc>
          <w:tcPr>
            <w:tcW w:w="1418" w:type="dxa"/>
            <w:tcBorders>
              <w:bottom w:val="single" w:sz="4" w:space="0" w:color="auto"/>
            </w:tcBorders>
            <w:shd w:val="clear" w:color="auto" w:fill="FFFFFF" w:themeFill="background1"/>
            <w:hideMark/>
          </w:tcPr>
          <w:p w14:paraId="4DEF9E94"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Non-synonymous</w:t>
            </w:r>
          </w:p>
        </w:tc>
        <w:tc>
          <w:tcPr>
            <w:tcW w:w="2126" w:type="dxa"/>
            <w:tcBorders>
              <w:bottom w:val="single" w:sz="4" w:space="0" w:color="auto"/>
            </w:tcBorders>
            <w:shd w:val="clear" w:color="auto" w:fill="FFFFFF" w:themeFill="background1"/>
            <w:hideMark/>
          </w:tcPr>
          <w:p w14:paraId="7CA376D1"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REVEL ≥ 0.25</w:t>
            </w:r>
          </w:p>
          <w:p w14:paraId="26123513"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MTR ≤ 25</w:t>
            </w:r>
            <w:r w:rsidRPr="0952260A">
              <w:rPr>
                <w:rFonts w:ascii="Arial" w:eastAsia="Arial" w:hAnsi="Arial" w:cs="Arial"/>
                <w:b/>
                <w:sz w:val="24"/>
                <w:szCs w:val="24"/>
                <w:vertAlign w:val="superscript"/>
                <w:lang w:val="en-GB"/>
              </w:rPr>
              <w:t>th</w:t>
            </w:r>
            <w:r w:rsidRPr="0952260A">
              <w:rPr>
                <w:rFonts w:ascii="Arial" w:eastAsia="Arial" w:hAnsi="Arial" w:cs="Arial"/>
                <w:b/>
                <w:sz w:val="24"/>
                <w:szCs w:val="24"/>
                <w:lang w:val="en-GB"/>
              </w:rPr>
              <w:t xml:space="preserve"> %</w:t>
            </w:r>
            <w:proofErr w:type="spellStart"/>
            <w:r w:rsidRPr="0952260A">
              <w:rPr>
                <w:rFonts w:ascii="Arial" w:eastAsia="Arial" w:hAnsi="Arial" w:cs="Arial"/>
                <w:b/>
                <w:sz w:val="24"/>
                <w:szCs w:val="24"/>
                <w:lang w:val="en-GB"/>
              </w:rPr>
              <w:t>ile</w:t>
            </w:r>
            <w:proofErr w:type="spellEnd"/>
            <w:r w:rsidRPr="0952260A">
              <w:rPr>
                <w:rFonts w:ascii="Arial" w:eastAsia="Arial" w:hAnsi="Arial" w:cs="Arial"/>
                <w:b/>
                <w:sz w:val="24"/>
                <w:szCs w:val="24"/>
                <w:lang w:val="en-GB"/>
              </w:rPr>
              <w:t xml:space="preserve"> </w:t>
            </w:r>
            <w:r w:rsidRPr="0952260A">
              <w:rPr>
                <w:rFonts w:ascii="Arial" w:eastAsia="Arial" w:hAnsi="Arial" w:cs="Arial"/>
                <w:b/>
                <w:sz w:val="24"/>
                <w:szCs w:val="24"/>
                <w:u w:val="single"/>
                <w:lang w:val="en-GB"/>
              </w:rPr>
              <w:t xml:space="preserve">or </w:t>
            </w:r>
            <w:r w:rsidRPr="0952260A">
              <w:rPr>
                <w:rFonts w:ascii="Arial" w:eastAsia="Arial" w:hAnsi="Arial" w:cs="Arial"/>
                <w:b/>
                <w:sz w:val="24"/>
                <w:szCs w:val="24"/>
                <w:lang w:val="en-GB"/>
              </w:rPr>
              <w:t>intragenic MTR ≤ 50</w:t>
            </w:r>
            <w:r w:rsidRPr="0952260A">
              <w:rPr>
                <w:rFonts w:ascii="Arial" w:eastAsia="Arial" w:hAnsi="Arial" w:cs="Arial"/>
                <w:b/>
                <w:sz w:val="24"/>
                <w:szCs w:val="24"/>
                <w:vertAlign w:val="superscript"/>
                <w:lang w:val="en-GB"/>
              </w:rPr>
              <w:t>th</w:t>
            </w:r>
            <w:r w:rsidRPr="0952260A">
              <w:rPr>
                <w:rFonts w:ascii="Arial" w:eastAsia="Arial" w:hAnsi="Arial" w:cs="Arial"/>
                <w:b/>
                <w:sz w:val="24"/>
                <w:szCs w:val="24"/>
                <w:lang w:val="en-GB"/>
              </w:rPr>
              <w:t xml:space="preserve"> %</w:t>
            </w:r>
            <w:proofErr w:type="spellStart"/>
            <w:r w:rsidRPr="0952260A">
              <w:rPr>
                <w:rFonts w:ascii="Arial" w:eastAsia="Arial" w:hAnsi="Arial" w:cs="Arial"/>
                <w:b/>
                <w:sz w:val="24"/>
                <w:szCs w:val="24"/>
                <w:lang w:val="en-GB"/>
              </w:rPr>
              <w:t>ile</w:t>
            </w:r>
            <w:proofErr w:type="spellEnd"/>
          </w:p>
        </w:tc>
      </w:tr>
      <w:tr w:rsidR="0087189B" w:rsidRPr="0087189B" w14:paraId="6F125A2A" w14:textId="77777777" w:rsidTr="7DFFBD85">
        <w:trPr>
          <w:cnfStyle w:val="000000100000" w:firstRow="0" w:lastRow="0" w:firstColumn="0" w:lastColumn="0" w:oddVBand="0" w:evenVBand="0" w:oddHBand="1" w:evenHBand="0" w:firstRowFirstColumn="0" w:firstRowLastColumn="0" w:lastRowFirstColumn="0" w:lastRowLastColumn="0"/>
          <w:trHeight w:val="44"/>
        </w:trPr>
        <w:tc>
          <w:tcPr>
            <w:tcW w:w="2694" w:type="dxa"/>
            <w:shd w:val="clear" w:color="auto" w:fill="auto"/>
            <w:hideMark/>
          </w:tcPr>
          <w:p w14:paraId="236DE071" w14:textId="77777777" w:rsidR="0087189B" w:rsidRPr="0087189B" w:rsidRDefault="129FEFCA" w:rsidP="55F015EE">
            <w:pPr>
              <w:jc w:val="center"/>
              <w:rPr>
                <w:rFonts w:ascii="Arial" w:eastAsia="Arial" w:hAnsi="Arial" w:cs="Arial"/>
                <w:lang w:val="en-GB"/>
              </w:rPr>
            </w:pPr>
            <w:proofErr w:type="spellStart"/>
            <w:r w:rsidRPr="0952260A">
              <w:rPr>
                <w:rFonts w:ascii="Arial" w:eastAsia="Arial" w:hAnsi="Arial" w:cs="Arial"/>
                <w:sz w:val="24"/>
                <w:szCs w:val="24"/>
                <w:lang w:val="en-GB"/>
              </w:rPr>
              <w:t>raredmg</w:t>
            </w:r>
            <w:proofErr w:type="spellEnd"/>
          </w:p>
          <w:p w14:paraId="49480B85"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(Rare damaging)</w:t>
            </w:r>
          </w:p>
        </w:tc>
        <w:tc>
          <w:tcPr>
            <w:tcW w:w="1134" w:type="dxa"/>
            <w:shd w:val="clear" w:color="auto" w:fill="auto"/>
            <w:hideMark/>
          </w:tcPr>
          <w:p w14:paraId="6BEEB731"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0.005%</w:t>
            </w:r>
          </w:p>
        </w:tc>
        <w:tc>
          <w:tcPr>
            <w:tcW w:w="1559" w:type="dxa"/>
            <w:shd w:val="clear" w:color="auto" w:fill="auto"/>
            <w:hideMark/>
          </w:tcPr>
          <w:p w14:paraId="3FF6D6C0"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0.025%</w:t>
            </w:r>
          </w:p>
        </w:tc>
        <w:tc>
          <w:tcPr>
            <w:tcW w:w="992" w:type="dxa"/>
            <w:shd w:val="clear" w:color="auto" w:fill="auto"/>
          </w:tcPr>
          <w:p w14:paraId="7B9958A4"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0.005%</w:t>
            </w:r>
          </w:p>
        </w:tc>
        <w:tc>
          <w:tcPr>
            <w:tcW w:w="1418" w:type="dxa"/>
            <w:shd w:val="clear" w:color="auto" w:fill="auto"/>
            <w:hideMark/>
          </w:tcPr>
          <w:p w14:paraId="44EA8410"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Missense</w:t>
            </w:r>
          </w:p>
        </w:tc>
        <w:tc>
          <w:tcPr>
            <w:tcW w:w="2126" w:type="dxa"/>
            <w:shd w:val="clear" w:color="auto" w:fill="auto"/>
            <w:hideMark/>
          </w:tcPr>
          <w:p w14:paraId="73D936A5"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REVEL ≥ 0.25</w:t>
            </w:r>
          </w:p>
        </w:tc>
      </w:tr>
      <w:tr w:rsidR="0087189B" w:rsidRPr="0087189B" w14:paraId="3B593777" w14:textId="77777777" w:rsidTr="7DFFBD85">
        <w:trPr>
          <w:trHeight w:val="268"/>
        </w:trPr>
        <w:tc>
          <w:tcPr>
            <w:tcW w:w="2694" w:type="dxa"/>
            <w:hideMark/>
          </w:tcPr>
          <w:p w14:paraId="2E19F1C6" w14:textId="77777777" w:rsidR="0087189B" w:rsidRPr="0087189B" w:rsidRDefault="129FEFCA" w:rsidP="55F015EE">
            <w:pPr>
              <w:jc w:val="center"/>
              <w:rPr>
                <w:rFonts w:ascii="Arial" w:eastAsia="Arial" w:hAnsi="Arial" w:cs="Arial"/>
                <w:lang w:val="en-GB"/>
              </w:rPr>
            </w:pPr>
            <w:proofErr w:type="spellStart"/>
            <w:r w:rsidRPr="0952260A">
              <w:rPr>
                <w:rFonts w:ascii="Arial" w:eastAsia="Arial" w:hAnsi="Arial" w:cs="Arial"/>
                <w:sz w:val="24"/>
                <w:szCs w:val="24"/>
                <w:lang w:val="en-GB"/>
              </w:rPr>
              <w:lastRenderedPageBreak/>
              <w:t>raredmgmtr</w:t>
            </w:r>
            <w:proofErr w:type="spellEnd"/>
          </w:p>
          <w:p w14:paraId="345CFDCA"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(Rare damaging, MTR informed)</w:t>
            </w:r>
          </w:p>
        </w:tc>
        <w:tc>
          <w:tcPr>
            <w:tcW w:w="1134" w:type="dxa"/>
            <w:hideMark/>
          </w:tcPr>
          <w:p w14:paraId="6E810572"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0.005%</w:t>
            </w:r>
          </w:p>
        </w:tc>
        <w:tc>
          <w:tcPr>
            <w:tcW w:w="1559" w:type="dxa"/>
            <w:hideMark/>
          </w:tcPr>
          <w:p w14:paraId="66BAE929"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0.025%</w:t>
            </w:r>
          </w:p>
        </w:tc>
        <w:tc>
          <w:tcPr>
            <w:tcW w:w="992" w:type="dxa"/>
          </w:tcPr>
          <w:p w14:paraId="2B8FC8C0"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0.005%</w:t>
            </w:r>
          </w:p>
        </w:tc>
        <w:tc>
          <w:tcPr>
            <w:tcW w:w="1418" w:type="dxa"/>
            <w:hideMark/>
          </w:tcPr>
          <w:p w14:paraId="46153515"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Missense</w:t>
            </w:r>
          </w:p>
        </w:tc>
        <w:tc>
          <w:tcPr>
            <w:tcW w:w="2126" w:type="dxa"/>
            <w:hideMark/>
          </w:tcPr>
          <w:p w14:paraId="36A23D79"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REVEL ≥ 0.25</w:t>
            </w:r>
          </w:p>
          <w:p w14:paraId="091D1271"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MTR ≤ 25</w:t>
            </w:r>
            <w:r w:rsidRPr="0952260A">
              <w:rPr>
                <w:rFonts w:ascii="Arial" w:eastAsia="Arial" w:hAnsi="Arial" w:cs="Arial"/>
                <w:b/>
                <w:sz w:val="24"/>
                <w:szCs w:val="24"/>
                <w:vertAlign w:val="superscript"/>
                <w:lang w:val="en-GB"/>
              </w:rPr>
              <w:t>th</w:t>
            </w:r>
            <w:r w:rsidRPr="0952260A">
              <w:rPr>
                <w:rFonts w:ascii="Arial" w:eastAsia="Arial" w:hAnsi="Arial" w:cs="Arial"/>
                <w:b/>
                <w:sz w:val="24"/>
                <w:szCs w:val="24"/>
                <w:lang w:val="en-GB"/>
              </w:rPr>
              <w:t xml:space="preserve"> %</w:t>
            </w:r>
            <w:proofErr w:type="spellStart"/>
            <w:r w:rsidRPr="0952260A">
              <w:rPr>
                <w:rFonts w:ascii="Arial" w:eastAsia="Arial" w:hAnsi="Arial" w:cs="Arial"/>
                <w:b/>
                <w:sz w:val="24"/>
                <w:szCs w:val="24"/>
                <w:lang w:val="en-GB"/>
              </w:rPr>
              <w:t>ile</w:t>
            </w:r>
            <w:proofErr w:type="spellEnd"/>
            <w:r w:rsidRPr="0952260A">
              <w:rPr>
                <w:rFonts w:ascii="Arial" w:eastAsia="Arial" w:hAnsi="Arial" w:cs="Arial"/>
                <w:b/>
                <w:sz w:val="24"/>
                <w:szCs w:val="24"/>
                <w:lang w:val="en-GB"/>
              </w:rPr>
              <w:t xml:space="preserve"> </w:t>
            </w:r>
            <w:r w:rsidRPr="0952260A">
              <w:rPr>
                <w:rFonts w:ascii="Arial" w:eastAsia="Arial" w:hAnsi="Arial" w:cs="Arial"/>
                <w:b/>
                <w:sz w:val="24"/>
                <w:szCs w:val="24"/>
                <w:u w:val="single"/>
                <w:lang w:val="en-GB"/>
              </w:rPr>
              <w:t xml:space="preserve">or </w:t>
            </w:r>
            <w:r w:rsidRPr="0952260A">
              <w:rPr>
                <w:rFonts w:ascii="Arial" w:eastAsia="Arial" w:hAnsi="Arial" w:cs="Arial"/>
                <w:b/>
                <w:sz w:val="24"/>
                <w:szCs w:val="24"/>
                <w:lang w:val="en-GB"/>
              </w:rPr>
              <w:t>intragenic MTR ≤ 50</w:t>
            </w:r>
            <w:r w:rsidRPr="0952260A">
              <w:rPr>
                <w:rFonts w:ascii="Arial" w:eastAsia="Arial" w:hAnsi="Arial" w:cs="Arial"/>
                <w:b/>
                <w:sz w:val="24"/>
                <w:szCs w:val="24"/>
                <w:vertAlign w:val="superscript"/>
                <w:lang w:val="en-GB"/>
              </w:rPr>
              <w:t>th</w:t>
            </w:r>
            <w:r w:rsidRPr="0952260A">
              <w:rPr>
                <w:rFonts w:ascii="Arial" w:eastAsia="Arial" w:hAnsi="Arial" w:cs="Arial"/>
                <w:b/>
                <w:sz w:val="24"/>
                <w:szCs w:val="24"/>
                <w:lang w:val="en-GB"/>
              </w:rPr>
              <w:t xml:space="preserve"> %</w:t>
            </w:r>
            <w:proofErr w:type="spellStart"/>
            <w:r w:rsidRPr="0952260A">
              <w:rPr>
                <w:rFonts w:ascii="Arial" w:eastAsia="Arial" w:hAnsi="Arial" w:cs="Arial"/>
                <w:b/>
                <w:sz w:val="24"/>
                <w:szCs w:val="24"/>
                <w:lang w:val="en-GB"/>
              </w:rPr>
              <w:t>ile</w:t>
            </w:r>
            <w:proofErr w:type="spellEnd"/>
          </w:p>
        </w:tc>
      </w:tr>
      <w:tr w:rsidR="0087189B" w:rsidRPr="0087189B" w14:paraId="379BBBCF" w14:textId="77777777" w:rsidTr="7DFFBD85">
        <w:trPr>
          <w:cnfStyle w:val="000000100000" w:firstRow="0" w:lastRow="0" w:firstColumn="0" w:lastColumn="0" w:oddVBand="0" w:evenVBand="0" w:oddHBand="1" w:evenHBand="0" w:firstRowFirstColumn="0" w:firstRowLastColumn="0" w:lastRowFirstColumn="0" w:lastRowLastColumn="0"/>
          <w:trHeight w:val="44"/>
        </w:trPr>
        <w:tc>
          <w:tcPr>
            <w:tcW w:w="2694" w:type="dxa"/>
            <w:shd w:val="clear" w:color="auto" w:fill="auto"/>
            <w:hideMark/>
          </w:tcPr>
          <w:p w14:paraId="68B1B5D5" w14:textId="77777777" w:rsidR="0087189B" w:rsidRPr="0087189B" w:rsidRDefault="129FEFCA" w:rsidP="55F015EE">
            <w:pPr>
              <w:jc w:val="center"/>
              <w:rPr>
                <w:rFonts w:ascii="Arial" w:eastAsia="Arial" w:hAnsi="Arial" w:cs="Arial"/>
                <w:lang w:val="en-GB"/>
              </w:rPr>
            </w:pPr>
            <w:proofErr w:type="spellStart"/>
            <w:r w:rsidRPr="0952260A">
              <w:rPr>
                <w:rFonts w:ascii="Arial" w:eastAsia="Arial" w:hAnsi="Arial" w:cs="Arial"/>
                <w:sz w:val="24"/>
                <w:szCs w:val="24"/>
                <w:lang w:val="en-GB"/>
              </w:rPr>
              <w:t>flexdmg</w:t>
            </w:r>
            <w:proofErr w:type="spellEnd"/>
          </w:p>
          <w:p w14:paraId="049991E9"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(Flexible MAF, damaging non-synonymous)</w:t>
            </w:r>
          </w:p>
        </w:tc>
        <w:tc>
          <w:tcPr>
            <w:tcW w:w="1134" w:type="dxa"/>
            <w:shd w:val="clear" w:color="auto" w:fill="auto"/>
            <w:hideMark/>
          </w:tcPr>
          <w:p w14:paraId="127F4FD8"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p>
        </w:tc>
        <w:tc>
          <w:tcPr>
            <w:tcW w:w="1559" w:type="dxa"/>
            <w:shd w:val="clear" w:color="auto" w:fill="auto"/>
            <w:hideMark/>
          </w:tcPr>
          <w:p w14:paraId="3926CDC9"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w:t>
            </w:r>
          </w:p>
        </w:tc>
        <w:tc>
          <w:tcPr>
            <w:tcW w:w="992" w:type="dxa"/>
            <w:shd w:val="clear" w:color="auto" w:fill="auto"/>
          </w:tcPr>
          <w:p w14:paraId="20B17A54"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0.01%</w:t>
            </w:r>
          </w:p>
        </w:tc>
        <w:tc>
          <w:tcPr>
            <w:tcW w:w="1418" w:type="dxa"/>
            <w:shd w:val="clear" w:color="auto" w:fill="auto"/>
            <w:hideMark/>
          </w:tcPr>
          <w:p w14:paraId="53AEA7FB"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Non-synonymous</w:t>
            </w:r>
          </w:p>
        </w:tc>
        <w:tc>
          <w:tcPr>
            <w:tcW w:w="2126" w:type="dxa"/>
            <w:shd w:val="clear" w:color="auto" w:fill="auto"/>
            <w:hideMark/>
          </w:tcPr>
          <w:p w14:paraId="6E6F1C40"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REVEL ≥ 0.25</w:t>
            </w:r>
          </w:p>
        </w:tc>
      </w:tr>
      <w:tr w:rsidR="0087189B" w:rsidRPr="0087189B" w14:paraId="694AADEB" w14:textId="77777777" w:rsidTr="7DFFBD85">
        <w:trPr>
          <w:trHeight w:val="44"/>
        </w:trPr>
        <w:tc>
          <w:tcPr>
            <w:tcW w:w="2694" w:type="dxa"/>
            <w:hideMark/>
          </w:tcPr>
          <w:p w14:paraId="6C80D814" w14:textId="77777777" w:rsidR="0087189B" w:rsidRPr="0087189B" w:rsidRDefault="129FEFCA" w:rsidP="55F015EE">
            <w:pPr>
              <w:jc w:val="center"/>
              <w:rPr>
                <w:rFonts w:ascii="Arial" w:eastAsia="Arial" w:hAnsi="Arial" w:cs="Arial"/>
                <w:lang w:val="en-GB"/>
              </w:rPr>
            </w:pPr>
            <w:proofErr w:type="spellStart"/>
            <w:r w:rsidRPr="0952260A">
              <w:rPr>
                <w:rFonts w:ascii="Arial" w:eastAsia="Arial" w:hAnsi="Arial" w:cs="Arial"/>
                <w:sz w:val="24"/>
                <w:szCs w:val="24"/>
                <w:lang w:val="en-GB"/>
              </w:rPr>
              <w:t>flexnonsynmtr</w:t>
            </w:r>
            <w:proofErr w:type="spellEnd"/>
          </w:p>
          <w:p w14:paraId="25EE55FA"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(Flexible MAF, non-synonymous, MTR informed)</w:t>
            </w:r>
          </w:p>
        </w:tc>
        <w:tc>
          <w:tcPr>
            <w:tcW w:w="1134" w:type="dxa"/>
            <w:hideMark/>
          </w:tcPr>
          <w:p w14:paraId="43652213"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p>
        </w:tc>
        <w:tc>
          <w:tcPr>
            <w:tcW w:w="1559" w:type="dxa"/>
            <w:hideMark/>
          </w:tcPr>
          <w:p w14:paraId="19D90CF8"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w:t>
            </w:r>
          </w:p>
        </w:tc>
        <w:tc>
          <w:tcPr>
            <w:tcW w:w="992" w:type="dxa"/>
          </w:tcPr>
          <w:p w14:paraId="36D3464F"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0.01%</w:t>
            </w:r>
          </w:p>
        </w:tc>
        <w:tc>
          <w:tcPr>
            <w:tcW w:w="1418" w:type="dxa"/>
            <w:hideMark/>
          </w:tcPr>
          <w:p w14:paraId="623D11B9"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Non-synonymous</w:t>
            </w:r>
          </w:p>
        </w:tc>
        <w:tc>
          <w:tcPr>
            <w:tcW w:w="2126" w:type="dxa"/>
            <w:hideMark/>
          </w:tcPr>
          <w:p w14:paraId="5BDDDBEB"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MTR ≤ 25</w:t>
            </w:r>
            <w:r w:rsidRPr="0952260A">
              <w:rPr>
                <w:rFonts w:ascii="Arial" w:eastAsia="Arial" w:hAnsi="Arial" w:cs="Arial"/>
                <w:b/>
                <w:sz w:val="24"/>
                <w:szCs w:val="24"/>
                <w:vertAlign w:val="superscript"/>
                <w:lang w:val="en-GB"/>
              </w:rPr>
              <w:t>th</w:t>
            </w:r>
            <w:r w:rsidRPr="0952260A">
              <w:rPr>
                <w:rFonts w:ascii="Arial" w:eastAsia="Arial" w:hAnsi="Arial" w:cs="Arial"/>
                <w:b/>
                <w:sz w:val="24"/>
                <w:szCs w:val="24"/>
                <w:lang w:val="en-GB"/>
              </w:rPr>
              <w:t xml:space="preserve"> %</w:t>
            </w:r>
            <w:proofErr w:type="spellStart"/>
            <w:r w:rsidRPr="0952260A">
              <w:rPr>
                <w:rFonts w:ascii="Arial" w:eastAsia="Arial" w:hAnsi="Arial" w:cs="Arial"/>
                <w:b/>
                <w:sz w:val="24"/>
                <w:szCs w:val="24"/>
                <w:lang w:val="en-GB"/>
              </w:rPr>
              <w:t>ile</w:t>
            </w:r>
            <w:proofErr w:type="spellEnd"/>
            <w:r w:rsidRPr="0952260A">
              <w:rPr>
                <w:rFonts w:ascii="Arial" w:eastAsia="Arial" w:hAnsi="Arial" w:cs="Arial"/>
                <w:b/>
                <w:sz w:val="24"/>
                <w:szCs w:val="24"/>
                <w:lang w:val="en-GB"/>
              </w:rPr>
              <w:t xml:space="preserve"> </w:t>
            </w:r>
            <w:r w:rsidRPr="0952260A">
              <w:rPr>
                <w:rFonts w:ascii="Arial" w:eastAsia="Arial" w:hAnsi="Arial" w:cs="Arial"/>
                <w:b/>
                <w:sz w:val="24"/>
                <w:szCs w:val="24"/>
                <w:u w:val="single"/>
                <w:lang w:val="en-GB"/>
              </w:rPr>
              <w:t xml:space="preserve">or </w:t>
            </w:r>
            <w:r w:rsidRPr="0952260A">
              <w:rPr>
                <w:rFonts w:ascii="Arial" w:eastAsia="Arial" w:hAnsi="Arial" w:cs="Arial"/>
                <w:b/>
                <w:sz w:val="24"/>
                <w:szCs w:val="24"/>
                <w:lang w:val="en-GB"/>
              </w:rPr>
              <w:t>intragenic MTR ≤ 50</w:t>
            </w:r>
            <w:r w:rsidRPr="0952260A">
              <w:rPr>
                <w:rFonts w:ascii="Arial" w:eastAsia="Arial" w:hAnsi="Arial" w:cs="Arial"/>
                <w:b/>
                <w:sz w:val="24"/>
                <w:szCs w:val="24"/>
                <w:vertAlign w:val="superscript"/>
                <w:lang w:val="en-GB"/>
              </w:rPr>
              <w:t>th</w:t>
            </w:r>
            <w:r w:rsidRPr="0952260A">
              <w:rPr>
                <w:rFonts w:ascii="Arial" w:eastAsia="Arial" w:hAnsi="Arial" w:cs="Arial"/>
                <w:b/>
                <w:sz w:val="24"/>
                <w:szCs w:val="24"/>
                <w:lang w:val="en-GB"/>
              </w:rPr>
              <w:t xml:space="preserve"> %</w:t>
            </w:r>
            <w:proofErr w:type="spellStart"/>
            <w:r w:rsidRPr="0952260A">
              <w:rPr>
                <w:rFonts w:ascii="Arial" w:eastAsia="Arial" w:hAnsi="Arial" w:cs="Arial"/>
                <w:b/>
                <w:sz w:val="24"/>
                <w:szCs w:val="24"/>
                <w:lang w:val="en-GB"/>
              </w:rPr>
              <w:t>ile</w:t>
            </w:r>
            <w:proofErr w:type="spellEnd"/>
          </w:p>
        </w:tc>
      </w:tr>
      <w:tr w:rsidR="0087189B" w:rsidRPr="0087189B" w14:paraId="1B579655" w14:textId="77777777" w:rsidTr="7DFFBD85">
        <w:trPr>
          <w:cnfStyle w:val="000000100000" w:firstRow="0" w:lastRow="0" w:firstColumn="0" w:lastColumn="0" w:oddVBand="0" w:evenVBand="0" w:oddHBand="1" w:evenHBand="0" w:firstRowFirstColumn="0" w:firstRowLastColumn="0" w:lastRowFirstColumn="0" w:lastRowLastColumn="0"/>
          <w:trHeight w:val="83"/>
        </w:trPr>
        <w:tc>
          <w:tcPr>
            <w:tcW w:w="2694" w:type="dxa"/>
            <w:shd w:val="clear" w:color="auto" w:fill="auto"/>
            <w:hideMark/>
          </w:tcPr>
          <w:p w14:paraId="70FF119F" w14:textId="77777777" w:rsidR="0087189B" w:rsidRPr="0087189B" w:rsidRDefault="129FEFCA" w:rsidP="55F015EE">
            <w:pPr>
              <w:jc w:val="center"/>
              <w:rPr>
                <w:rFonts w:ascii="Arial" w:eastAsia="Arial" w:hAnsi="Arial" w:cs="Arial"/>
                <w:lang w:val="en-GB"/>
              </w:rPr>
            </w:pPr>
            <w:proofErr w:type="spellStart"/>
            <w:r w:rsidRPr="0952260A">
              <w:rPr>
                <w:rFonts w:ascii="Arial" w:eastAsia="Arial" w:hAnsi="Arial" w:cs="Arial"/>
                <w:sz w:val="24"/>
                <w:szCs w:val="24"/>
                <w:lang w:val="en-GB"/>
              </w:rPr>
              <w:t>ptvraredmg</w:t>
            </w:r>
            <w:proofErr w:type="spellEnd"/>
          </w:p>
          <w:p w14:paraId="0453E745"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(PTV or rare damaging models combined)</w:t>
            </w:r>
          </w:p>
        </w:tc>
        <w:tc>
          <w:tcPr>
            <w:tcW w:w="1134" w:type="dxa"/>
            <w:shd w:val="clear" w:color="auto" w:fill="auto"/>
            <w:hideMark/>
          </w:tcPr>
          <w:p w14:paraId="21DBE1C3"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PTV ≤ 0.1%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r w:rsidR="0087189B">
              <w:br/>
            </w:r>
            <w:r w:rsidRPr="0952260A">
              <w:rPr>
                <w:rFonts w:ascii="Arial" w:eastAsia="Arial" w:hAnsi="Arial" w:cs="Arial"/>
                <w:b/>
                <w:sz w:val="24"/>
                <w:szCs w:val="24"/>
                <w:lang w:val="en-GB"/>
              </w:rPr>
              <w:t>missense ≤ 0.005%</w:t>
            </w:r>
          </w:p>
          <w:p w14:paraId="0B70C950"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and ≤ 0.05%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p>
        </w:tc>
        <w:tc>
          <w:tcPr>
            <w:tcW w:w="1559" w:type="dxa"/>
            <w:shd w:val="clear" w:color="auto" w:fill="auto"/>
            <w:hideMark/>
          </w:tcPr>
          <w:p w14:paraId="00E7C2E1"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PTV ≤ 0.1% missense ≤ 0.025%</w:t>
            </w:r>
          </w:p>
        </w:tc>
        <w:tc>
          <w:tcPr>
            <w:tcW w:w="992" w:type="dxa"/>
            <w:shd w:val="clear" w:color="auto" w:fill="auto"/>
          </w:tcPr>
          <w:p w14:paraId="562BE9C9"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0.01%</w:t>
            </w:r>
          </w:p>
        </w:tc>
        <w:tc>
          <w:tcPr>
            <w:tcW w:w="1418" w:type="dxa"/>
            <w:shd w:val="clear" w:color="auto" w:fill="auto"/>
            <w:hideMark/>
          </w:tcPr>
          <w:p w14:paraId="6DB498C3"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Non-synonymous</w:t>
            </w:r>
          </w:p>
        </w:tc>
        <w:tc>
          <w:tcPr>
            <w:tcW w:w="2126" w:type="dxa"/>
            <w:shd w:val="clear" w:color="auto" w:fill="auto"/>
            <w:hideMark/>
          </w:tcPr>
          <w:p w14:paraId="445566DA"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REVEL ≥ 0.25</w:t>
            </w:r>
          </w:p>
        </w:tc>
      </w:tr>
      <w:tr w:rsidR="0087189B" w:rsidRPr="0087189B" w14:paraId="6C92A464" w14:textId="77777777" w:rsidTr="7DFFBD85">
        <w:trPr>
          <w:trHeight w:val="149"/>
        </w:trPr>
        <w:tc>
          <w:tcPr>
            <w:tcW w:w="2694" w:type="dxa"/>
            <w:tcBorders>
              <w:bottom w:val="single" w:sz="4" w:space="0" w:color="auto"/>
            </w:tcBorders>
            <w:shd w:val="clear" w:color="auto" w:fill="FFFFFF" w:themeFill="background1"/>
            <w:hideMark/>
          </w:tcPr>
          <w:p w14:paraId="0A2F0C41" w14:textId="77777777" w:rsidR="0087189B" w:rsidRPr="0087189B" w:rsidRDefault="3B2F41B2" w:rsidP="55F015EE">
            <w:pPr>
              <w:jc w:val="center"/>
              <w:rPr>
                <w:rFonts w:ascii="Arial" w:eastAsia="Arial" w:hAnsi="Arial" w:cs="Arial"/>
                <w:lang w:val="en-GB"/>
              </w:rPr>
            </w:pPr>
            <w:r w:rsidRPr="0952260A">
              <w:rPr>
                <w:rFonts w:ascii="Arial" w:eastAsia="Arial" w:hAnsi="Arial" w:cs="Arial"/>
                <w:sz w:val="24"/>
                <w:szCs w:val="24"/>
                <w:lang w:val="en-GB"/>
              </w:rPr>
              <w:t>rec</w:t>
            </w:r>
            <w:proofErr w:type="gramStart"/>
            <w:r w:rsidRPr="0952260A">
              <w:rPr>
                <w:rFonts w:ascii="Arial" w:eastAsia="Arial" w:hAnsi="Arial" w:cs="Arial"/>
                <w:sz w:val="24"/>
                <w:szCs w:val="24"/>
                <w:lang w:val="en-GB"/>
              </w:rPr>
              <w:t xml:space="preserve">   (Non-synonymous</w:t>
            </w:r>
            <w:proofErr w:type="gramEnd"/>
            <w:r w:rsidRPr="0952260A">
              <w:rPr>
                <w:rFonts w:ascii="Arial" w:eastAsia="Arial" w:hAnsi="Arial" w:cs="Arial"/>
                <w:sz w:val="24"/>
                <w:szCs w:val="24"/>
                <w:lang w:val="en-GB"/>
              </w:rPr>
              <w:t xml:space="preserve"> recessive)</w:t>
            </w:r>
          </w:p>
        </w:tc>
        <w:tc>
          <w:tcPr>
            <w:tcW w:w="1134" w:type="dxa"/>
            <w:tcBorders>
              <w:bottom w:val="single" w:sz="4" w:space="0" w:color="auto"/>
            </w:tcBorders>
            <w:shd w:val="clear" w:color="auto" w:fill="FFFFFF" w:themeFill="background1"/>
            <w:hideMark/>
          </w:tcPr>
          <w:p w14:paraId="49F5D721"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1%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p>
          <w:p w14:paraId="774AEBB2"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10 homozygous calls</w:t>
            </w:r>
          </w:p>
        </w:tc>
        <w:tc>
          <w:tcPr>
            <w:tcW w:w="1559" w:type="dxa"/>
            <w:tcBorders>
              <w:bottom w:val="single" w:sz="4" w:space="0" w:color="auto"/>
            </w:tcBorders>
            <w:shd w:val="clear" w:color="auto" w:fill="FFFFFF" w:themeFill="background1"/>
            <w:hideMark/>
          </w:tcPr>
          <w:p w14:paraId="1040FC49"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1%</w:t>
            </w:r>
          </w:p>
        </w:tc>
        <w:tc>
          <w:tcPr>
            <w:tcW w:w="992" w:type="dxa"/>
            <w:tcBorders>
              <w:bottom w:val="single" w:sz="4" w:space="0" w:color="auto"/>
            </w:tcBorders>
            <w:shd w:val="clear" w:color="auto" w:fill="FFFFFF" w:themeFill="background1"/>
          </w:tcPr>
          <w:p w14:paraId="281B304C" w14:textId="77777777" w:rsidR="0087189B" w:rsidRPr="0087189B" w:rsidRDefault="129FEFCA" w:rsidP="55F015EE">
            <w:pPr>
              <w:rPr>
                <w:rFonts w:ascii="Arial" w:eastAsia="Arial" w:hAnsi="Arial" w:cs="Arial"/>
                <w:b/>
              </w:rPr>
            </w:pPr>
            <w:r w:rsidRPr="0952260A">
              <w:rPr>
                <w:rFonts w:ascii="Arial" w:eastAsia="Arial" w:hAnsi="Arial" w:cs="Arial"/>
                <w:b/>
                <w:sz w:val="24"/>
                <w:szCs w:val="24"/>
                <w:lang w:val="en-GB"/>
              </w:rPr>
              <w:t>≤ 0.1%</w:t>
            </w:r>
          </w:p>
        </w:tc>
        <w:tc>
          <w:tcPr>
            <w:tcW w:w="1418" w:type="dxa"/>
            <w:tcBorders>
              <w:bottom w:val="single" w:sz="4" w:space="0" w:color="auto"/>
            </w:tcBorders>
            <w:shd w:val="clear" w:color="auto" w:fill="FFFFFF" w:themeFill="background1"/>
            <w:hideMark/>
          </w:tcPr>
          <w:p w14:paraId="36189ACB"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Non-synonymous</w:t>
            </w:r>
          </w:p>
        </w:tc>
        <w:tc>
          <w:tcPr>
            <w:tcW w:w="2126" w:type="dxa"/>
            <w:tcBorders>
              <w:bottom w:val="single" w:sz="4" w:space="0" w:color="auto"/>
            </w:tcBorders>
            <w:shd w:val="clear" w:color="auto" w:fill="FFFFFF" w:themeFill="background1"/>
            <w:hideMark/>
          </w:tcPr>
          <w:p w14:paraId="68F726A6"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w:t>
            </w:r>
          </w:p>
        </w:tc>
      </w:tr>
      <w:tr w:rsidR="0087189B" w:rsidRPr="0087189B" w14:paraId="75B1B3C7" w14:textId="77777777" w:rsidTr="7DFFBD85">
        <w:trPr>
          <w:cnfStyle w:val="000000100000" w:firstRow="0" w:lastRow="0" w:firstColumn="0" w:lastColumn="0" w:oddVBand="0" w:evenVBand="0" w:oddHBand="1" w:evenHBand="0" w:firstRowFirstColumn="0" w:firstRowLastColumn="0" w:lastRowFirstColumn="0" w:lastRowLastColumn="0"/>
          <w:trHeight w:val="149"/>
        </w:trPr>
        <w:tc>
          <w:tcPr>
            <w:tcW w:w="9923" w:type="dxa"/>
            <w:gridSpan w:val="6"/>
            <w:shd w:val="clear" w:color="auto" w:fill="D0CECE" w:themeFill="background2" w:themeFillShade="E6"/>
            <w:vAlign w:val="center"/>
          </w:tcPr>
          <w:p w14:paraId="50B9745B" w14:textId="77777777" w:rsidR="0087189B" w:rsidRPr="0087189B" w:rsidRDefault="129FEFCA" w:rsidP="55F015EE">
            <w:pPr>
              <w:jc w:val="both"/>
              <w:rPr>
                <w:rFonts w:ascii="Arial" w:eastAsia="Arial" w:hAnsi="Arial" w:cs="Arial"/>
                <w:lang w:val="en-GB"/>
              </w:rPr>
            </w:pPr>
            <w:r w:rsidRPr="0952260A">
              <w:rPr>
                <w:rFonts w:ascii="Arial" w:eastAsia="Arial" w:hAnsi="Arial" w:cs="Arial"/>
                <w:sz w:val="24"/>
                <w:szCs w:val="24"/>
                <w:lang w:val="en-GB"/>
              </w:rPr>
              <w:t xml:space="preserve">UTR </w:t>
            </w:r>
            <w:proofErr w:type="spellStart"/>
            <w:r w:rsidRPr="0952260A">
              <w:rPr>
                <w:rFonts w:ascii="Arial" w:eastAsia="Arial" w:hAnsi="Arial" w:cs="Arial"/>
                <w:sz w:val="24"/>
                <w:szCs w:val="24"/>
                <w:lang w:val="en-GB"/>
              </w:rPr>
              <w:t>PheWAS</w:t>
            </w:r>
            <w:proofErr w:type="spellEnd"/>
          </w:p>
        </w:tc>
      </w:tr>
      <w:tr w:rsidR="0087189B" w:rsidRPr="0087189B" w14:paraId="15FCB91E" w14:textId="77777777" w:rsidTr="7DFFBD85">
        <w:trPr>
          <w:trHeight w:val="149"/>
        </w:trPr>
        <w:tc>
          <w:tcPr>
            <w:tcW w:w="2694" w:type="dxa"/>
            <w:shd w:val="clear" w:color="auto" w:fill="FFFFFF" w:themeFill="background1"/>
            <w:vAlign w:val="center"/>
          </w:tcPr>
          <w:p w14:paraId="3D4AC8A3"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UR</w:t>
            </w:r>
            <w:r w:rsidR="0087189B">
              <w:br/>
            </w:r>
            <w:r w:rsidRPr="0952260A">
              <w:rPr>
                <w:rFonts w:ascii="Arial" w:eastAsia="Arial" w:hAnsi="Arial" w:cs="Arial"/>
                <w:sz w:val="24"/>
                <w:szCs w:val="24"/>
                <w:lang w:val="en-GB"/>
              </w:rPr>
              <w:t>(Ultra-rare)</w:t>
            </w:r>
          </w:p>
        </w:tc>
        <w:tc>
          <w:tcPr>
            <w:tcW w:w="1134" w:type="dxa"/>
            <w:shd w:val="clear" w:color="auto" w:fill="FFFFFF" w:themeFill="background1"/>
          </w:tcPr>
          <w:p w14:paraId="78FFEC0E" w14:textId="77777777" w:rsidR="0087189B" w:rsidRPr="0087189B" w:rsidRDefault="129FEFCA" w:rsidP="55F015EE">
            <w:pPr>
              <w:jc w:val="center"/>
              <w:rPr>
                <w:rFonts w:ascii="Arial" w:eastAsia="Arial" w:hAnsi="Arial" w:cs="Arial"/>
                <w:b/>
                <w:lang w:val="en-GB"/>
              </w:rPr>
            </w:pPr>
            <w:r w:rsidRPr="0952260A">
              <w:rPr>
                <w:rFonts w:ascii="Arial" w:eastAsia="Arial" w:hAnsi="Arial" w:cs="Arial"/>
                <w:b/>
                <w:sz w:val="24"/>
                <w:szCs w:val="24"/>
                <w:lang w:val="en-GB"/>
              </w:rPr>
              <w:t>0%</w:t>
            </w:r>
          </w:p>
        </w:tc>
        <w:tc>
          <w:tcPr>
            <w:tcW w:w="1559" w:type="dxa"/>
            <w:shd w:val="clear" w:color="auto" w:fill="FFFFFF" w:themeFill="background1"/>
            <w:vAlign w:val="center"/>
          </w:tcPr>
          <w:p w14:paraId="0D0FC2EF"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0.002%</w:t>
            </w:r>
          </w:p>
        </w:tc>
        <w:tc>
          <w:tcPr>
            <w:tcW w:w="992" w:type="dxa"/>
            <w:shd w:val="clear" w:color="auto" w:fill="FFFFFF" w:themeFill="background1"/>
          </w:tcPr>
          <w:p w14:paraId="30B60964"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0.001%</w:t>
            </w:r>
          </w:p>
        </w:tc>
        <w:tc>
          <w:tcPr>
            <w:tcW w:w="1418" w:type="dxa"/>
            <w:shd w:val="clear" w:color="auto" w:fill="FFFFFF" w:themeFill="background1"/>
          </w:tcPr>
          <w:p w14:paraId="52930E81"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UTR (</w:t>
            </w:r>
            <w:proofErr w:type="gramStart"/>
            <w:r w:rsidRPr="0952260A">
              <w:rPr>
                <w:rFonts w:ascii="Arial" w:eastAsia="Arial" w:hAnsi="Arial" w:cs="Arial"/>
                <w:b/>
                <w:sz w:val="24"/>
                <w:szCs w:val="24"/>
                <w:lang w:val="en-GB"/>
              </w:rPr>
              <w:t>Non-coding</w:t>
            </w:r>
            <w:proofErr w:type="gramEnd"/>
            <w:r w:rsidRPr="0952260A">
              <w:rPr>
                <w:rFonts w:ascii="Arial" w:eastAsia="Arial" w:hAnsi="Arial" w:cs="Arial"/>
                <w:b/>
                <w:sz w:val="24"/>
                <w:szCs w:val="24"/>
                <w:lang w:val="en-GB"/>
              </w:rPr>
              <w:t>)</w:t>
            </w:r>
          </w:p>
        </w:tc>
        <w:tc>
          <w:tcPr>
            <w:tcW w:w="2126" w:type="dxa"/>
            <w:shd w:val="clear" w:color="auto" w:fill="FFFFFF" w:themeFill="background1"/>
          </w:tcPr>
          <w:p w14:paraId="6EA04825"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w:t>
            </w:r>
          </w:p>
        </w:tc>
      </w:tr>
      <w:tr w:rsidR="0087189B" w:rsidRPr="0087189B" w14:paraId="5B6B3E2D" w14:textId="77777777" w:rsidTr="7DFFBD85">
        <w:trPr>
          <w:cnfStyle w:val="000000100000" w:firstRow="0" w:lastRow="0" w:firstColumn="0" w:lastColumn="0" w:oddVBand="0" w:evenVBand="0" w:oddHBand="1" w:evenHBand="0" w:firstRowFirstColumn="0" w:firstRowLastColumn="0" w:lastRowFirstColumn="0" w:lastRowLastColumn="0"/>
          <w:trHeight w:val="149"/>
        </w:trPr>
        <w:tc>
          <w:tcPr>
            <w:tcW w:w="2694" w:type="dxa"/>
            <w:shd w:val="clear" w:color="auto" w:fill="FFFFFF" w:themeFill="background1"/>
            <w:vAlign w:val="center"/>
          </w:tcPr>
          <w:p w14:paraId="1B56692D" w14:textId="22B28314"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U</w:t>
            </w:r>
            <w:r w:rsidR="007C1498" w:rsidRPr="0952260A">
              <w:rPr>
                <w:rFonts w:ascii="Arial" w:eastAsia="Arial" w:hAnsi="Arial" w:cs="Arial"/>
                <w:sz w:val="24"/>
                <w:szCs w:val="24"/>
                <w:lang w:val="en-GB"/>
              </w:rPr>
              <w:t>r</w:t>
            </w:r>
            <w:r w:rsidRPr="0952260A">
              <w:rPr>
                <w:rFonts w:ascii="Arial" w:eastAsia="Arial" w:hAnsi="Arial" w:cs="Arial"/>
                <w:sz w:val="24"/>
                <w:szCs w:val="24"/>
                <w:lang w:val="en-GB"/>
              </w:rPr>
              <w:t>cadd5</w:t>
            </w:r>
          </w:p>
          <w:p w14:paraId="5D0D9C71"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(Ultra-rare with CADD)</w:t>
            </w:r>
          </w:p>
        </w:tc>
        <w:tc>
          <w:tcPr>
            <w:tcW w:w="1134" w:type="dxa"/>
            <w:shd w:val="clear" w:color="auto" w:fill="FFFFFF" w:themeFill="background1"/>
          </w:tcPr>
          <w:p w14:paraId="6E37849F" w14:textId="77777777" w:rsidR="0087189B" w:rsidRPr="0087189B" w:rsidRDefault="129FEFCA" w:rsidP="55F015EE">
            <w:pPr>
              <w:jc w:val="center"/>
              <w:rPr>
                <w:rFonts w:ascii="Arial" w:eastAsia="Arial" w:hAnsi="Arial" w:cs="Arial"/>
                <w:b/>
                <w:lang w:val="en-GB"/>
              </w:rPr>
            </w:pPr>
            <w:r w:rsidRPr="0952260A">
              <w:rPr>
                <w:rFonts w:ascii="Arial" w:eastAsia="Arial" w:hAnsi="Arial" w:cs="Arial"/>
                <w:b/>
                <w:sz w:val="24"/>
                <w:szCs w:val="24"/>
                <w:lang w:val="en-GB"/>
              </w:rPr>
              <w:t>0%</w:t>
            </w:r>
          </w:p>
        </w:tc>
        <w:tc>
          <w:tcPr>
            <w:tcW w:w="1559" w:type="dxa"/>
            <w:shd w:val="clear" w:color="auto" w:fill="FFFFFF" w:themeFill="background1"/>
            <w:vAlign w:val="center"/>
          </w:tcPr>
          <w:p w14:paraId="62E7C557"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0.002%</w:t>
            </w:r>
          </w:p>
        </w:tc>
        <w:tc>
          <w:tcPr>
            <w:tcW w:w="992" w:type="dxa"/>
            <w:shd w:val="clear" w:color="auto" w:fill="FFFFFF" w:themeFill="background1"/>
          </w:tcPr>
          <w:p w14:paraId="708A84ED"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0.001%</w:t>
            </w:r>
          </w:p>
        </w:tc>
        <w:tc>
          <w:tcPr>
            <w:tcW w:w="1418" w:type="dxa"/>
            <w:shd w:val="clear" w:color="auto" w:fill="FFFFFF" w:themeFill="background1"/>
          </w:tcPr>
          <w:p w14:paraId="0D1A6EA3"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UTR (</w:t>
            </w:r>
            <w:proofErr w:type="gramStart"/>
            <w:r w:rsidRPr="0952260A">
              <w:rPr>
                <w:rFonts w:ascii="Arial" w:eastAsia="Arial" w:hAnsi="Arial" w:cs="Arial"/>
                <w:b/>
                <w:sz w:val="24"/>
                <w:szCs w:val="24"/>
                <w:lang w:val="en-GB"/>
              </w:rPr>
              <w:t>Non-coding</w:t>
            </w:r>
            <w:proofErr w:type="gramEnd"/>
            <w:r w:rsidRPr="0952260A">
              <w:rPr>
                <w:rFonts w:ascii="Arial" w:eastAsia="Arial" w:hAnsi="Arial" w:cs="Arial"/>
                <w:b/>
                <w:sz w:val="24"/>
                <w:szCs w:val="24"/>
                <w:lang w:val="en-GB"/>
              </w:rPr>
              <w:t>)</w:t>
            </w:r>
          </w:p>
        </w:tc>
        <w:tc>
          <w:tcPr>
            <w:tcW w:w="2126" w:type="dxa"/>
            <w:shd w:val="clear" w:color="auto" w:fill="FFFFFF" w:themeFill="background1"/>
          </w:tcPr>
          <w:p w14:paraId="4A13247A"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CADD &gt; 5</w:t>
            </w:r>
          </w:p>
        </w:tc>
      </w:tr>
      <w:tr w:rsidR="0087189B" w:rsidRPr="0087189B" w14:paraId="5C3F78A7" w14:textId="77777777" w:rsidTr="7DFFBD85">
        <w:trPr>
          <w:trHeight w:val="149"/>
        </w:trPr>
        <w:tc>
          <w:tcPr>
            <w:tcW w:w="2694" w:type="dxa"/>
            <w:shd w:val="clear" w:color="auto" w:fill="FFFFFF" w:themeFill="background1"/>
            <w:vAlign w:val="center"/>
          </w:tcPr>
          <w:p w14:paraId="3C3D26BB"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Flex</w:t>
            </w:r>
          </w:p>
          <w:p w14:paraId="11039A5F"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(Flexible)</w:t>
            </w:r>
          </w:p>
        </w:tc>
        <w:tc>
          <w:tcPr>
            <w:tcW w:w="1134" w:type="dxa"/>
            <w:shd w:val="clear" w:color="auto" w:fill="FFFFFF" w:themeFill="background1"/>
          </w:tcPr>
          <w:p w14:paraId="5245D819" w14:textId="77777777" w:rsidR="0087189B" w:rsidRPr="0087189B" w:rsidRDefault="129FEFCA" w:rsidP="55F015EE">
            <w:pPr>
              <w:jc w:val="center"/>
              <w:rPr>
                <w:rFonts w:ascii="Arial" w:eastAsia="Arial" w:hAnsi="Arial" w:cs="Arial"/>
                <w:b/>
                <w:lang w:val="en-GB"/>
              </w:rPr>
            </w:pPr>
            <w:r w:rsidRPr="0952260A">
              <w:rPr>
                <w:rFonts w:ascii="Arial" w:eastAsia="Arial" w:hAnsi="Arial" w:cs="Arial"/>
                <w:b/>
                <w:sz w:val="24"/>
                <w:szCs w:val="24"/>
                <w:lang w:val="en-GB"/>
              </w:rPr>
              <w:t>≤0.1% and ≤ 0.1%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r w:rsidRPr="0952260A">
              <w:rPr>
                <w:rFonts w:ascii="Arial" w:eastAsia="Arial" w:hAnsi="Arial" w:cs="Arial"/>
                <w:b/>
                <w:sz w:val="24"/>
                <w:szCs w:val="24"/>
                <w:vertAlign w:val="superscript"/>
                <w:lang w:val="en-GB"/>
              </w:rPr>
              <w:t>+</w:t>
            </w:r>
          </w:p>
        </w:tc>
        <w:tc>
          <w:tcPr>
            <w:tcW w:w="1559" w:type="dxa"/>
            <w:shd w:val="clear" w:color="auto" w:fill="FFFFFF" w:themeFill="background1"/>
            <w:vAlign w:val="center"/>
          </w:tcPr>
          <w:p w14:paraId="5C8009A7"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w:t>
            </w:r>
          </w:p>
        </w:tc>
        <w:tc>
          <w:tcPr>
            <w:tcW w:w="992" w:type="dxa"/>
            <w:shd w:val="clear" w:color="auto" w:fill="FFFFFF" w:themeFill="background1"/>
          </w:tcPr>
          <w:p w14:paraId="36FF2BF4"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0.01%</w:t>
            </w:r>
          </w:p>
        </w:tc>
        <w:tc>
          <w:tcPr>
            <w:tcW w:w="1418" w:type="dxa"/>
            <w:shd w:val="clear" w:color="auto" w:fill="FFFFFF" w:themeFill="background1"/>
          </w:tcPr>
          <w:p w14:paraId="7645F2C6"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UTR (</w:t>
            </w:r>
            <w:proofErr w:type="gramStart"/>
            <w:r w:rsidRPr="0952260A">
              <w:rPr>
                <w:rFonts w:ascii="Arial" w:eastAsia="Arial" w:hAnsi="Arial" w:cs="Arial"/>
                <w:b/>
                <w:sz w:val="24"/>
                <w:szCs w:val="24"/>
                <w:lang w:val="en-GB"/>
              </w:rPr>
              <w:t>Non-coding</w:t>
            </w:r>
            <w:proofErr w:type="gramEnd"/>
            <w:r w:rsidRPr="0952260A">
              <w:rPr>
                <w:rFonts w:ascii="Arial" w:eastAsia="Arial" w:hAnsi="Arial" w:cs="Arial"/>
                <w:b/>
                <w:sz w:val="24"/>
                <w:szCs w:val="24"/>
                <w:lang w:val="en-GB"/>
              </w:rPr>
              <w:t>)</w:t>
            </w:r>
          </w:p>
        </w:tc>
        <w:tc>
          <w:tcPr>
            <w:tcW w:w="2126" w:type="dxa"/>
            <w:shd w:val="clear" w:color="auto" w:fill="FFFFFF" w:themeFill="background1"/>
          </w:tcPr>
          <w:p w14:paraId="747F8C8A"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w:t>
            </w:r>
          </w:p>
        </w:tc>
      </w:tr>
      <w:tr w:rsidR="0087189B" w:rsidRPr="0087189B" w14:paraId="54519309" w14:textId="77777777" w:rsidTr="7DFFBD85">
        <w:trPr>
          <w:cnfStyle w:val="000000100000" w:firstRow="0" w:lastRow="0" w:firstColumn="0" w:lastColumn="0" w:oddVBand="0" w:evenVBand="0" w:oddHBand="1" w:evenHBand="0" w:firstRowFirstColumn="0" w:firstRowLastColumn="0" w:lastRowFirstColumn="0" w:lastRowLastColumn="0"/>
          <w:trHeight w:val="149"/>
        </w:trPr>
        <w:tc>
          <w:tcPr>
            <w:tcW w:w="2694" w:type="dxa"/>
            <w:shd w:val="clear" w:color="auto" w:fill="FFFFFF" w:themeFill="background1"/>
            <w:vAlign w:val="center"/>
          </w:tcPr>
          <w:p w14:paraId="0A047583"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flexcadd5</w:t>
            </w:r>
          </w:p>
          <w:p w14:paraId="681CEA12"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(Flexible with CADD)</w:t>
            </w:r>
          </w:p>
        </w:tc>
        <w:tc>
          <w:tcPr>
            <w:tcW w:w="1134" w:type="dxa"/>
            <w:shd w:val="clear" w:color="auto" w:fill="FFFFFF" w:themeFill="background1"/>
          </w:tcPr>
          <w:p w14:paraId="384C9952" w14:textId="77777777" w:rsidR="0087189B" w:rsidRPr="0087189B" w:rsidRDefault="129FEFCA" w:rsidP="55F015EE">
            <w:pPr>
              <w:jc w:val="center"/>
              <w:rPr>
                <w:rFonts w:ascii="Arial" w:eastAsia="Arial" w:hAnsi="Arial" w:cs="Arial"/>
                <w:b/>
                <w:lang w:val="en-GB"/>
              </w:rPr>
            </w:pPr>
            <w:r w:rsidRPr="0952260A">
              <w:rPr>
                <w:rFonts w:ascii="Arial" w:eastAsia="Arial" w:hAnsi="Arial" w:cs="Arial"/>
                <w:b/>
                <w:sz w:val="24"/>
                <w:szCs w:val="24"/>
                <w:lang w:val="en-GB"/>
              </w:rPr>
              <w:t>≤0.1% and ≤ 0.1%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r w:rsidRPr="0952260A">
              <w:rPr>
                <w:rFonts w:ascii="Arial" w:eastAsia="Arial" w:hAnsi="Arial" w:cs="Arial"/>
                <w:b/>
                <w:sz w:val="24"/>
                <w:szCs w:val="24"/>
                <w:vertAlign w:val="superscript"/>
                <w:lang w:val="en-GB"/>
              </w:rPr>
              <w:t>+</w:t>
            </w:r>
          </w:p>
        </w:tc>
        <w:tc>
          <w:tcPr>
            <w:tcW w:w="1559" w:type="dxa"/>
            <w:shd w:val="clear" w:color="auto" w:fill="FFFFFF" w:themeFill="background1"/>
            <w:vAlign w:val="center"/>
          </w:tcPr>
          <w:p w14:paraId="6DA29E07"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w:t>
            </w:r>
          </w:p>
        </w:tc>
        <w:tc>
          <w:tcPr>
            <w:tcW w:w="992" w:type="dxa"/>
            <w:shd w:val="clear" w:color="auto" w:fill="FFFFFF" w:themeFill="background1"/>
          </w:tcPr>
          <w:p w14:paraId="12955813"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0.01%</w:t>
            </w:r>
          </w:p>
        </w:tc>
        <w:tc>
          <w:tcPr>
            <w:tcW w:w="1418" w:type="dxa"/>
            <w:shd w:val="clear" w:color="auto" w:fill="FFFFFF" w:themeFill="background1"/>
          </w:tcPr>
          <w:p w14:paraId="0660892D"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UTR (</w:t>
            </w:r>
            <w:proofErr w:type="gramStart"/>
            <w:r w:rsidRPr="0952260A">
              <w:rPr>
                <w:rFonts w:ascii="Arial" w:eastAsia="Arial" w:hAnsi="Arial" w:cs="Arial"/>
                <w:b/>
                <w:sz w:val="24"/>
                <w:szCs w:val="24"/>
                <w:lang w:val="en-GB"/>
              </w:rPr>
              <w:t>Non-coding</w:t>
            </w:r>
            <w:proofErr w:type="gramEnd"/>
            <w:r w:rsidRPr="0952260A">
              <w:rPr>
                <w:rFonts w:ascii="Arial" w:eastAsia="Arial" w:hAnsi="Arial" w:cs="Arial"/>
                <w:b/>
                <w:sz w:val="24"/>
                <w:szCs w:val="24"/>
                <w:lang w:val="en-GB"/>
              </w:rPr>
              <w:t>)</w:t>
            </w:r>
          </w:p>
        </w:tc>
        <w:tc>
          <w:tcPr>
            <w:tcW w:w="2126" w:type="dxa"/>
            <w:shd w:val="clear" w:color="auto" w:fill="FFFFFF" w:themeFill="background1"/>
          </w:tcPr>
          <w:p w14:paraId="407B46A2" w14:textId="6B63E240" w:rsidR="0087189B" w:rsidRPr="0087189B" w:rsidRDefault="66E6CB6F" w:rsidP="55F015EE">
            <w:pPr>
              <w:rPr>
                <w:rFonts w:ascii="Arial" w:eastAsia="Arial" w:hAnsi="Arial" w:cs="Arial"/>
                <w:b/>
                <w:lang w:val="en-GB"/>
              </w:rPr>
            </w:pPr>
            <w:r w:rsidRPr="0952260A">
              <w:rPr>
                <w:rFonts w:ascii="Arial" w:eastAsia="Arial" w:hAnsi="Arial" w:cs="Arial"/>
                <w:b/>
                <w:sz w:val="24"/>
                <w:szCs w:val="24"/>
                <w:lang w:val="en-GB"/>
              </w:rPr>
              <w:t xml:space="preserve">CADD &gt; </w:t>
            </w:r>
            <w:r w:rsidR="2E60497A" w:rsidRPr="0952260A">
              <w:rPr>
                <w:rFonts w:ascii="Arial" w:eastAsia="Arial" w:hAnsi="Arial" w:cs="Arial"/>
                <w:b/>
                <w:sz w:val="24"/>
                <w:szCs w:val="24"/>
                <w:lang w:val="en-GB"/>
              </w:rPr>
              <w:t>5</w:t>
            </w:r>
          </w:p>
        </w:tc>
      </w:tr>
      <w:tr w:rsidR="0087189B" w:rsidRPr="0087189B" w14:paraId="554FEA04" w14:textId="77777777" w:rsidTr="7DFFBD85">
        <w:trPr>
          <w:trHeight w:val="149"/>
        </w:trPr>
        <w:tc>
          <w:tcPr>
            <w:tcW w:w="2694" w:type="dxa"/>
            <w:shd w:val="clear" w:color="auto" w:fill="FFFFFF" w:themeFill="background1"/>
            <w:vAlign w:val="center"/>
          </w:tcPr>
          <w:p w14:paraId="5882A678" w14:textId="77777777" w:rsidR="0087189B" w:rsidRPr="0087189B" w:rsidRDefault="129FEFCA" w:rsidP="55F015EE">
            <w:pPr>
              <w:jc w:val="center"/>
              <w:rPr>
                <w:rFonts w:ascii="Arial" w:eastAsia="Arial" w:hAnsi="Arial" w:cs="Arial"/>
                <w:lang w:val="en-GB"/>
              </w:rPr>
            </w:pPr>
            <w:proofErr w:type="spellStart"/>
            <w:r w:rsidRPr="0952260A">
              <w:rPr>
                <w:rFonts w:ascii="Arial" w:eastAsia="Arial" w:hAnsi="Arial" w:cs="Arial"/>
                <w:sz w:val="24"/>
                <w:szCs w:val="24"/>
                <w:lang w:val="en-GB"/>
              </w:rPr>
              <w:t>Flexindel</w:t>
            </w:r>
            <w:proofErr w:type="spellEnd"/>
          </w:p>
          <w:p w14:paraId="27394082"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(Flexible INDELs)</w:t>
            </w:r>
          </w:p>
        </w:tc>
        <w:tc>
          <w:tcPr>
            <w:tcW w:w="1134" w:type="dxa"/>
            <w:shd w:val="clear" w:color="auto" w:fill="FFFFFF" w:themeFill="background1"/>
          </w:tcPr>
          <w:p w14:paraId="5A6C78D1" w14:textId="77777777" w:rsidR="0087189B" w:rsidRPr="0087189B" w:rsidRDefault="129FEFCA" w:rsidP="55F015EE">
            <w:pPr>
              <w:jc w:val="center"/>
              <w:rPr>
                <w:rFonts w:ascii="Arial" w:eastAsia="Arial" w:hAnsi="Arial" w:cs="Arial"/>
                <w:b/>
                <w:lang w:val="en-GB"/>
              </w:rPr>
            </w:pPr>
            <w:r w:rsidRPr="0952260A">
              <w:rPr>
                <w:rFonts w:ascii="Arial" w:eastAsia="Arial" w:hAnsi="Arial" w:cs="Arial"/>
                <w:b/>
                <w:sz w:val="24"/>
                <w:szCs w:val="24"/>
                <w:lang w:val="en-GB"/>
              </w:rPr>
              <w:t xml:space="preserve">≤0.1% and ≤ 0.1% </w:t>
            </w:r>
            <w:r w:rsidRPr="0952260A">
              <w:rPr>
                <w:rFonts w:ascii="Arial" w:eastAsia="Arial" w:hAnsi="Arial" w:cs="Arial"/>
                <w:b/>
                <w:sz w:val="24"/>
                <w:szCs w:val="24"/>
                <w:lang w:val="en-GB"/>
              </w:rPr>
              <w:lastRenderedPageBreak/>
              <w:t>(</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r w:rsidRPr="0952260A">
              <w:rPr>
                <w:rFonts w:ascii="Arial" w:eastAsia="Arial" w:hAnsi="Arial" w:cs="Arial"/>
                <w:b/>
                <w:sz w:val="24"/>
                <w:szCs w:val="24"/>
                <w:vertAlign w:val="superscript"/>
                <w:lang w:val="en-GB"/>
              </w:rPr>
              <w:t>+</w:t>
            </w:r>
          </w:p>
        </w:tc>
        <w:tc>
          <w:tcPr>
            <w:tcW w:w="1559" w:type="dxa"/>
            <w:shd w:val="clear" w:color="auto" w:fill="FFFFFF" w:themeFill="background1"/>
            <w:vAlign w:val="center"/>
          </w:tcPr>
          <w:p w14:paraId="0E63CF9B"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lastRenderedPageBreak/>
              <w:t>≤ 0.1%</w:t>
            </w:r>
          </w:p>
        </w:tc>
        <w:tc>
          <w:tcPr>
            <w:tcW w:w="992" w:type="dxa"/>
            <w:shd w:val="clear" w:color="auto" w:fill="FFFFFF" w:themeFill="background1"/>
          </w:tcPr>
          <w:p w14:paraId="26203372"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0.01%</w:t>
            </w:r>
          </w:p>
        </w:tc>
        <w:tc>
          <w:tcPr>
            <w:tcW w:w="1418" w:type="dxa"/>
            <w:shd w:val="clear" w:color="auto" w:fill="FFFFFF" w:themeFill="background1"/>
          </w:tcPr>
          <w:p w14:paraId="3C62507D"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UTR (</w:t>
            </w:r>
            <w:proofErr w:type="gramStart"/>
            <w:r w:rsidRPr="0952260A">
              <w:rPr>
                <w:rFonts w:ascii="Arial" w:eastAsia="Arial" w:hAnsi="Arial" w:cs="Arial"/>
                <w:b/>
                <w:sz w:val="24"/>
                <w:szCs w:val="24"/>
                <w:lang w:val="en-GB"/>
              </w:rPr>
              <w:t>Non-coding</w:t>
            </w:r>
            <w:proofErr w:type="gramEnd"/>
            <w:r w:rsidRPr="0952260A">
              <w:rPr>
                <w:rFonts w:ascii="Arial" w:eastAsia="Arial" w:hAnsi="Arial" w:cs="Arial"/>
                <w:b/>
                <w:sz w:val="24"/>
                <w:szCs w:val="24"/>
                <w:lang w:val="en-GB"/>
              </w:rPr>
              <w:t>)</w:t>
            </w:r>
          </w:p>
        </w:tc>
        <w:tc>
          <w:tcPr>
            <w:tcW w:w="2126" w:type="dxa"/>
            <w:shd w:val="clear" w:color="auto" w:fill="FFFFFF" w:themeFill="background1"/>
          </w:tcPr>
          <w:p w14:paraId="22B6AE78"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w:t>
            </w:r>
          </w:p>
        </w:tc>
      </w:tr>
      <w:tr w:rsidR="0087189B" w:rsidRPr="0087189B" w14:paraId="586017EB" w14:textId="77777777" w:rsidTr="7DFFBD85">
        <w:trPr>
          <w:cnfStyle w:val="000000100000" w:firstRow="0" w:lastRow="0" w:firstColumn="0" w:lastColumn="0" w:oddVBand="0" w:evenVBand="0" w:oddHBand="1" w:evenHBand="0" w:firstRowFirstColumn="0" w:firstRowLastColumn="0" w:lastRowFirstColumn="0" w:lastRowLastColumn="0"/>
          <w:trHeight w:val="149"/>
        </w:trPr>
        <w:tc>
          <w:tcPr>
            <w:tcW w:w="2694" w:type="dxa"/>
            <w:tcBorders>
              <w:bottom w:val="single" w:sz="4" w:space="0" w:color="auto"/>
            </w:tcBorders>
            <w:shd w:val="clear" w:color="auto" w:fill="FFFFFF" w:themeFill="background1"/>
            <w:vAlign w:val="center"/>
          </w:tcPr>
          <w:p w14:paraId="75D16CAC"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rarecadd5</w:t>
            </w:r>
          </w:p>
          <w:p w14:paraId="7E42FEC9"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(rare with CADD)</w:t>
            </w:r>
          </w:p>
        </w:tc>
        <w:tc>
          <w:tcPr>
            <w:tcW w:w="1134" w:type="dxa"/>
            <w:tcBorders>
              <w:bottom w:val="single" w:sz="4" w:space="0" w:color="auto"/>
            </w:tcBorders>
            <w:shd w:val="clear" w:color="auto" w:fill="FFFFFF" w:themeFill="background1"/>
          </w:tcPr>
          <w:p w14:paraId="6B357268" w14:textId="77777777" w:rsidR="0087189B" w:rsidRPr="0087189B" w:rsidRDefault="129FEFCA" w:rsidP="55F015EE">
            <w:pPr>
              <w:jc w:val="center"/>
              <w:rPr>
                <w:rFonts w:ascii="Arial" w:eastAsia="Arial" w:hAnsi="Arial" w:cs="Arial"/>
                <w:b/>
                <w:lang w:val="en-GB"/>
              </w:rPr>
            </w:pPr>
            <w:r w:rsidRPr="0952260A">
              <w:rPr>
                <w:rFonts w:ascii="Arial" w:eastAsia="Arial" w:hAnsi="Arial" w:cs="Arial"/>
                <w:b/>
                <w:sz w:val="24"/>
                <w:szCs w:val="24"/>
                <w:lang w:val="en-GB"/>
              </w:rPr>
              <w:t>≤ 0.01%</w:t>
            </w:r>
          </w:p>
        </w:tc>
        <w:tc>
          <w:tcPr>
            <w:tcW w:w="1559" w:type="dxa"/>
            <w:tcBorders>
              <w:bottom w:val="single" w:sz="4" w:space="0" w:color="auto"/>
            </w:tcBorders>
            <w:shd w:val="clear" w:color="auto" w:fill="FFFFFF" w:themeFill="background1"/>
            <w:vAlign w:val="center"/>
          </w:tcPr>
          <w:p w14:paraId="7C72F6B0"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0.025%</w:t>
            </w:r>
          </w:p>
        </w:tc>
        <w:tc>
          <w:tcPr>
            <w:tcW w:w="992" w:type="dxa"/>
            <w:tcBorders>
              <w:bottom w:val="single" w:sz="4" w:space="0" w:color="auto"/>
            </w:tcBorders>
            <w:shd w:val="clear" w:color="auto" w:fill="FFFFFF" w:themeFill="background1"/>
          </w:tcPr>
          <w:p w14:paraId="616EC854"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0.005%</w:t>
            </w:r>
          </w:p>
        </w:tc>
        <w:tc>
          <w:tcPr>
            <w:tcW w:w="1418" w:type="dxa"/>
            <w:tcBorders>
              <w:bottom w:val="single" w:sz="4" w:space="0" w:color="auto"/>
            </w:tcBorders>
            <w:shd w:val="clear" w:color="auto" w:fill="FFFFFF" w:themeFill="background1"/>
          </w:tcPr>
          <w:p w14:paraId="72082B3C"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UTR (</w:t>
            </w:r>
            <w:proofErr w:type="gramStart"/>
            <w:r w:rsidRPr="0952260A">
              <w:rPr>
                <w:rFonts w:ascii="Arial" w:eastAsia="Arial" w:hAnsi="Arial" w:cs="Arial"/>
                <w:b/>
                <w:sz w:val="24"/>
                <w:szCs w:val="24"/>
                <w:lang w:val="en-GB"/>
              </w:rPr>
              <w:t>Non-coding</w:t>
            </w:r>
            <w:proofErr w:type="gramEnd"/>
            <w:r w:rsidRPr="0952260A">
              <w:rPr>
                <w:rFonts w:ascii="Arial" w:eastAsia="Arial" w:hAnsi="Arial" w:cs="Arial"/>
                <w:b/>
                <w:sz w:val="24"/>
                <w:szCs w:val="24"/>
                <w:lang w:val="en-GB"/>
              </w:rPr>
              <w:t>)</w:t>
            </w:r>
          </w:p>
        </w:tc>
        <w:tc>
          <w:tcPr>
            <w:tcW w:w="2126" w:type="dxa"/>
            <w:tcBorders>
              <w:bottom w:val="single" w:sz="4" w:space="0" w:color="auto"/>
            </w:tcBorders>
            <w:shd w:val="clear" w:color="auto" w:fill="FFFFFF" w:themeFill="background1"/>
          </w:tcPr>
          <w:p w14:paraId="3E6F8C24"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CADD &gt; 5</w:t>
            </w:r>
          </w:p>
        </w:tc>
      </w:tr>
      <w:tr w:rsidR="0087189B" w:rsidRPr="0087189B" w14:paraId="1E7DA2C3" w14:textId="77777777" w:rsidTr="7DFFBD85">
        <w:trPr>
          <w:trHeight w:val="149"/>
        </w:trPr>
        <w:tc>
          <w:tcPr>
            <w:tcW w:w="9923" w:type="dxa"/>
            <w:gridSpan w:val="6"/>
            <w:shd w:val="clear" w:color="auto" w:fill="D0CECE" w:themeFill="background2" w:themeFillShade="E6"/>
            <w:vAlign w:val="center"/>
          </w:tcPr>
          <w:p w14:paraId="79828036" w14:textId="77777777" w:rsidR="0087189B" w:rsidRPr="0087189B" w:rsidRDefault="129FEFCA" w:rsidP="55F015EE">
            <w:pPr>
              <w:rPr>
                <w:rFonts w:ascii="Arial" w:eastAsia="Arial" w:hAnsi="Arial" w:cs="Arial"/>
                <w:b/>
              </w:rPr>
            </w:pPr>
            <w:r w:rsidRPr="55F015EE">
              <w:rPr>
                <w:rFonts w:ascii="Arial" w:eastAsia="Arial" w:hAnsi="Arial" w:cs="Arial"/>
                <w:color w:val="000000" w:themeColor="text1"/>
                <w:sz w:val="24"/>
                <w:szCs w:val="24"/>
              </w:rPr>
              <w:t xml:space="preserve">CDS + UTR </w:t>
            </w:r>
            <w:proofErr w:type="spellStart"/>
            <w:r w:rsidRPr="55F015EE">
              <w:rPr>
                <w:rFonts w:ascii="Arial" w:eastAsia="Arial" w:hAnsi="Arial" w:cs="Arial"/>
                <w:color w:val="000000"/>
                <w:kern w:val="24"/>
                <w:sz w:val="24"/>
                <w:szCs w:val="24"/>
              </w:rPr>
              <w:t>PheWAS</w:t>
            </w:r>
            <w:proofErr w:type="spellEnd"/>
          </w:p>
        </w:tc>
      </w:tr>
      <w:tr w:rsidR="0087189B" w:rsidRPr="0087189B" w14:paraId="581FF9B3" w14:textId="77777777" w:rsidTr="7DFFBD85">
        <w:trPr>
          <w:cnfStyle w:val="000000100000" w:firstRow="0" w:lastRow="0" w:firstColumn="0" w:lastColumn="0" w:oddVBand="0" w:evenVBand="0" w:oddHBand="1" w:evenHBand="0" w:firstRowFirstColumn="0" w:firstRowLastColumn="0" w:lastRowFirstColumn="0" w:lastRowLastColumn="0"/>
          <w:trHeight w:val="149"/>
        </w:trPr>
        <w:tc>
          <w:tcPr>
            <w:tcW w:w="2694" w:type="dxa"/>
            <w:shd w:val="clear" w:color="auto" w:fill="FFFFFF" w:themeFill="background1"/>
            <w:vAlign w:val="center"/>
          </w:tcPr>
          <w:p w14:paraId="54D9D227" w14:textId="77777777" w:rsidR="0087189B" w:rsidRPr="0087189B" w:rsidRDefault="129FEFCA" w:rsidP="55F015EE">
            <w:pPr>
              <w:jc w:val="center"/>
              <w:rPr>
                <w:rFonts w:ascii="Arial" w:eastAsia="Arial" w:hAnsi="Arial" w:cs="Arial"/>
                <w:color w:val="000000"/>
                <w:kern w:val="24"/>
                <w:position w:val="-6"/>
                <w:vertAlign w:val="subscript"/>
              </w:rPr>
            </w:pPr>
            <w:r w:rsidRPr="55F015EE">
              <w:rPr>
                <w:rFonts w:ascii="Arial" w:eastAsia="Arial" w:hAnsi="Arial" w:cs="Arial"/>
                <w:color w:val="000000"/>
                <w:kern w:val="24"/>
                <w:sz w:val="24"/>
                <w:szCs w:val="24"/>
              </w:rPr>
              <w:t>PTV</w:t>
            </w:r>
            <w:r w:rsidRPr="55F015EE">
              <w:rPr>
                <w:rFonts w:ascii="Arial" w:eastAsia="Arial" w:hAnsi="Arial" w:cs="Arial"/>
                <w:color w:val="000000"/>
                <w:kern w:val="24"/>
                <w:position w:val="-6"/>
                <w:sz w:val="24"/>
                <w:szCs w:val="24"/>
                <w:vertAlign w:val="subscript"/>
              </w:rPr>
              <w:t>CDS</w:t>
            </w:r>
            <w:r w:rsidRPr="55F015EE">
              <w:rPr>
                <w:rFonts w:ascii="Arial" w:eastAsia="Arial" w:hAnsi="Arial" w:cs="Arial"/>
                <w:color w:val="000000"/>
                <w:kern w:val="24"/>
                <w:sz w:val="24"/>
                <w:szCs w:val="24"/>
              </w:rPr>
              <w:t xml:space="preserve"> + UR</w:t>
            </w:r>
            <w:r w:rsidRPr="55F015EE">
              <w:rPr>
                <w:rFonts w:ascii="Arial" w:eastAsia="Arial" w:hAnsi="Arial" w:cs="Arial"/>
                <w:color w:val="000000"/>
                <w:kern w:val="24"/>
                <w:position w:val="-6"/>
                <w:sz w:val="24"/>
                <w:szCs w:val="24"/>
                <w:vertAlign w:val="subscript"/>
              </w:rPr>
              <w:t>UTR</w:t>
            </w:r>
          </w:p>
          <w:p w14:paraId="43600EAA"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(PTV or UTR ultra-rare models combined)</w:t>
            </w:r>
          </w:p>
        </w:tc>
        <w:tc>
          <w:tcPr>
            <w:tcW w:w="1134" w:type="dxa"/>
            <w:shd w:val="clear" w:color="auto" w:fill="FFFFFF" w:themeFill="background1"/>
          </w:tcPr>
          <w:p w14:paraId="571F6A32"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xml:space="preserve"> PTV ≤ 0.1%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r w:rsidRPr="0952260A">
              <w:rPr>
                <w:rFonts w:ascii="Arial" w:eastAsia="Arial" w:hAnsi="Arial" w:cs="Arial"/>
                <w:b/>
                <w:sz w:val="24"/>
                <w:szCs w:val="24"/>
                <w:vertAlign w:val="superscript"/>
                <w:lang w:val="en-GB"/>
              </w:rPr>
              <w:t>+</w:t>
            </w:r>
            <w:r w:rsidRPr="0952260A">
              <w:rPr>
                <w:rFonts w:ascii="Arial" w:eastAsia="Arial" w:hAnsi="Arial" w:cs="Arial"/>
                <w:b/>
                <w:sz w:val="24"/>
                <w:szCs w:val="24"/>
                <w:lang w:val="en-GB"/>
              </w:rPr>
              <w:t xml:space="preserve"> and UR UTR = 0%</w:t>
            </w:r>
          </w:p>
        </w:tc>
        <w:tc>
          <w:tcPr>
            <w:tcW w:w="1559" w:type="dxa"/>
            <w:shd w:val="clear" w:color="auto" w:fill="FFFFFF" w:themeFill="background1"/>
            <w:vAlign w:val="center"/>
          </w:tcPr>
          <w:p w14:paraId="6B39E338"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 (PTV</w:t>
            </w:r>
            <w:proofErr w:type="gramStart"/>
            <w:r w:rsidRPr="0952260A">
              <w:rPr>
                <w:rFonts w:ascii="Arial" w:eastAsia="Arial" w:hAnsi="Arial" w:cs="Arial"/>
                <w:b/>
                <w:sz w:val="24"/>
                <w:szCs w:val="24"/>
                <w:lang w:val="en-GB"/>
              </w:rPr>
              <w:t>);</w:t>
            </w:r>
            <w:proofErr w:type="gramEnd"/>
          </w:p>
          <w:p w14:paraId="26CEBA21"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0.002% (UTR)</w:t>
            </w:r>
          </w:p>
        </w:tc>
        <w:tc>
          <w:tcPr>
            <w:tcW w:w="992" w:type="dxa"/>
            <w:shd w:val="clear" w:color="auto" w:fill="FFFFFF" w:themeFill="background1"/>
          </w:tcPr>
          <w:p w14:paraId="63C75549"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PTV ≤ 0.01% and UR UTR ≤ 0.001%</w:t>
            </w:r>
          </w:p>
        </w:tc>
        <w:tc>
          <w:tcPr>
            <w:tcW w:w="1418" w:type="dxa"/>
            <w:shd w:val="clear" w:color="auto" w:fill="FFFFFF" w:themeFill="background1"/>
          </w:tcPr>
          <w:p w14:paraId="711FAE6E"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xml:space="preserve">PTV + UTR </w:t>
            </w:r>
          </w:p>
        </w:tc>
        <w:tc>
          <w:tcPr>
            <w:tcW w:w="2126" w:type="dxa"/>
            <w:shd w:val="clear" w:color="auto" w:fill="FFFFFF" w:themeFill="background1"/>
          </w:tcPr>
          <w:p w14:paraId="677394CA"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w:t>
            </w:r>
          </w:p>
        </w:tc>
      </w:tr>
      <w:tr w:rsidR="0087189B" w:rsidRPr="0087189B" w14:paraId="0960BE22" w14:textId="77777777" w:rsidTr="7DFFBD85">
        <w:trPr>
          <w:trHeight w:val="149"/>
        </w:trPr>
        <w:tc>
          <w:tcPr>
            <w:tcW w:w="2694" w:type="dxa"/>
            <w:shd w:val="clear" w:color="auto" w:fill="FFFFFF" w:themeFill="background1"/>
            <w:vAlign w:val="center"/>
          </w:tcPr>
          <w:p w14:paraId="5DBB2C94" w14:textId="77777777" w:rsidR="0087189B" w:rsidRPr="0087189B" w:rsidRDefault="129FEFCA" w:rsidP="55F015EE">
            <w:pPr>
              <w:jc w:val="center"/>
              <w:rPr>
                <w:rFonts w:ascii="Arial" w:eastAsia="Arial" w:hAnsi="Arial" w:cs="Arial"/>
                <w:color w:val="000000"/>
                <w:kern w:val="24"/>
                <w:position w:val="-6"/>
                <w:vertAlign w:val="subscript"/>
              </w:rPr>
            </w:pPr>
            <w:r w:rsidRPr="55F015EE">
              <w:rPr>
                <w:rFonts w:ascii="Arial" w:eastAsia="Arial" w:hAnsi="Arial" w:cs="Arial"/>
                <w:color w:val="000000"/>
                <w:kern w:val="24"/>
                <w:sz w:val="24"/>
                <w:szCs w:val="24"/>
              </w:rPr>
              <w:t>PTV</w:t>
            </w:r>
            <w:r w:rsidRPr="55F015EE">
              <w:rPr>
                <w:rFonts w:ascii="Arial" w:eastAsia="Arial" w:hAnsi="Arial" w:cs="Arial"/>
                <w:color w:val="000000"/>
                <w:kern w:val="24"/>
                <w:position w:val="-6"/>
                <w:sz w:val="24"/>
                <w:szCs w:val="24"/>
                <w:vertAlign w:val="subscript"/>
              </w:rPr>
              <w:t>CDS</w:t>
            </w:r>
            <w:r w:rsidRPr="55F015EE">
              <w:rPr>
                <w:rFonts w:ascii="Arial" w:eastAsia="Arial" w:hAnsi="Arial" w:cs="Arial"/>
                <w:color w:val="000000" w:themeColor="text1"/>
                <w:sz w:val="24"/>
                <w:szCs w:val="24"/>
              </w:rPr>
              <w:t xml:space="preserve"> + </w:t>
            </w:r>
            <w:r w:rsidRPr="55F015EE">
              <w:rPr>
                <w:rFonts w:ascii="Arial" w:eastAsia="Arial" w:hAnsi="Arial" w:cs="Arial"/>
                <w:color w:val="000000"/>
                <w:kern w:val="24"/>
                <w:sz w:val="24"/>
                <w:szCs w:val="24"/>
              </w:rPr>
              <w:t>Flex</w:t>
            </w:r>
            <w:r w:rsidRPr="55F015EE">
              <w:rPr>
                <w:rFonts w:ascii="Arial" w:eastAsia="Arial" w:hAnsi="Arial" w:cs="Arial"/>
                <w:color w:val="000000"/>
                <w:kern w:val="24"/>
                <w:position w:val="-6"/>
                <w:sz w:val="24"/>
                <w:szCs w:val="24"/>
                <w:vertAlign w:val="subscript"/>
              </w:rPr>
              <w:t>UTR</w:t>
            </w:r>
          </w:p>
          <w:p w14:paraId="70AA20D3" w14:textId="77777777" w:rsidR="0087189B" w:rsidRPr="0087189B" w:rsidRDefault="129FEFCA" w:rsidP="55F015EE">
            <w:pPr>
              <w:jc w:val="center"/>
              <w:rPr>
                <w:rFonts w:ascii="Arial" w:eastAsia="Arial" w:hAnsi="Arial" w:cs="Arial"/>
                <w:lang w:val="en-GB"/>
              </w:rPr>
            </w:pPr>
            <w:r w:rsidRPr="0952260A">
              <w:rPr>
                <w:rFonts w:ascii="Arial" w:eastAsia="Arial" w:hAnsi="Arial" w:cs="Arial"/>
                <w:sz w:val="24"/>
                <w:szCs w:val="24"/>
                <w:lang w:val="en-GB"/>
              </w:rPr>
              <w:t>(PTV or UTR flexible models combined)</w:t>
            </w:r>
          </w:p>
        </w:tc>
        <w:tc>
          <w:tcPr>
            <w:tcW w:w="1134" w:type="dxa"/>
            <w:shd w:val="clear" w:color="auto" w:fill="FFFFFF" w:themeFill="background1"/>
          </w:tcPr>
          <w:p w14:paraId="49BA308B"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PTV ≤ 0.1%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r w:rsidRPr="0952260A">
              <w:rPr>
                <w:rFonts w:ascii="Arial" w:eastAsia="Arial" w:hAnsi="Arial" w:cs="Arial"/>
                <w:b/>
                <w:sz w:val="24"/>
                <w:szCs w:val="24"/>
                <w:vertAlign w:val="superscript"/>
                <w:lang w:val="en-GB"/>
              </w:rPr>
              <w:t>+</w:t>
            </w:r>
            <w:r w:rsidRPr="0952260A">
              <w:rPr>
                <w:rFonts w:ascii="Arial" w:eastAsia="Arial" w:hAnsi="Arial" w:cs="Arial"/>
                <w:b/>
                <w:sz w:val="24"/>
                <w:szCs w:val="24"/>
                <w:lang w:val="en-GB"/>
              </w:rPr>
              <w:t xml:space="preserve"> and Flex UTR ≤0.1% and ≤ 0.1% (</w:t>
            </w:r>
            <w:proofErr w:type="spellStart"/>
            <w:r w:rsidRPr="0952260A">
              <w:rPr>
                <w:rFonts w:ascii="Arial" w:eastAsia="Arial" w:hAnsi="Arial" w:cs="Arial"/>
                <w:b/>
                <w:sz w:val="24"/>
                <w:szCs w:val="24"/>
                <w:lang w:val="en-GB"/>
              </w:rPr>
              <w:t>popmax</w:t>
            </w:r>
            <w:proofErr w:type="spellEnd"/>
            <w:r w:rsidRPr="0952260A">
              <w:rPr>
                <w:rFonts w:ascii="Arial" w:eastAsia="Arial" w:hAnsi="Arial" w:cs="Arial"/>
                <w:b/>
                <w:sz w:val="24"/>
                <w:szCs w:val="24"/>
                <w:lang w:val="en-GB"/>
              </w:rPr>
              <w:t>)</w:t>
            </w:r>
            <w:r w:rsidRPr="0952260A">
              <w:rPr>
                <w:rFonts w:ascii="Arial" w:eastAsia="Arial" w:hAnsi="Arial" w:cs="Arial"/>
                <w:b/>
                <w:sz w:val="24"/>
                <w:szCs w:val="24"/>
                <w:vertAlign w:val="superscript"/>
                <w:lang w:val="en-GB"/>
              </w:rPr>
              <w:t>+</w:t>
            </w:r>
          </w:p>
        </w:tc>
        <w:tc>
          <w:tcPr>
            <w:tcW w:w="1559" w:type="dxa"/>
            <w:shd w:val="clear" w:color="auto" w:fill="FFFFFF" w:themeFill="background1"/>
            <w:vAlign w:val="center"/>
          </w:tcPr>
          <w:p w14:paraId="06E521EF"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 (PTV</w:t>
            </w:r>
            <w:proofErr w:type="gramStart"/>
            <w:r w:rsidRPr="0952260A">
              <w:rPr>
                <w:rFonts w:ascii="Arial" w:eastAsia="Arial" w:hAnsi="Arial" w:cs="Arial"/>
                <w:b/>
                <w:sz w:val="24"/>
                <w:szCs w:val="24"/>
                <w:lang w:val="en-GB"/>
              </w:rPr>
              <w:t>);</w:t>
            </w:r>
            <w:proofErr w:type="gramEnd"/>
          </w:p>
          <w:p w14:paraId="1F5394B5"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 0.1% (UTR)</w:t>
            </w:r>
          </w:p>
        </w:tc>
        <w:tc>
          <w:tcPr>
            <w:tcW w:w="992" w:type="dxa"/>
            <w:shd w:val="clear" w:color="auto" w:fill="FFFFFF" w:themeFill="background1"/>
          </w:tcPr>
          <w:p w14:paraId="647CB726"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PTV ≤ 0.01% and Flex UTR ≤ 0.01%</w:t>
            </w:r>
          </w:p>
        </w:tc>
        <w:tc>
          <w:tcPr>
            <w:tcW w:w="1418" w:type="dxa"/>
            <w:shd w:val="clear" w:color="auto" w:fill="FFFFFF" w:themeFill="background1"/>
          </w:tcPr>
          <w:p w14:paraId="1F8B0D04" w14:textId="77777777" w:rsidR="0087189B" w:rsidRPr="0087189B" w:rsidRDefault="129FEFCA" w:rsidP="55F015EE">
            <w:pPr>
              <w:rPr>
                <w:rFonts w:ascii="Arial" w:eastAsia="Arial" w:hAnsi="Arial" w:cs="Arial"/>
                <w:b/>
                <w:lang w:val="en-GB"/>
              </w:rPr>
            </w:pPr>
            <w:r w:rsidRPr="0952260A">
              <w:rPr>
                <w:rFonts w:ascii="Arial" w:eastAsia="Arial" w:hAnsi="Arial" w:cs="Arial"/>
                <w:b/>
                <w:sz w:val="24"/>
                <w:szCs w:val="24"/>
                <w:lang w:val="en-GB"/>
              </w:rPr>
              <w:t>PTV + UTR</w:t>
            </w:r>
          </w:p>
        </w:tc>
        <w:tc>
          <w:tcPr>
            <w:tcW w:w="2126" w:type="dxa"/>
            <w:shd w:val="clear" w:color="auto" w:fill="FFFFFF" w:themeFill="background1"/>
          </w:tcPr>
          <w:p w14:paraId="347F0E9F" w14:textId="77777777" w:rsidR="0087189B" w:rsidRPr="0087189B" w:rsidRDefault="129FEFCA" w:rsidP="55F015EE">
            <w:pPr>
              <w:keepNext/>
              <w:rPr>
                <w:rFonts w:ascii="Arial" w:eastAsia="Arial" w:hAnsi="Arial" w:cs="Arial"/>
                <w:b/>
                <w:lang w:val="en-GB"/>
              </w:rPr>
            </w:pPr>
            <w:r w:rsidRPr="0952260A">
              <w:rPr>
                <w:rFonts w:ascii="Arial" w:eastAsia="Arial" w:hAnsi="Arial" w:cs="Arial"/>
                <w:b/>
                <w:sz w:val="24"/>
                <w:szCs w:val="24"/>
                <w:lang w:val="en-GB"/>
              </w:rPr>
              <w:t>-</w:t>
            </w:r>
          </w:p>
        </w:tc>
      </w:tr>
    </w:tbl>
    <w:p w14:paraId="132F255F" w14:textId="6510E0F4" w:rsidR="005A71D1" w:rsidRDefault="000917B4" w:rsidP="55F015EE">
      <w:pPr>
        <w:pStyle w:val="a4"/>
        <w:rPr>
          <w:rFonts w:ascii="Arial" w:eastAsia="Arial" w:hAnsi="Arial" w:cs="Arial"/>
          <w:b/>
          <w:bCs/>
          <w:i w:val="0"/>
          <w:iCs w:val="0"/>
          <w:sz w:val="22"/>
          <w:szCs w:val="22"/>
        </w:rPr>
      </w:pPr>
      <w:r w:rsidRPr="0952260A">
        <w:rPr>
          <w:rFonts w:ascii="Arial" w:eastAsia="Arial" w:hAnsi="Arial" w:cs="Arial"/>
          <w:b/>
          <w:i w:val="0"/>
          <w:sz w:val="22"/>
          <w:szCs w:val="22"/>
        </w:rPr>
        <w:t>Table S1</w:t>
      </w:r>
      <w:r w:rsidR="5A9D2604" w:rsidRPr="0952260A">
        <w:rPr>
          <w:rFonts w:ascii="Arial" w:eastAsia="Arial" w:hAnsi="Arial" w:cs="Arial"/>
          <w:b/>
          <w:i w:val="0"/>
          <w:sz w:val="22"/>
          <w:szCs w:val="22"/>
        </w:rPr>
        <w:t>3</w:t>
      </w:r>
      <w:r w:rsidR="4882190F" w:rsidRPr="55F015EE">
        <w:rPr>
          <w:rFonts w:ascii="Arial" w:eastAsia="Arial" w:hAnsi="Arial" w:cs="Arial"/>
          <w:b/>
          <w:bCs/>
          <w:i w:val="0"/>
          <w:iCs w:val="0"/>
          <w:sz w:val="22"/>
          <w:szCs w:val="22"/>
        </w:rPr>
        <w:t xml:space="preserve"> |</w:t>
      </w:r>
      <w:r w:rsidRPr="55F015EE">
        <w:rPr>
          <w:rFonts w:ascii="Arial" w:eastAsia="Arial" w:hAnsi="Arial" w:cs="Arial"/>
          <w:b/>
          <w:bCs/>
          <w:i w:val="0"/>
          <w:iCs w:val="0"/>
          <w:sz w:val="22"/>
          <w:szCs w:val="22"/>
        </w:rPr>
        <w:t xml:space="preserve"> Genetic models for region-based collapsing analysis </w:t>
      </w:r>
      <w:proofErr w:type="spellStart"/>
      <w:r w:rsidRPr="0952260A">
        <w:rPr>
          <w:rFonts w:ascii="Arial" w:eastAsia="Arial" w:hAnsi="Arial" w:cs="Arial"/>
          <w:b/>
          <w:bCs/>
          <w:i w:val="0"/>
          <w:iCs w:val="0"/>
          <w:sz w:val="22"/>
          <w:szCs w:val="22"/>
        </w:rPr>
        <w:t>PheWAS</w:t>
      </w:r>
      <w:proofErr w:type="spellEnd"/>
      <w:r w:rsidRPr="55F015EE">
        <w:rPr>
          <w:rFonts w:ascii="Arial" w:eastAsia="Arial" w:hAnsi="Arial" w:cs="Arial"/>
          <w:b/>
          <w:bCs/>
          <w:i w:val="0"/>
          <w:iCs w:val="0"/>
          <w:sz w:val="22"/>
          <w:szCs w:val="22"/>
        </w:rPr>
        <w:t>.</w:t>
      </w:r>
    </w:p>
    <w:p w14:paraId="15F4E3FF" w14:textId="77777777" w:rsidR="007A3140" w:rsidRDefault="007A3140" w:rsidP="55F015EE">
      <w:pPr>
        <w:rPr>
          <w:rFonts w:ascii="Arial" w:eastAsia="Arial" w:hAnsi="Arial" w:cs="Arial"/>
          <w:sz w:val="22"/>
          <w:szCs w:val="22"/>
        </w:rPr>
      </w:pPr>
      <w:r w:rsidRPr="0952260A">
        <w:rPr>
          <w:rFonts w:ascii="Arial" w:eastAsia="Arial" w:hAnsi="Arial" w:cs="Arial"/>
          <w:sz w:val="22"/>
          <w:szCs w:val="22"/>
        </w:rPr>
        <w:t xml:space="preserve">* </w:t>
      </w:r>
      <w:proofErr w:type="gramStart"/>
      <w:r w:rsidRPr="0952260A">
        <w:rPr>
          <w:rFonts w:ascii="Arial" w:eastAsia="Arial" w:hAnsi="Arial" w:cs="Arial"/>
          <w:sz w:val="22"/>
          <w:szCs w:val="22"/>
        </w:rPr>
        <w:t>reflects</w:t>
      </w:r>
      <w:proofErr w:type="gramEnd"/>
      <w:r w:rsidRPr="0952260A">
        <w:rPr>
          <w:rFonts w:ascii="Arial" w:eastAsia="Arial" w:hAnsi="Arial" w:cs="Arial"/>
          <w:sz w:val="22"/>
          <w:szCs w:val="22"/>
        </w:rPr>
        <w:t xml:space="preserve"> the </w:t>
      </w:r>
      <w:proofErr w:type="spellStart"/>
      <w:r w:rsidRPr="0952260A">
        <w:rPr>
          <w:rFonts w:ascii="Arial" w:eastAsia="Arial" w:hAnsi="Arial" w:cs="Arial"/>
          <w:sz w:val="22"/>
          <w:szCs w:val="22"/>
        </w:rPr>
        <w:t>gnomAD</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global_raw</w:t>
      </w:r>
      <w:proofErr w:type="spellEnd"/>
      <w:r w:rsidRPr="0952260A">
        <w:rPr>
          <w:rFonts w:ascii="Arial" w:eastAsia="Arial" w:hAnsi="Arial" w:cs="Arial"/>
          <w:sz w:val="22"/>
          <w:szCs w:val="22"/>
        </w:rPr>
        <w:t xml:space="preserve"> MAF unless otherwise specified.</w:t>
      </w:r>
      <w:r>
        <w:br/>
      </w:r>
      <w:r w:rsidRPr="55F015EE">
        <w:rPr>
          <w:rFonts w:ascii="Arial" w:eastAsia="Arial" w:hAnsi="Arial" w:cs="Arial"/>
          <w:sz w:val="22"/>
          <w:szCs w:val="22"/>
        </w:rPr>
        <w:t>^ reflects the maximum proportion of UKB exome sequences permitted to either have ≤ 10-fold coverage at variant site or carry a low-confidence variant that did not meet one of the quality-control thresholds applied to collapsing analyses (see methods).</w:t>
      </w:r>
    </w:p>
    <w:p w14:paraId="6EDB6DD9" w14:textId="77777777" w:rsidR="007A3140" w:rsidRDefault="007A3140" w:rsidP="55F015EE">
      <w:pPr>
        <w:rPr>
          <w:rFonts w:ascii="Arial" w:eastAsia="Arial" w:hAnsi="Arial" w:cs="Arial"/>
          <w:sz w:val="22"/>
          <w:szCs w:val="22"/>
        </w:rPr>
      </w:pPr>
      <w:r w:rsidRPr="0952260A">
        <w:rPr>
          <w:rFonts w:ascii="Arial" w:eastAsia="Arial" w:hAnsi="Arial" w:cs="Arial"/>
          <w:sz w:val="22"/>
          <w:szCs w:val="22"/>
          <w:vertAlign w:val="superscript"/>
        </w:rPr>
        <w:t>+</w:t>
      </w:r>
      <w:r w:rsidRPr="0952260A">
        <w:rPr>
          <w:rFonts w:ascii="Arial" w:eastAsia="Arial" w:hAnsi="Arial" w:cs="Arial"/>
          <w:sz w:val="22"/>
          <w:szCs w:val="22"/>
        </w:rPr>
        <w:t xml:space="preserve"> The term ’</w:t>
      </w:r>
      <w:proofErr w:type="spellStart"/>
      <w:r w:rsidRPr="0952260A">
        <w:rPr>
          <w:rFonts w:ascii="Arial" w:eastAsia="Arial" w:hAnsi="Arial" w:cs="Arial"/>
          <w:sz w:val="22"/>
          <w:szCs w:val="22"/>
        </w:rPr>
        <w:t>popmax</w:t>
      </w:r>
      <w:proofErr w:type="spellEnd"/>
      <w:r w:rsidRPr="0952260A">
        <w:rPr>
          <w:rFonts w:ascii="Arial" w:eastAsia="Arial" w:hAnsi="Arial" w:cs="Arial"/>
          <w:sz w:val="22"/>
          <w:szCs w:val="22"/>
        </w:rPr>
        <w:t xml:space="preserve">’ refers to the </w:t>
      </w:r>
      <w:proofErr w:type="spellStart"/>
      <w:r w:rsidRPr="0952260A">
        <w:rPr>
          <w:rFonts w:ascii="Arial" w:eastAsia="Arial" w:hAnsi="Arial" w:cs="Arial"/>
          <w:sz w:val="22"/>
          <w:szCs w:val="22"/>
        </w:rPr>
        <w:t>gnomAD</w:t>
      </w:r>
      <w:proofErr w:type="spellEnd"/>
      <w:r w:rsidRPr="0952260A">
        <w:rPr>
          <w:rFonts w:ascii="Arial" w:eastAsia="Arial" w:hAnsi="Arial" w:cs="Arial"/>
          <w:sz w:val="22"/>
          <w:szCs w:val="22"/>
        </w:rPr>
        <w:t xml:space="preserve"> non-bottlenecked population with the maximum allele frequency</w:t>
      </w:r>
      <w:r>
        <w:br/>
      </w:r>
      <w:r w:rsidRPr="0952260A">
        <w:rPr>
          <w:rFonts w:ascii="Arial" w:eastAsia="Arial" w:hAnsi="Arial" w:cs="Arial"/>
          <w:sz w:val="22"/>
          <w:szCs w:val="22"/>
        </w:rPr>
        <w:t>(CDS = coding Sequence; UTR = untranslated region; MAF = minor allele frequency; QC = quality control; MTR = Missense Tolerance Ratio; CADD = Combined Annotation Dependent Depletion score)</w:t>
      </w:r>
    </w:p>
    <w:p w14:paraId="73121138" w14:textId="77777777" w:rsidR="007A3140" w:rsidRDefault="007A3140" w:rsidP="55F015EE">
      <w:pPr>
        <w:rPr>
          <w:rFonts w:ascii="Arial" w:eastAsia="Arial" w:hAnsi="Arial" w:cs="Arial"/>
          <w:sz w:val="22"/>
          <w:szCs w:val="22"/>
        </w:rPr>
      </w:pPr>
      <w:r w:rsidRPr="0952260A">
        <w:rPr>
          <w:rFonts w:ascii="Arial" w:eastAsia="Arial" w:hAnsi="Arial" w:cs="Arial"/>
          <w:sz w:val="22"/>
          <w:szCs w:val="22"/>
        </w:rPr>
        <w:t xml:space="preserve">Synonymous: </w:t>
      </w:r>
      <w:proofErr w:type="spellStart"/>
      <w:r w:rsidRPr="0952260A">
        <w:rPr>
          <w:rFonts w:ascii="Arial" w:eastAsia="Arial" w:hAnsi="Arial" w:cs="Arial"/>
          <w:sz w:val="22"/>
          <w:szCs w:val="22"/>
        </w:rPr>
        <w:t>synonymous_variant</w:t>
      </w:r>
      <w:proofErr w:type="spellEnd"/>
    </w:p>
    <w:p w14:paraId="172B870F" w14:textId="77777777" w:rsidR="007A3140" w:rsidRDefault="007A3140" w:rsidP="55F015EE">
      <w:pPr>
        <w:rPr>
          <w:rFonts w:ascii="Arial" w:eastAsia="Arial" w:hAnsi="Arial" w:cs="Arial"/>
          <w:b/>
          <w:sz w:val="22"/>
          <w:szCs w:val="22"/>
        </w:rPr>
      </w:pPr>
    </w:p>
    <w:p w14:paraId="7BE90BB5" w14:textId="77777777" w:rsidR="007A3140" w:rsidRDefault="007A3140" w:rsidP="55F015EE">
      <w:pPr>
        <w:rPr>
          <w:rFonts w:ascii="Arial" w:eastAsia="Arial" w:hAnsi="Arial" w:cs="Arial"/>
          <w:sz w:val="22"/>
          <w:szCs w:val="22"/>
        </w:rPr>
      </w:pPr>
      <w:r w:rsidRPr="0952260A">
        <w:rPr>
          <w:rFonts w:ascii="Arial" w:eastAsia="Arial" w:hAnsi="Arial" w:cs="Arial"/>
          <w:b/>
          <w:sz w:val="22"/>
          <w:szCs w:val="22"/>
        </w:rPr>
        <w:t>PTV</w:t>
      </w:r>
      <w:r w:rsidRPr="0952260A">
        <w:rPr>
          <w:rFonts w:ascii="Arial" w:eastAsia="Arial" w:hAnsi="Arial" w:cs="Arial"/>
          <w:sz w:val="22"/>
          <w:szCs w:val="22"/>
        </w:rPr>
        <w:t xml:space="preserve">: </w:t>
      </w:r>
      <w:proofErr w:type="spellStart"/>
      <w:r w:rsidRPr="0952260A">
        <w:rPr>
          <w:rFonts w:ascii="Arial" w:eastAsia="Arial" w:hAnsi="Arial" w:cs="Arial"/>
          <w:sz w:val="22"/>
          <w:szCs w:val="22"/>
        </w:rPr>
        <w:t>exon_loss_variant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frameshift_variant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start_lost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stop_gained</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stop_lost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splice_acceptor_variant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splice_donor_variant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gene_fusion</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bidirectional_gene_fusion</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rare_amino_acid_variant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transcript_ablation</w:t>
      </w:r>
      <w:proofErr w:type="spellEnd"/>
    </w:p>
    <w:p w14:paraId="367326F9" w14:textId="77777777" w:rsidR="007A3140" w:rsidRDefault="007A3140" w:rsidP="55F015EE">
      <w:pPr>
        <w:rPr>
          <w:rFonts w:ascii="Arial" w:eastAsia="Arial" w:hAnsi="Arial" w:cs="Arial"/>
          <w:sz w:val="22"/>
          <w:szCs w:val="22"/>
        </w:rPr>
      </w:pPr>
      <w:r w:rsidRPr="0952260A">
        <w:rPr>
          <w:rFonts w:ascii="Arial" w:eastAsia="Arial" w:hAnsi="Arial" w:cs="Arial"/>
          <w:b/>
          <w:sz w:val="22"/>
          <w:szCs w:val="22"/>
        </w:rPr>
        <w:t>Missense</w:t>
      </w:r>
      <w:r w:rsidRPr="0952260A">
        <w:rPr>
          <w:rFonts w:ascii="Arial" w:eastAsia="Arial" w:hAnsi="Arial" w:cs="Arial"/>
          <w:sz w:val="22"/>
          <w:szCs w:val="22"/>
        </w:rPr>
        <w:t xml:space="preserve">: </w:t>
      </w:r>
      <w:proofErr w:type="spellStart"/>
      <w:r w:rsidRPr="0952260A">
        <w:rPr>
          <w:rFonts w:ascii="Arial" w:eastAsia="Arial" w:hAnsi="Arial" w:cs="Arial"/>
          <w:sz w:val="22"/>
          <w:szCs w:val="22"/>
        </w:rPr>
        <w:t>missense_variant_splice_region_variant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missense_variant</w:t>
      </w:r>
      <w:proofErr w:type="spellEnd"/>
    </w:p>
    <w:p w14:paraId="7AAB00FC" w14:textId="77777777" w:rsidR="007A3140" w:rsidRDefault="007A3140" w:rsidP="55F015EE">
      <w:pPr>
        <w:rPr>
          <w:rFonts w:ascii="Arial" w:eastAsia="Arial" w:hAnsi="Arial" w:cs="Arial"/>
          <w:sz w:val="22"/>
          <w:szCs w:val="22"/>
        </w:rPr>
      </w:pPr>
      <w:r w:rsidRPr="0952260A">
        <w:rPr>
          <w:rFonts w:ascii="Arial" w:eastAsia="Arial" w:hAnsi="Arial" w:cs="Arial"/>
          <w:b/>
          <w:sz w:val="22"/>
          <w:szCs w:val="22"/>
        </w:rPr>
        <w:t>Nonsynonymous</w:t>
      </w:r>
      <w:r w:rsidRPr="0952260A">
        <w:rPr>
          <w:rFonts w:ascii="Arial" w:eastAsia="Arial" w:hAnsi="Arial" w:cs="Arial"/>
          <w:sz w:val="22"/>
          <w:szCs w:val="22"/>
        </w:rPr>
        <w:t xml:space="preserve">: </w:t>
      </w:r>
      <w:proofErr w:type="spellStart"/>
      <w:r w:rsidRPr="0952260A">
        <w:rPr>
          <w:rFonts w:ascii="Arial" w:eastAsia="Arial" w:hAnsi="Arial" w:cs="Arial"/>
          <w:sz w:val="22"/>
          <w:szCs w:val="22"/>
        </w:rPr>
        <w:t>exon_loss_variant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frameshift_variant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start_lost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stop_gained</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stop_lost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splice_acceptor_variant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splice_donor_variant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gene_fusion</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bidirectional_gene_fusion</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rare_amino_acid_variant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transcript_ablation</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conservative_inframe_deletion</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conservative_inframe_insertion</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disruptive_inframe_insertion</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disruptive_inframe_deletion</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missense_variant_splice_region_variant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missense_variant</w:t>
      </w:r>
      <w:proofErr w:type="spellEnd"/>
      <w:r w:rsidRPr="0952260A">
        <w:rPr>
          <w:rFonts w:ascii="Arial" w:eastAsia="Arial" w:hAnsi="Arial" w:cs="Arial"/>
          <w:sz w:val="22"/>
          <w:szCs w:val="22"/>
        </w:rPr>
        <w:t xml:space="preserve">, </w:t>
      </w:r>
      <w:proofErr w:type="spellStart"/>
      <w:r w:rsidRPr="0952260A">
        <w:rPr>
          <w:rFonts w:ascii="Arial" w:eastAsia="Arial" w:hAnsi="Arial" w:cs="Arial"/>
          <w:sz w:val="22"/>
          <w:szCs w:val="22"/>
        </w:rPr>
        <w:t>protein_altering_variant</w:t>
      </w:r>
      <w:proofErr w:type="spellEnd"/>
    </w:p>
    <w:p w14:paraId="0D51BE48" w14:textId="77777777" w:rsidR="007A3140" w:rsidRPr="004655BE" w:rsidRDefault="007A3140" w:rsidP="55F015EE">
      <w:pPr>
        <w:rPr>
          <w:rFonts w:ascii="Arial" w:eastAsia="Arial" w:hAnsi="Arial" w:cs="Arial"/>
          <w:strike/>
          <w:color w:val="212121"/>
          <w:sz w:val="22"/>
          <w:szCs w:val="22"/>
          <w:lang w:val="en-GB" w:eastAsia="en-GB"/>
        </w:rPr>
      </w:pPr>
      <w:r w:rsidRPr="0952260A">
        <w:rPr>
          <w:rFonts w:ascii="Arial" w:eastAsia="Arial" w:hAnsi="Arial" w:cs="Arial"/>
          <w:b/>
          <w:sz w:val="22"/>
          <w:szCs w:val="22"/>
        </w:rPr>
        <w:t>UTR</w:t>
      </w:r>
      <w:r w:rsidRPr="0952260A">
        <w:rPr>
          <w:rFonts w:ascii="Arial" w:eastAsia="Arial" w:hAnsi="Arial" w:cs="Arial"/>
          <w:sz w:val="22"/>
          <w:szCs w:val="22"/>
        </w:rPr>
        <w:t xml:space="preserve">: </w:t>
      </w:r>
      <w:r w:rsidRPr="0952260A">
        <w:rPr>
          <w:rFonts w:ascii="Arial" w:eastAsia="Arial" w:hAnsi="Arial" w:cs="Arial"/>
          <w:color w:val="212121"/>
          <w:sz w:val="22"/>
          <w:szCs w:val="22"/>
          <w:lang w:val="en-GB" w:eastAsia="en-GB"/>
        </w:rPr>
        <w:t>5_prime_UTR_variant, 5_prime_UTR_premature_start_codon_gain_variant, 3_prime_UTR_variant</w:t>
      </w:r>
    </w:p>
    <w:p w14:paraId="03EA9F12" w14:textId="37838B18" w:rsidR="005A71D1" w:rsidRDefault="005A71D1" w:rsidP="55F015EE">
      <w:pPr>
        <w:rPr>
          <w:rFonts w:ascii="Arial" w:eastAsia="Arial" w:hAnsi="Arial" w:cs="Arial"/>
          <w:sz w:val="22"/>
          <w:szCs w:val="22"/>
        </w:rPr>
      </w:pPr>
    </w:p>
    <w:p w14:paraId="30891318" w14:textId="77777777" w:rsidR="005A71D1" w:rsidRDefault="005A71D1" w:rsidP="55F015EE">
      <w:pPr>
        <w:rPr>
          <w:rFonts w:ascii="Arial" w:eastAsia="Arial" w:hAnsi="Arial" w:cs="Arial"/>
          <w:sz w:val="22"/>
          <w:szCs w:val="22"/>
        </w:rPr>
      </w:pPr>
    </w:p>
    <w:p w14:paraId="534DE0A6" w14:textId="30E64224" w:rsidR="775DACF6" w:rsidRDefault="70E34299" w:rsidP="55F015EE">
      <w:pPr>
        <w:rPr>
          <w:rFonts w:ascii="Arial" w:eastAsia="Arial" w:hAnsi="Arial" w:cs="Arial"/>
          <w:sz w:val="22"/>
          <w:szCs w:val="22"/>
        </w:rPr>
      </w:pPr>
      <w:r w:rsidRPr="0952260A">
        <w:rPr>
          <w:rFonts w:ascii="Arial" w:eastAsia="Arial" w:hAnsi="Arial" w:cs="Arial"/>
          <w:b/>
          <w:sz w:val="22"/>
          <w:szCs w:val="22"/>
        </w:rPr>
        <w:lastRenderedPageBreak/>
        <w:t>Table</w:t>
      </w:r>
      <w:r w:rsidR="00FC0A6F" w:rsidRPr="0952260A">
        <w:rPr>
          <w:rFonts w:ascii="Arial" w:eastAsia="Arial" w:hAnsi="Arial" w:cs="Arial"/>
          <w:b/>
          <w:sz w:val="22"/>
          <w:szCs w:val="22"/>
        </w:rPr>
        <w:t xml:space="preserve"> S1</w:t>
      </w:r>
      <w:r w:rsidR="48F5D638" w:rsidRPr="0952260A">
        <w:rPr>
          <w:rFonts w:ascii="Arial" w:eastAsia="Arial" w:hAnsi="Arial" w:cs="Arial"/>
          <w:b/>
          <w:sz w:val="22"/>
          <w:szCs w:val="22"/>
        </w:rPr>
        <w:t>4</w:t>
      </w:r>
      <w:r w:rsidR="15DD01C2" w:rsidRPr="0952260A">
        <w:rPr>
          <w:rFonts w:ascii="Arial" w:eastAsia="Arial" w:hAnsi="Arial" w:cs="Arial"/>
          <w:b/>
          <w:sz w:val="22"/>
          <w:szCs w:val="22"/>
        </w:rPr>
        <w:t xml:space="preserve"> </w:t>
      </w:r>
      <w:r w:rsidR="15DD01C2" w:rsidRPr="0952260A">
        <w:rPr>
          <w:rFonts w:ascii="Arial" w:eastAsia="Arial" w:hAnsi="Arial" w:cs="Arial"/>
          <w:b/>
          <w:bCs/>
          <w:sz w:val="22"/>
          <w:szCs w:val="22"/>
        </w:rPr>
        <w:t>|</w:t>
      </w:r>
      <w:r w:rsidR="0005017E" w:rsidRPr="0952260A">
        <w:rPr>
          <w:rFonts w:ascii="Arial" w:eastAsia="Arial" w:hAnsi="Arial" w:cs="Arial"/>
          <w:b/>
          <w:sz w:val="22"/>
          <w:szCs w:val="22"/>
        </w:rPr>
        <w:t xml:space="preserve"> Significant (p ≤ 1x10-8) gene-phenotype associations identified in the coding </w:t>
      </w:r>
      <w:proofErr w:type="spellStart"/>
      <w:r w:rsidR="0005017E" w:rsidRPr="0952260A">
        <w:rPr>
          <w:rFonts w:ascii="Arial" w:eastAsia="Arial" w:hAnsi="Arial" w:cs="Arial"/>
          <w:b/>
          <w:sz w:val="22"/>
          <w:szCs w:val="22"/>
        </w:rPr>
        <w:t>PheWAS</w:t>
      </w:r>
      <w:proofErr w:type="spellEnd"/>
      <w:r w:rsidR="0005017E" w:rsidRPr="0952260A">
        <w:rPr>
          <w:rFonts w:ascii="Arial" w:eastAsia="Arial" w:hAnsi="Arial" w:cs="Arial"/>
          <w:b/>
          <w:sz w:val="22"/>
          <w:szCs w:val="22"/>
        </w:rPr>
        <w:t xml:space="preserve"> collapsing analysis across both WES and WGS datasets</w:t>
      </w:r>
      <w:r w:rsidR="0005017E" w:rsidRPr="55F015EE">
        <w:rPr>
          <w:rFonts w:ascii="Arial" w:eastAsia="Arial" w:hAnsi="Arial" w:cs="Arial"/>
          <w:sz w:val="22"/>
          <w:szCs w:val="22"/>
        </w:rPr>
        <w:t xml:space="preserve"> – See separate Excel file.</w:t>
      </w:r>
    </w:p>
    <w:p w14:paraId="46393FD9" w14:textId="77777777" w:rsidR="00CE3FA5" w:rsidRDefault="00CE3FA5" w:rsidP="55F015EE">
      <w:pPr>
        <w:rPr>
          <w:rFonts w:ascii="Arial" w:eastAsia="Arial" w:hAnsi="Arial" w:cs="Arial"/>
          <w:sz w:val="22"/>
          <w:szCs w:val="22"/>
        </w:rPr>
      </w:pPr>
    </w:p>
    <w:p w14:paraId="14DF5450" w14:textId="1F4922CA" w:rsidR="3F35F5C1" w:rsidRDefault="3F35F5C1" w:rsidP="55F015EE">
      <w:pPr>
        <w:spacing w:after="160" w:line="257" w:lineRule="auto"/>
        <w:rPr>
          <w:rFonts w:ascii="Arial" w:eastAsia="Arial" w:hAnsi="Arial" w:cs="Arial"/>
          <w:sz w:val="22"/>
          <w:szCs w:val="22"/>
        </w:rPr>
      </w:pPr>
      <w:r w:rsidRPr="0952260A">
        <w:rPr>
          <w:rFonts w:ascii="Arial" w:eastAsia="Arial" w:hAnsi="Arial" w:cs="Arial"/>
          <w:b/>
          <w:sz w:val="22"/>
          <w:szCs w:val="22"/>
        </w:rPr>
        <w:t xml:space="preserve">Table </w:t>
      </w:r>
      <w:r w:rsidR="00193790" w:rsidRPr="0952260A">
        <w:rPr>
          <w:rFonts w:ascii="Arial" w:eastAsia="Arial" w:hAnsi="Arial" w:cs="Arial"/>
          <w:b/>
          <w:sz w:val="22"/>
          <w:szCs w:val="22"/>
        </w:rPr>
        <w:t>S</w:t>
      </w:r>
      <w:r w:rsidR="00A027F2" w:rsidRPr="0952260A">
        <w:rPr>
          <w:rFonts w:ascii="Arial" w:eastAsia="Arial" w:hAnsi="Arial" w:cs="Arial"/>
          <w:b/>
          <w:sz w:val="22"/>
          <w:szCs w:val="22"/>
        </w:rPr>
        <w:t>1</w:t>
      </w:r>
      <w:r w:rsidR="4623595C" w:rsidRPr="0952260A">
        <w:rPr>
          <w:rFonts w:ascii="Arial" w:eastAsia="Arial" w:hAnsi="Arial" w:cs="Arial"/>
          <w:b/>
          <w:sz w:val="22"/>
          <w:szCs w:val="22"/>
        </w:rPr>
        <w:t>5</w:t>
      </w:r>
      <w:r w:rsidR="3F5EC79F" w:rsidRPr="55F015EE">
        <w:rPr>
          <w:rFonts w:ascii="Arial" w:eastAsia="Arial" w:hAnsi="Arial" w:cs="Arial"/>
          <w:b/>
          <w:bCs/>
          <w:sz w:val="22"/>
          <w:szCs w:val="22"/>
        </w:rPr>
        <w:t xml:space="preserve"> </w:t>
      </w:r>
      <w:r w:rsidR="3F5EC79F" w:rsidRPr="0952260A">
        <w:rPr>
          <w:rFonts w:ascii="Arial" w:eastAsia="Arial" w:hAnsi="Arial" w:cs="Arial"/>
          <w:b/>
          <w:bCs/>
          <w:sz w:val="22"/>
          <w:szCs w:val="22"/>
        </w:rPr>
        <w:t>|</w:t>
      </w:r>
      <w:r w:rsidRPr="0952260A">
        <w:rPr>
          <w:rFonts w:ascii="Arial" w:eastAsia="Arial" w:hAnsi="Arial" w:cs="Arial"/>
          <w:b/>
          <w:sz w:val="22"/>
          <w:szCs w:val="22"/>
        </w:rPr>
        <w:t xml:space="preserve"> Gene Informativeness.</w:t>
      </w:r>
      <w:r w:rsidRPr="55F015EE">
        <w:rPr>
          <w:rFonts w:ascii="Arial" w:eastAsia="Arial" w:hAnsi="Arial" w:cs="Arial"/>
          <w:sz w:val="22"/>
          <w:szCs w:val="22"/>
        </w:rPr>
        <w:t xml:space="preserve"> Coverage statistics for each gene in CCDS release 22</w:t>
      </w:r>
      <w:r w:rsidR="04417157" w:rsidRPr="55F015EE">
        <w:rPr>
          <w:rFonts w:ascii="Arial" w:eastAsia="Arial" w:hAnsi="Arial" w:cs="Arial"/>
          <w:sz w:val="22"/>
          <w:szCs w:val="22"/>
        </w:rPr>
        <w:t xml:space="preserve"> in both the WES and WGS data.</w:t>
      </w:r>
      <w:r w:rsidRPr="55F015EE">
        <w:rPr>
          <w:rFonts w:ascii="Arial" w:eastAsia="Arial" w:hAnsi="Arial" w:cs="Arial"/>
          <w:sz w:val="22"/>
          <w:szCs w:val="22"/>
        </w:rPr>
        <w:t xml:space="preserve"> Avg %10xCov Participant = percent of protein-coding sites covered with at least 10x coverage, averaged across all </w:t>
      </w:r>
      <w:r w:rsidR="0C5D0972" w:rsidRPr="55F015EE">
        <w:rPr>
          <w:rFonts w:ascii="Arial" w:eastAsia="Arial" w:hAnsi="Arial" w:cs="Arial"/>
          <w:sz w:val="22"/>
          <w:szCs w:val="22"/>
        </w:rPr>
        <w:t>460,552</w:t>
      </w:r>
      <w:r w:rsidRPr="55F015EE">
        <w:rPr>
          <w:rFonts w:ascii="Arial" w:eastAsia="Arial" w:hAnsi="Arial" w:cs="Arial"/>
          <w:sz w:val="22"/>
          <w:szCs w:val="22"/>
        </w:rPr>
        <w:t xml:space="preserve"> participants</w:t>
      </w:r>
      <w:r w:rsidR="20B3619A" w:rsidRPr="55F015EE">
        <w:rPr>
          <w:rFonts w:ascii="Arial" w:eastAsia="Arial" w:hAnsi="Arial" w:cs="Arial"/>
          <w:sz w:val="22"/>
          <w:szCs w:val="22"/>
        </w:rPr>
        <w:t xml:space="preserve"> – See separate Excel file.</w:t>
      </w:r>
    </w:p>
    <w:p w14:paraId="0EDB1A6F" w14:textId="110FC3F5" w:rsidR="3F35F5C1" w:rsidRDefault="3F35F5C1" w:rsidP="55F015EE">
      <w:pPr>
        <w:spacing w:after="160" w:line="257" w:lineRule="auto"/>
        <w:rPr>
          <w:rFonts w:ascii="Arial" w:eastAsia="Arial" w:hAnsi="Arial" w:cs="Arial"/>
          <w:sz w:val="22"/>
          <w:szCs w:val="22"/>
        </w:rPr>
      </w:pPr>
    </w:p>
    <w:p w14:paraId="20B666BC" w14:textId="609C5F5E" w:rsidR="44C78C82" w:rsidRDefault="44C78C82" w:rsidP="55F015EE">
      <w:pPr>
        <w:rPr>
          <w:rFonts w:ascii="Arial" w:eastAsia="Arial" w:hAnsi="Arial" w:cs="Arial"/>
          <w:sz w:val="22"/>
          <w:szCs w:val="22"/>
        </w:rPr>
      </w:pPr>
    </w:p>
    <w:p w14:paraId="627B98AF" w14:textId="1573A6E8" w:rsidR="775DACF6" w:rsidRDefault="417A6791" w:rsidP="55F015EE">
      <w:pPr>
        <w:rPr>
          <w:rFonts w:ascii="Arial" w:eastAsia="Arial" w:hAnsi="Arial" w:cs="Arial"/>
          <w:sz w:val="22"/>
          <w:szCs w:val="22"/>
        </w:rPr>
      </w:pPr>
      <w:r w:rsidRPr="0952260A">
        <w:rPr>
          <w:rFonts w:ascii="Arial" w:eastAsia="Arial" w:hAnsi="Arial" w:cs="Arial"/>
          <w:b/>
          <w:sz w:val="22"/>
          <w:szCs w:val="22"/>
        </w:rPr>
        <w:t xml:space="preserve">Table </w:t>
      </w:r>
      <w:r w:rsidR="005E5A9A" w:rsidRPr="0952260A">
        <w:rPr>
          <w:rFonts w:ascii="Arial" w:eastAsia="Arial" w:hAnsi="Arial" w:cs="Arial"/>
          <w:b/>
          <w:sz w:val="22"/>
          <w:szCs w:val="22"/>
        </w:rPr>
        <w:t>S1</w:t>
      </w:r>
      <w:r w:rsidR="4D7008D9" w:rsidRPr="0952260A">
        <w:rPr>
          <w:rFonts w:ascii="Arial" w:eastAsia="Arial" w:hAnsi="Arial" w:cs="Arial"/>
          <w:b/>
          <w:sz w:val="22"/>
          <w:szCs w:val="22"/>
        </w:rPr>
        <w:t>6</w:t>
      </w:r>
      <w:r w:rsidR="0355BC10" w:rsidRPr="55F015EE">
        <w:rPr>
          <w:rFonts w:ascii="Arial" w:eastAsia="Arial" w:hAnsi="Arial" w:cs="Arial"/>
          <w:b/>
          <w:bCs/>
          <w:sz w:val="22"/>
          <w:szCs w:val="22"/>
        </w:rPr>
        <w:t xml:space="preserve"> |</w:t>
      </w:r>
      <w:r w:rsidR="00176673" w:rsidRPr="0952260A">
        <w:rPr>
          <w:rFonts w:ascii="Arial" w:eastAsia="Arial" w:hAnsi="Arial" w:cs="Arial"/>
          <w:b/>
          <w:sz w:val="22"/>
          <w:szCs w:val="22"/>
        </w:rPr>
        <w:t xml:space="preserve"> Significant </w:t>
      </w:r>
      <w:r w:rsidR="009925E5" w:rsidRPr="0952260A">
        <w:rPr>
          <w:rFonts w:ascii="Arial" w:eastAsia="Arial" w:hAnsi="Arial" w:cs="Arial"/>
          <w:b/>
          <w:sz w:val="22"/>
          <w:szCs w:val="22"/>
        </w:rPr>
        <w:t>and suggestive</w:t>
      </w:r>
      <w:r w:rsidR="00176673" w:rsidRPr="0952260A">
        <w:rPr>
          <w:rFonts w:ascii="Arial" w:eastAsia="Arial" w:hAnsi="Arial" w:cs="Arial"/>
          <w:b/>
          <w:sz w:val="22"/>
          <w:szCs w:val="22"/>
        </w:rPr>
        <w:t xml:space="preserve"> gene-phenotype associations identified in the UTR </w:t>
      </w:r>
      <w:proofErr w:type="spellStart"/>
      <w:r w:rsidR="00176673" w:rsidRPr="0952260A">
        <w:rPr>
          <w:rFonts w:ascii="Arial" w:eastAsia="Arial" w:hAnsi="Arial" w:cs="Arial"/>
          <w:b/>
          <w:sz w:val="22"/>
          <w:szCs w:val="22"/>
        </w:rPr>
        <w:t>PheWAS</w:t>
      </w:r>
      <w:proofErr w:type="spellEnd"/>
      <w:r w:rsidR="00176673" w:rsidRPr="0952260A">
        <w:rPr>
          <w:rFonts w:ascii="Arial" w:eastAsia="Arial" w:hAnsi="Arial" w:cs="Arial"/>
          <w:b/>
          <w:sz w:val="22"/>
          <w:szCs w:val="22"/>
        </w:rPr>
        <w:t xml:space="preserve"> collapsing analysis across 5’ UTR, 3’ UTR, 5’ + 3’ UTR and CDS + 5’ + 3’ UTR</w:t>
      </w:r>
      <w:r w:rsidR="00176673" w:rsidRPr="0952260A">
        <w:rPr>
          <w:rFonts w:ascii="Arial" w:eastAsia="Arial" w:hAnsi="Arial" w:cs="Arial"/>
          <w:sz w:val="22"/>
          <w:szCs w:val="22"/>
        </w:rPr>
        <w:t>. – See separate Excel file.</w:t>
      </w:r>
    </w:p>
    <w:p w14:paraId="1FF6BF0B" w14:textId="77777777" w:rsidR="00CE3FA5" w:rsidRDefault="00CE3FA5" w:rsidP="55F015EE">
      <w:pPr>
        <w:rPr>
          <w:rFonts w:ascii="Arial" w:eastAsia="Arial" w:hAnsi="Arial" w:cs="Arial"/>
          <w:sz w:val="22"/>
          <w:szCs w:val="22"/>
        </w:rPr>
      </w:pPr>
    </w:p>
    <w:p w14:paraId="6806977F" w14:textId="552C000B" w:rsidR="79B4447D" w:rsidRDefault="79B4447D" w:rsidP="55F015EE">
      <w:pPr>
        <w:rPr>
          <w:rFonts w:ascii="Arial" w:eastAsia="Arial" w:hAnsi="Arial" w:cs="Arial"/>
          <w:sz w:val="22"/>
          <w:szCs w:val="22"/>
        </w:rPr>
      </w:pPr>
    </w:p>
    <w:p w14:paraId="19358FE1" w14:textId="77777777" w:rsidR="002C021E" w:rsidRDefault="002C021E" w:rsidP="55F015EE">
      <w:pPr>
        <w:rPr>
          <w:rFonts w:ascii="Arial" w:eastAsia="Arial" w:hAnsi="Arial" w:cs="Arial"/>
          <w:sz w:val="22"/>
          <w:szCs w:val="22"/>
        </w:rPr>
      </w:pPr>
    </w:p>
    <w:tbl>
      <w:tblPr>
        <w:tblStyle w:val="ae"/>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63"/>
        <w:gridCol w:w="861"/>
        <w:gridCol w:w="858"/>
        <w:gridCol w:w="861"/>
        <w:gridCol w:w="861"/>
        <w:gridCol w:w="913"/>
        <w:gridCol w:w="871"/>
        <w:gridCol w:w="1051"/>
        <w:gridCol w:w="1177"/>
      </w:tblGrid>
      <w:tr w:rsidR="207EB17A" w14:paraId="5A6BE7BB" w14:textId="77777777" w:rsidTr="55F015EE">
        <w:trPr>
          <w:trHeight w:val="315"/>
        </w:trPr>
        <w:tc>
          <w:tcPr>
            <w:tcW w:w="1563" w:type="dxa"/>
            <w:tcMar>
              <w:top w:w="15" w:type="dxa"/>
              <w:left w:w="15" w:type="dxa"/>
              <w:right w:w="15" w:type="dxa"/>
            </w:tcMar>
            <w:vAlign w:val="bottom"/>
          </w:tcPr>
          <w:p w14:paraId="016EAD7F" w14:textId="2CEA69D4" w:rsidR="207EB17A" w:rsidRDefault="207EB17A" w:rsidP="55F015EE">
            <w:pPr>
              <w:rPr>
                <w:rFonts w:ascii="Arial" w:eastAsia="Arial" w:hAnsi="Arial" w:cs="Arial"/>
              </w:rPr>
            </w:pPr>
          </w:p>
        </w:tc>
        <w:tc>
          <w:tcPr>
            <w:tcW w:w="861" w:type="dxa"/>
            <w:tcMar>
              <w:top w:w="15" w:type="dxa"/>
              <w:left w:w="15" w:type="dxa"/>
              <w:right w:w="15" w:type="dxa"/>
            </w:tcMar>
            <w:vAlign w:val="bottom"/>
          </w:tcPr>
          <w:p w14:paraId="0FA84A49" w14:textId="471C0588" w:rsidR="207EB17A" w:rsidRDefault="3269212C" w:rsidP="55F015EE">
            <w:pPr>
              <w:jc w:val="right"/>
              <w:rPr>
                <w:rFonts w:ascii="Arial" w:eastAsia="Arial" w:hAnsi="Arial" w:cs="Arial"/>
                <w:color w:val="3F4444"/>
                <w:lang w:val="en-US"/>
              </w:rPr>
            </w:pPr>
            <w:r w:rsidRPr="0952260A">
              <w:rPr>
                <w:rFonts w:ascii="Arial" w:eastAsia="Arial" w:hAnsi="Arial" w:cs="Arial"/>
                <w:b/>
                <w:color w:val="3F4444"/>
                <w:sz w:val="24"/>
                <w:szCs w:val="24"/>
              </w:rPr>
              <w:t>ASJ</w:t>
            </w:r>
            <w:r w:rsidRPr="0952260A">
              <w:rPr>
                <w:rFonts w:ascii="Arial" w:eastAsia="Arial" w:hAnsi="Arial" w:cs="Arial"/>
                <w:b/>
                <w:i/>
                <w:color w:val="3F4444"/>
                <w:sz w:val="24"/>
                <w:szCs w:val="24"/>
                <w:vertAlign w:val="subscript"/>
              </w:rPr>
              <w:t>p</w:t>
            </w:r>
            <w:r w:rsidRPr="0952260A">
              <w:rPr>
                <w:rFonts w:ascii="Arial" w:eastAsia="Arial" w:hAnsi="Arial" w:cs="Arial"/>
                <w:color w:val="3F4444"/>
                <w:sz w:val="24"/>
                <w:szCs w:val="24"/>
              </w:rPr>
              <w:t xml:space="preserve"> </w:t>
            </w:r>
          </w:p>
        </w:tc>
        <w:tc>
          <w:tcPr>
            <w:tcW w:w="858" w:type="dxa"/>
            <w:tcMar>
              <w:top w:w="15" w:type="dxa"/>
              <w:left w:w="15" w:type="dxa"/>
              <w:right w:w="15" w:type="dxa"/>
            </w:tcMar>
            <w:vAlign w:val="bottom"/>
          </w:tcPr>
          <w:p w14:paraId="0E8EAD5F" w14:textId="4970BF56" w:rsidR="207EB17A" w:rsidRDefault="3269212C" w:rsidP="55F015EE">
            <w:pPr>
              <w:jc w:val="right"/>
              <w:rPr>
                <w:rFonts w:ascii="Arial" w:eastAsia="Arial" w:hAnsi="Arial" w:cs="Arial"/>
                <w:color w:val="3F4444"/>
                <w:lang w:val="en-US"/>
              </w:rPr>
            </w:pPr>
            <w:r w:rsidRPr="0952260A">
              <w:rPr>
                <w:rFonts w:ascii="Arial" w:eastAsia="Arial" w:hAnsi="Arial" w:cs="Arial"/>
                <w:b/>
                <w:color w:val="3F4444"/>
                <w:sz w:val="24"/>
                <w:szCs w:val="24"/>
              </w:rPr>
              <w:t>AFR</w:t>
            </w:r>
            <w:r w:rsidRPr="0952260A">
              <w:rPr>
                <w:rFonts w:ascii="Arial" w:eastAsia="Arial" w:hAnsi="Arial" w:cs="Arial"/>
                <w:b/>
                <w:i/>
                <w:color w:val="3F4444"/>
                <w:sz w:val="24"/>
                <w:szCs w:val="24"/>
                <w:vertAlign w:val="subscript"/>
              </w:rPr>
              <w:t>p</w:t>
            </w:r>
            <w:r w:rsidRPr="0952260A">
              <w:rPr>
                <w:rFonts w:ascii="Arial" w:eastAsia="Arial" w:hAnsi="Arial" w:cs="Arial"/>
                <w:color w:val="3F4444"/>
                <w:sz w:val="24"/>
                <w:szCs w:val="24"/>
              </w:rPr>
              <w:t xml:space="preserve"> </w:t>
            </w:r>
          </w:p>
        </w:tc>
        <w:tc>
          <w:tcPr>
            <w:tcW w:w="861" w:type="dxa"/>
            <w:tcMar>
              <w:top w:w="15" w:type="dxa"/>
              <w:left w:w="15" w:type="dxa"/>
              <w:right w:w="15" w:type="dxa"/>
            </w:tcMar>
            <w:vAlign w:val="bottom"/>
          </w:tcPr>
          <w:p w14:paraId="27C08B3A" w14:textId="4E6DD6B0" w:rsidR="207EB17A" w:rsidRDefault="3269212C" w:rsidP="55F015EE">
            <w:pPr>
              <w:jc w:val="right"/>
              <w:rPr>
                <w:rFonts w:ascii="Arial" w:eastAsia="Arial" w:hAnsi="Arial" w:cs="Arial"/>
                <w:color w:val="3F4444"/>
                <w:lang w:val="en-US"/>
              </w:rPr>
            </w:pPr>
            <w:r w:rsidRPr="0952260A">
              <w:rPr>
                <w:rFonts w:ascii="Arial" w:eastAsia="Arial" w:hAnsi="Arial" w:cs="Arial"/>
                <w:b/>
                <w:color w:val="3F4444"/>
                <w:sz w:val="24"/>
                <w:szCs w:val="24"/>
              </w:rPr>
              <w:t>EAS</w:t>
            </w:r>
            <w:r w:rsidRPr="0952260A">
              <w:rPr>
                <w:rFonts w:ascii="Arial" w:eastAsia="Arial" w:hAnsi="Arial" w:cs="Arial"/>
                <w:b/>
                <w:i/>
                <w:color w:val="3F4444"/>
                <w:sz w:val="24"/>
                <w:szCs w:val="24"/>
                <w:vertAlign w:val="subscript"/>
              </w:rPr>
              <w:t>P</w:t>
            </w:r>
            <w:r w:rsidRPr="0952260A">
              <w:rPr>
                <w:rFonts w:ascii="Arial" w:eastAsia="Arial" w:hAnsi="Arial" w:cs="Arial"/>
                <w:color w:val="3F4444"/>
                <w:sz w:val="24"/>
                <w:szCs w:val="24"/>
              </w:rPr>
              <w:t xml:space="preserve"> </w:t>
            </w:r>
          </w:p>
        </w:tc>
        <w:tc>
          <w:tcPr>
            <w:tcW w:w="861" w:type="dxa"/>
            <w:tcMar>
              <w:top w:w="15" w:type="dxa"/>
              <w:left w:w="15" w:type="dxa"/>
              <w:right w:w="15" w:type="dxa"/>
            </w:tcMar>
            <w:vAlign w:val="bottom"/>
          </w:tcPr>
          <w:p w14:paraId="3E5ED15F" w14:textId="2139FDD0" w:rsidR="207EB17A" w:rsidRDefault="3269212C" w:rsidP="55F015EE">
            <w:pPr>
              <w:jc w:val="right"/>
              <w:rPr>
                <w:rFonts w:ascii="Arial" w:eastAsia="Arial" w:hAnsi="Arial" w:cs="Arial"/>
                <w:color w:val="3F4444"/>
                <w:lang w:val="en-US"/>
              </w:rPr>
            </w:pPr>
            <w:r w:rsidRPr="0952260A">
              <w:rPr>
                <w:rFonts w:ascii="Arial" w:eastAsia="Arial" w:hAnsi="Arial" w:cs="Arial"/>
                <w:b/>
                <w:color w:val="3F4444"/>
                <w:sz w:val="24"/>
                <w:szCs w:val="24"/>
              </w:rPr>
              <w:t>SAS</w:t>
            </w:r>
            <w:r w:rsidRPr="0952260A">
              <w:rPr>
                <w:rFonts w:ascii="Arial" w:eastAsia="Arial" w:hAnsi="Arial" w:cs="Arial"/>
                <w:b/>
                <w:i/>
                <w:color w:val="3F4444"/>
                <w:sz w:val="24"/>
                <w:szCs w:val="24"/>
                <w:vertAlign w:val="subscript"/>
              </w:rPr>
              <w:t>p</w:t>
            </w:r>
            <w:r w:rsidRPr="0952260A">
              <w:rPr>
                <w:rFonts w:ascii="Arial" w:eastAsia="Arial" w:hAnsi="Arial" w:cs="Arial"/>
                <w:color w:val="3F4444"/>
                <w:sz w:val="24"/>
                <w:szCs w:val="24"/>
              </w:rPr>
              <w:t xml:space="preserve"> </w:t>
            </w:r>
          </w:p>
        </w:tc>
        <w:tc>
          <w:tcPr>
            <w:tcW w:w="913" w:type="dxa"/>
            <w:tcMar>
              <w:top w:w="15" w:type="dxa"/>
              <w:left w:w="15" w:type="dxa"/>
              <w:right w:w="15" w:type="dxa"/>
            </w:tcMar>
            <w:vAlign w:val="bottom"/>
          </w:tcPr>
          <w:p w14:paraId="08C86CA4" w14:textId="43A57AF8" w:rsidR="207EB17A" w:rsidRDefault="3269212C" w:rsidP="55F015EE">
            <w:pPr>
              <w:jc w:val="right"/>
              <w:rPr>
                <w:rFonts w:ascii="Arial" w:eastAsia="Arial" w:hAnsi="Arial" w:cs="Arial"/>
                <w:color w:val="3F4444"/>
                <w:lang w:val="en-US"/>
              </w:rPr>
            </w:pPr>
            <w:r w:rsidRPr="0952260A">
              <w:rPr>
                <w:rFonts w:ascii="Arial" w:eastAsia="Arial" w:hAnsi="Arial" w:cs="Arial"/>
                <w:b/>
                <w:color w:val="3F4444"/>
                <w:sz w:val="24"/>
                <w:szCs w:val="24"/>
              </w:rPr>
              <w:t>NFE</w:t>
            </w:r>
            <w:r w:rsidRPr="0952260A">
              <w:rPr>
                <w:rFonts w:ascii="Arial" w:eastAsia="Arial" w:hAnsi="Arial" w:cs="Arial"/>
                <w:b/>
                <w:i/>
                <w:color w:val="3F4444"/>
                <w:sz w:val="24"/>
                <w:szCs w:val="24"/>
                <w:vertAlign w:val="subscript"/>
              </w:rPr>
              <w:t>p</w:t>
            </w:r>
            <w:r w:rsidRPr="0952260A">
              <w:rPr>
                <w:rFonts w:ascii="Arial" w:eastAsia="Arial" w:hAnsi="Arial" w:cs="Arial"/>
                <w:color w:val="3F4444"/>
                <w:sz w:val="24"/>
                <w:szCs w:val="24"/>
              </w:rPr>
              <w:t xml:space="preserve"> </w:t>
            </w:r>
          </w:p>
        </w:tc>
        <w:tc>
          <w:tcPr>
            <w:tcW w:w="871" w:type="dxa"/>
            <w:tcMar>
              <w:top w:w="15" w:type="dxa"/>
              <w:left w:w="15" w:type="dxa"/>
              <w:right w:w="15" w:type="dxa"/>
            </w:tcMar>
            <w:vAlign w:val="bottom"/>
          </w:tcPr>
          <w:p w14:paraId="7F1BE910" w14:textId="48D59AD0" w:rsidR="207EB17A" w:rsidRDefault="3269212C" w:rsidP="55F015EE">
            <w:pPr>
              <w:jc w:val="right"/>
              <w:rPr>
                <w:rFonts w:ascii="Arial" w:eastAsia="Arial" w:hAnsi="Arial" w:cs="Arial"/>
                <w:color w:val="3F4444"/>
                <w:lang w:val="en-US"/>
              </w:rPr>
            </w:pPr>
            <w:r w:rsidRPr="0952260A">
              <w:rPr>
                <w:rFonts w:ascii="Arial" w:eastAsia="Arial" w:hAnsi="Arial" w:cs="Arial"/>
                <w:b/>
                <w:color w:val="3F4444"/>
                <w:sz w:val="24"/>
                <w:szCs w:val="24"/>
              </w:rPr>
              <w:t>NFE</w:t>
            </w:r>
            <w:r w:rsidRPr="0952260A">
              <w:rPr>
                <w:rFonts w:ascii="Arial" w:eastAsia="Arial" w:hAnsi="Arial" w:cs="Arial"/>
                <w:b/>
                <w:color w:val="3F4444"/>
                <w:sz w:val="24"/>
                <w:szCs w:val="24"/>
                <w:vertAlign w:val="subscript"/>
              </w:rPr>
              <w:t>OR</w:t>
            </w:r>
            <w:r w:rsidRPr="0952260A">
              <w:rPr>
                <w:rFonts w:ascii="Arial" w:eastAsia="Arial" w:hAnsi="Arial" w:cs="Arial"/>
                <w:color w:val="3F4444"/>
                <w:sz w:val="24"/>
                <w:szCs w:val="24"/>
              </w:rPr>
              <w:t xml:space="preserve"> </w:t>
            </w:r>
          </w:p>
        </w:tc>
        <w:tc>
          <w:tcPr>
            <w:tcW w:w="1051" w:type="dxa"/>
            <w:tcMar>
              <w:top w:w="15" w:type="dxa"/>
              <w:left w:w="15" w:type="dxa"/>
              <w:right w:w="15" w:type="dxa"/>
            </w:tcMar>
            <w:vAlign w:val="bottom"/>
          </w:tcPr>
          <w:p w14:paraId="33307E9B" w14:textId="0D86C426" w:rsidR="207EB17A" w:rsidRDefault="3269212C" w:rsidP="55F015EE">
            <w:pPr>
              <w:jc w:val="right"/>
              <w:rPr>
                <w:rFonts w:ascii="Arial" w:eastAsia="Arial" w:hAnsi="Arial" w:cs="Arial"/>
                <w:color w:val="3F4444"/>
                <w:lang w:val="en-US"/>
              </w:rPr>
            </w:pPr>
            <w:r w:rsidRPr="0952260A">
              <w:rPr>
                <w:rFonts w:ascii="Arial" w:eastAsia="Arial" w:hAnsi="Arial" w:cs="Arial"/>
                <w:b/>
                <w:color w:val="3F4444"/>
                <w:sz w:val="24"/>
                <w:szCs w:val="24"/>
              </w:rPr>
              <w:t>Meta-analysis</w:t>
            </w:r>
            <w:r w:rsidRPr="0952260A">
              <w:rPr>
                <w:rFonts w:ascii="Arial" w:eastAsia="Arial" w:hAnsi="Arial" w:cs="Arial"/>
                <w:b/>
                <w:i/>
                <w:color w:val="3F4444"/>
                <w:sz w:val="24"/>
                <w:szCs w:val="24"/>
                <w:vertAlign w:val="subscript"/>
              </w:rPr>
              <w:t>p</w:t>
            </w:r>
            <w:r w:rsidRPr="0952260A">
              <w:rPr>
                <w:rFonts w:ascii="Arial" w:eastAsia="Arial" w:hAnsi="Arial" w:cs="Arial"/>
                <w:color w:val="3F4444"/>
                <w:sz w:val="24"/>
                <w:szCs w:val="24"/>
              </w:rPr>
              <w:t xml:space="preserve"> </w:t>
            </w:r>
          </w:p>
        </w:tc>
        <w:tc>
          <w:tcPr>
            <w:tcW w:w="1177" w:type="dxa"/>
            <w:tcMar>
              <w:top w:w="15" w:type="dxa"/>
              <w:left w:w="15" w:type="dxa"/>
              <w:right w:w="15" w:type="dxa"/>
            </w:tcMar>
            <w:vAlign w:val="bottom"/>
          </w:tcPr>
          <w:p w14:paraId="449C852A" w14:textId="5C1A9A01" w:rsidR="207EB17A" w:rsidRDefault="3269212C" w:rsidP="55F015EE">
            <w:pPr>
              <w:jc w:val="right"/>
              <w:rPr>
                <w:rFonts w:ascii="Arial" w:eastAsia="Arial" w:hAnsi="Arial" w:cs="Arial"/>
                <w:color w:val="3F4444"/>
                <w:lang w:val="en-US"/>
              </w:rPr>
            </w:pPr>
            <w:r w:rsidRPr="0952260A">
              <w:rPr>
                <w:rFonts w:ascii="Arial" w:eastAsia="Arial" w:hAnsi="Arial" w:cs="Arial"/>
                <w:b/>
                <w:color w:val="3F4444"/>
                <w:sz w:val="24"/>
                <w:szCs w:val="24"/>
              </w:rPr>
              <w:t>Meta-analysis</w:t>
            </w:r>
            <w:r w:rsidRPr="0952260A">
              <w:rPr>
                <w:rFonts w:ascii="Arial" w:eastAsia="Arial" w:hAnsi="Arial" w:cs="Arial"/>
                <w:b/>
                <w:color w:val="3F4444"/>
                <w:sz w:val="24"/>
                <w:szCs w:val="24"/>
                <w:vertAlign w:val="subscript"/>
              </w:rPr>
              <w:t>OR</w:t>
            </w:r>
            <w:r w:rsidRPr="0952260A">
              <w:rPr>
                <w:rFonts w:ascii="Arial" w:eastAsia="Arial" w:hAnsi="Arial" w:cs="Arial"/>
                <w:color w:val="3F4444"/>
                <w:sz w:val="24"/>
                <w:szCs w:val="24"/>
              </w:rPr>
              <w:t xml:space="preserve"> </w:t>
            </w:r>
          </w:p>
        </w:tc>
      </w:tr>
      <w:tr w:rsidR="207EB17A" w14:paraId="67214F71" w14:textId="77777777" w:rsidTr="55F015EE">
        <w:trPr>
          <w:trHeight w:val="315"/>
        </w:trPr>
        <w:tc>
          <w:tcPr>
            <w:tcW w:w="1563" w:type="dxa"/>
            <w:tcMar>
              <w:top w:w="15" w:type="dxa"/>
              <w:left w:w="15" w:type="dxa"/>
              <w:right w:w="15" w:type="dxa"/>
            </w:tcMar>
            <w:vAlign w:val="bottom"/>
          </w:tcPr>
          <w:p w14:paraId="2B9694C5" w14:textId="5FEE3C8B" w:rsidR="207EB17A" w:rsidRDefault="3269212C" w:rsidP="55F015EE">
            <w:pPr>
              <w:rPr>
                <w:rFonts w:ascii="Arial" w:eastAsia="Arial" w:hAnsi="Arial" w:cs="Arial"/>
                <w:color w:val="3F4444"/>
                <w:lang w:val="en-US"/>
              </w:rPr>
            </w:pPr>
            <w:r w:rsidRPr="0952260A">
              <w:rPr>
                <w:rFonts w:ascii="Arial" w:eastAsia="Arial" w:hAnsi="Arial" w:cs="Arial"/>
                <w:color w:val="3F4444"/>
                <w:sz w:val="24"/>
                <w:szCs w:val="24"/>
              </w:rPr>
              <w:t>CDS</w:t>
            </w:r>
            <w:r w:rsidRPr="0952260A">
              <w:rPr>
                <w:rFonts w:ascii="Arial" w:eastAsia="Arial" w:hAnsi="Arial" w:cs="Arial"/>
                <w:color w:val="3F4444"/>
                <w:sz w:val="24"/>
                <w:szCs w:val="24"/>
                <w:vertAlign w:val="subscript"/>
              </w:rPr>
              <w:t>PTV</w:t>
            </w:r>
            <w:r w:rsidRPr="0952260A">
              <w:rPr>
                <w:rFonts w:ascii="Arial" w:eastAsia="Arial" w:hAnsi="Arial" w:cs="Arial"/>
                <w:color w:val="3F4444"/>
                <w:sz w:val="24"/>
                <w:szCs w:val="24"/>
              </w:rPr>
              <w:t xml:space="preserve"> </w:t>
            </w:r>
          </w:p>
        </w:tc>
        <w:tc>
          <w:tcPr>
            <w:tcW w:w="861" w:type="dxa"/>
            <w:tcMar>
              <w:top w:w="15" w:type="dxa"/>
              <w:left w:w="15" w:type="dxa"/>
              <w:right w:w="15" w:type="dxa"/>
            </w:tcMar>
            <w:vAlign w:val="bottom"/>
          </w:tcPr>
          <w:p w14:paraId="5D9F7776" w14:textId="26E4C1B8"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0.003 </w:t>
            </w:r>
          </w:p>
        </w:tc>
        <w:tc>
          <w:tcPr>
            <w:tcW w:w="858" w:type="dxa"/>
            <w:tcMar>
              <w:top w:w="15" w:type="dxa"/>
              <w:left w:w="15" w:type="dxa"/>
              <w:right w:w="15" w:type="dxa"/>
            </w:tcMar>
            <w:vAlign w:val="bottom"/>
          </w:tcPr>
          <w:p w14:paraId="08F05F36" w14:textId="7DDC84A3"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861" w:type="dxa"/>
            <w:tcMar>
              <w:top w:w="15" w:type="dxa"/>
              <w:left w:w="15" w:type="dxa"/>
              <w:right w:w="15" w:type="dxa"/>
            </w:tcMar>
            <w:vAlign w:val="bottom"/>
          </w:tcPr>
          <w:p w14:paraId="2666036F" w14:textId="55D04D04"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861" w:type="dxa"/>
            <w:tcMar>
              <w:top w:w="15" w:type="dxa"/>
              <w:left w:w="15" w:type="dxa"/>
              <w:right w:w="15" w:type="dxa"/>
            </w:tcMar>
            <w:vAlign w:val="bottom"/>
          </w:tcPr>
          <w:p w14:paraId="36F7A2F4" w14:textId="0581A171"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0.202 </w:t>
            </w:r>
          </w:p>
        </w:tc>
        <w:tc>
          <w:tcPr>
            <w:tcW w:w="913" w:type="dxa"/>
            <w:tcMar>
              <w:top w:w="15" w:type="dxa"/>
              <w:left w:w="15" w:type="dxa"/>
              <w:right w:w="15" w:type="dxa"/>
            </w:tcMar>
            <w:vAlign w:val="bottom"/>
          </w:tcPr>
          <w:p w14:paraId="61C5C990" w14:textId="350F0491"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0.038 </w:t>
            </w:r>
          </w:p>
        </w:tc>
        <w:tc>
          <w:tcPr>
            <w:tcW w:w="871" w:type="dxa"/>
            <w:tcMar>
              <w:top w:w="15" w:type="dxa"/>
              <w:left w:w="15" w:type="dxa"/>
              <w:right w:w="15" w:type="dxa"/>
            </w:tcMar>
            <w:vAlign w:val="bottom"/>
          </w:tcPr>
          <w:p w14:paraId="6C5507BC" w14:textId="283F7140"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1.48 </w:t>
            </w:r>
          </w:p>
        </w:tc>
        <w:tc>
          <w:tcPr>
            <w:tcW w:w="1051" w:type="dxa"/>
            <w:tcMar>
              <w:top w:w="15" w:type="dxa"/>
              <w:left w:w="15" w:type="dxa"/>
              <w:right w:w="15" w:type="dxa"/>
            </w:tcMar>
            <w:vAlign w:val="bottom"/>
          </w:tcPr>
          <w:p w14:paraId="266BBA0D" w14:textId="5FAA6F82"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0.016 </w:t>
            </w:r>
          </w:p>
        </w:tc>
        <w:tc>
          <w:tcPr>
            <w:tcW w:w="1177" w:type="dxa"/>
            <w:tcMar>
              <w:top w:w="15" w:type="dxa"/>
              <w:left w:w="15" w:type="dxa"/>
              <w:right w:w="15" w:type="dxa"/>
            </w:tcMar>
            <w:vAlign w:val="bottom"/>
          </w:tcPr>
          <w:p w14:paraId="232D2F98" w14:textId="05435145"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1.54 </w:t>
            </w:r>
          </w:p>
        </w:tc>
      </w:tr>
      <w:tr w:rsidR="207EB17A" w14:paraId="7B12C38C" w14:textId="77777777" w:rsidTr="55F015EE">
        <w:trPr>
          <w:trHeight w:val="315"/>
        </w:trPr>
        <w:tc>
          <w:tcPr>
            <w:tcW w:w="1563" w:type="dxa"/>
            <w:tcMar>
              <w:top w:w="15" w:type="dxa"/>
              <w:left w:w="15" w:type="dxa"/>
              <w:right w:w="15" w:type="dxa"/>
            </w:tcMar>
            <w:vAlign w:val="bottom"/>
          </w:tcPr>
          <w:p w14:paraId="209C4A0D" w14:textId="526EA74E" w:rsidR="207EB17A" w:rsidRDefault="3269212C" w:rsidP="55F015EE">
            <w:pPr>
              <w:rPr>
                <w:rFonts w:ascii="Arial" w:eastAsia="Arial" w:hAnsi="Arial" w:cs="Arial"/>
                <w:color w:val="3F4444"/>
                <w:lang w:val="en-US"/>
              </w:rPr>
            </w:pPr>
            <w:r w:rsidRPr="0952260A">
              <w:rPr>
                <w:rFonts w:ascii="Arial" w:eastAsia="Arial" w:hAnsi="Arial" w:cs="Arial"/>
                <w:color w:val="3F4444"/>
                <w:sz w:val="24"/>
                <w:szCs w:val="24"/>
              </w:rPr>
              <w:t>CDS</w:t>
            </w:r>
            <w:r w:rsidRPr="0952260A">
              <w:rPr>
                <w:rFonts w:ascii="Arial" w:eastAsia="Arial" w:hAnsi="Arial" w:cs="Arial"/>
                <w:color w:val="3F4444"/>
                <w:sz w:val="24"/>
                <w:szCs w:val="24"/>
                <w:vertAlign w:val="subscript"/>
              </w:rPr>
              <w:t>UR</w:t>
            </w:r>
            <w:r w:rsidRPr="0952260A">
              <w:rPr>
                <w:rFonts w:ascii="Arial" w:eastAsia="Arial" w:hAnsi="Arial" w:cs="Arial"/>
                <w:color w:val="3F4444"/>
                <w:sz w:val="24"/>
                <w:szCs w:val="24"/>
              </w:rPr>
              <w:t xml:space="preserve"> </w:t>
            </w:r>
          </w:p>
        </w:tc>
        <w:tc>
          <w:tcPr>
            <w:tcW w:w="861" w:type="dxa"/>
            <w:tcMar>
              <w:top w:w="15" w:type="dxa"/>
              <w:left w:w="15" w:type="dxa"/>
              <w:right w:w="15" w:type="dxa"/>
            </w:tcMar>
            <w:vAlign w:val="bottom"/>
          </w:tcPr>
          <w:p w14:paraId="0D7432A8" w14:textId="675AB4B0"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858" w:type="dxa"/>
            <w:tcMar>
              <w:top w:w="15" w:type="dxa"/>
              <w:left w:w="15" w:type="dxa"/>
              <w:right w:w="15" w:type="dxa"/>
            </w:tcMar>
            <w:vAlign w:val="bottom"/>
          </w:tcPr>
          <w:p w14:paraId="6D7DD769" w14:textId="412FC616"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861" w:type="dxa"/>
            <w:tcMar>
              <w:top w:w="15" w:type="dxa"/>
              <w:left w:w="15" w:type="dxa"/>
              <w:right w:w="15" w:type="dxa"/>
            </w:tcMar>
            <w:vAlign w:val="bottom"/>
          </w:tcPr>
          <w:p w14:paraId="77ECE039" w14:textId="6580FB60"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0.195 </w:t>
            </w:r>
          </w:p>
        </w:tc>
        <w:tc>
          <w:tcPr>
            <w:tcW w:w="861" w:type="dxa"/>
            <w:tcMar>
              <w:top w:w="15" w:type="dxa"/>
              <w:left w:w="15" w:type="dxa"/>
              <w:right w:w="15" w:type="dxa"/>
            </w:tcMar>
            <w:vAlign w:val="bottom"/>
          </w:tcPr>
          <w:p w14:paraId="69537604" w14:textId="4BCC5281"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913" w:type="dxa"/>
            <w:tcMar>
              <w:top w:w="15" w:type="dxa"/>
              <w:left w:w="15" w:type="dxa"/>
              <w:right w:w="15" w:type="dxa"/>
            </w:tcMar>
            <w:vAlign w:val="bottom"/>
          </w:tcPr>
          <w:p w14:paraId="50A06BA7" w14:textId="1085B641"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871" w:type="dxa"/>
            <w:tcMar>
              <w:top w:w="15" w:type="dxa"/>
              <w:left w:w="15" w:type="dxa"/>
              <w:right w:w="15" w:type="dxa"/>
            </w:tcMar>
            <w:vAlign w:val="bottom"/>
          </w:tcPr>
          <w:p w14:paraId="77A3A539" w14:textId="423AEEFA"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0.97 </w:t>
            </w:r>
          </w:p>
        </w:tc>
        <w:tc>
          <w:tcPr>
            <w:tcW w:w="1051" w:type="dxa"/>
            <w:tcMar>
              <w:top w:w="15" w:type="dxa"/>
              <w:left w:w="15" w:type="dxa"/>
              <w:right w:w="15" w:type="dxa"/>
            </w:tcMar>
            <w:vAlign w:val="bottom"/>
          </w:tcPr>
          <w:p w14:paraId="251EEACA" w14:textId="65AF1083"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1177" w:type="dxa"/>
            <w:tcMar>
              <w:top w:w="15" w:type="dxa"/>
              <w:left w:w="15" w:type="dxa"/>
              <w:right w:w="15" w:type="dxa"/>
            </w:tcMar>
            <w:vAlign w:val="bottom"/>
          </w:tcPr>
          <w:p w14:paraId="04AEEEA0" w14:textId="5525F82A"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0.97 </w:t>
            </w:r>
          </w:p>
        </w:tc>
      </w:tr>
      <w:tr w:rsidR="207EB17A" w14:paraId="00430539" w14:textId="77777777" w:rsidTr="55F015EE">
        <w:trPr>
          <w:trHeight w:val="315"/>
        </w:trPr>
        <w:tc>
          <w:tcPr>
            <w:tcW w:w="1563" w:type="dxa"/>
            <w:tcMar>
              <w:top w:w="15" w:type="dxa"/>
              <w:left w:w="15" w:type="dxa"/>
              <w:right w:w="15" w:type="dxa"/>
            </w:tcMar>
            <w:vAlign w:val="bottom"/>
          </w:tcPr>
          <w:p w14:paraId="04B7DB0A" w14:textId="12AEB577" w:rsidR="207EB17A" w:rsidRDefault="3269212C" w:rsidP="55F015EE">
            <w:pPr>
              <w:rPr>
                <w:rFonts w:ascii="Arial" w:eastAsia="Arial" w:hAnsi="Arial" w:cs="Arial"/>
                <w:color w:val="3F4444"/>
                <w:lang w:val="en-US"/>
              </w:rPr>
            </w:pPr>
            <w:r w:rsidRPr="0952260A">
              <w:rPr>
                <w:rFonts w:ascii="Arial" w:eastAsia="Arial" w:hAnsi="Arial" w:cs="Arial"/>
                <w:color w:val="3F4444"/>
                <w:sz w:val="24"/>
                <w:szCs w:val="24"/>
              </w:rPr>
              <w:t>5’ UTR</w:t>
            </w:r>
            <w:r w:rsidRPr="0952260A">
              <w:rPr>
                <w:rFonts w:ascii="Arial" w:eastAsia="Arial" w:hAnsi="Arial" w:cs="Arial"/>
                <w:color w:val="3F4444"/>
                <w:sz w:val="24"/>
                <w:szCs w:val="24"/>
                <w:vertAlign w:val="subscript"/>
              </w:rPr>
              <w:t>UR</w:t>
            </w:r>
            <w:r w:rsidRPr="0952260A">
              <w:rPr>
                <w:rFonts w:ascii="Arial" w:eastAsia="Arial" w:hAnsi="Arial" w:cs="Arial"/>
                <w:color w:val="3F4444"/>
                <w:sz w:val="24"/>
                <w:szCs w:val="24"/>
              </w:rPr>
              <w:t xml:space="preserve"> </w:t>
            </w:r>
          </w:p>
        </w:tc>
        <w:tc>
          <w:tcPr>
            <w:tcW w:w="861" w:type="dxa"/>
            <w:tcMar>
              <w:top w:w="15" w:type="dxa"/>
              <w:left w:w="15" w:type="dxa"/>
              <w:right w:w="15" w:type="dxa"/>
            </w:tcMar>
            <w:vAlign w:val="bottom"/>
          </w:tcPr>
          <w:p w14:paraId="0620B0DE" w14:textId="41000B03"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858" w:type="dxa"/>
            <w:tcMar>
              <w:top w:w="15" w:type="dxa"/>
              <w:left w:w="15" w:type="dxa"/>
              <w:right w:w="15" w:type="dxa"/>
            </w:tcMar>
            <w:vAlign w:val="bottom"/>
          </w:tcPr>
          <w:p w14:paraId="5C2C59F5" w14:textId="416CF789"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w:t>
            </w:r>
          </w:p>
        </w:tc>
        <w:tc>
          <w:tcPr>
            <w:tcW w:w="861" w:type="dxa"/>
            <w:tcMar>
              <w:top w:w="15" w:type="dxa"/>
              <w:left w:w="15" w:type="dxa"/>
              <w:right w:w="15" w:type="dxa"/>
            </w:tcMar>
            <w:vAlign w:val="bottom"/>
          </w:tcPr>
          <w:p w14:paraId="742D8656" w14:textId="6ECCB81B"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861" w:type="dxa"/>
            <w:tcMar>
              <w:top w:w="15" w:type="dxa"/>
              <w:left w:w="15" w:type="dxa"/>
              <w:right w:w="15" w:type="dxa"/>
            </w:tcMar>
            <w:vAlign w:val="bottom"/>
          </w:tcPr>
          <w:p w14:paraId="07F51D56" w14:textId="400AE7CC"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0.191</w:t>
            </w:r>
          </w:p>
        </w:tc>
        <w:tc>
          <w:tcPr>
            <w:tcW w:w="913" w:type="dxa"/>
            <w:tcMar>
              <w:top w:w="15" w:type="dxa"/>
              <w:left w:w="15" w:type="dxa"/>
              <w:right w:w="15" w:type="dxa"/>
            </w:tcMar>
            <w:vAlign w:val="bottom"/>
          </w:tcPr>
          <w:p w14:paraId="00BA38C6" w14:textId="348846E0"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0.864</w:t>
            </w:r>
          </w:p>
        </w:tc>
        <w:tc>
          <w:tcPr>
            <w:tcW w:w="871" w:type="dxa"/>
            <w:tcMar>
              <w:top w:w="15" w:type="dxa"/>
              <w:left w:w="15" w:type="dxa"/>
              <w:right w:w="15" w:type="dxa"/>
            </w:tcMar>
            <w:vAlign w:val="bottom"/>
          </w:tcPr>
          <w:p w14:paraId="5EECB8E2" w14:textId="1BB5DEE1"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1.01</w:t>
            </w:r>
          </w:p>
        </w:tc>
        <w:tc>
          <w:tcPr>
            <w:tcW w:w="1051" w:type="dxa"/>
            <w:tcMar>
              <w:top w:w="15" w:type="dxa"/>
              <w:left w:w="15" w:type="dxa"/>
              <w:right w:w="15" w:type="dxa"/>
            </w:tcMar>
            <w:vAlign w:val="bottom"/>
          </w:tcPr>
          <w:p w14:paraId="598C5F2E" w14:textId="3A0370B6"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0.867</w:t>
            </w:r>
          </w:p>
        </w:tc>
        <w:tc>
          <w:tcPr>
            <w:tcW w:w="1177" w:type="dxa"/>
            <w:tcMar>
              <w:top w:w="15" w:type="dxa"/>
              <w:left w:w="15" w:type="dxa"/>
              <w:right w:w="15" w:type="dxa"/>
            </w:tcMar>
            <w:vAlign w:val="bottom"/>
          </w:tcPr>
          <w:p w14:paraId="0050D938" w14:textId="6AEE06E7"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1.06</w:t>
            </w:r>
          </w:p>
        </w:tc>
      </w:tr>
      <w:tr w:rsidR="207EB17A" w14:paraId="2D0CAEAD" w14:textId="77777777" w:rsidTr="55F015EE">
        <w:trPr>
          <w:trHeight w:val="315"/>
        </w:trPr>
        <w:tc>
          <w:tcPr>
            <w:tcW w:w="1563" w:type="dxa"/>
            <w:tcMar>
              <w:top w:w="15" w:type="dxa"/>
              <w:left w:w="15" w:type="dxa"/>
              <w:right w:w="15" w:type="dxa"/>
            </w:tcMar>
            <w:vAlign w:val="bottom"/>
          </w:tcPr>
          <w:p w14:paraId="7BB96B84" w14:textId="2B6478B7" w:rsidR="207EB17A" w:rsidRDefault="3269212C" w:rsidP="55F015EE">
            <w:pPr>
              <w:rPr>
                <w:rFonts w:ascii="Arial" w:eastAsia="Arial" w:hAnsi="Arial" w:cs="Arial"/>
                <w:color w:val="3F4444"/>
                <w:lang w:val="en-US"/>
              </w:rPr>
            </w:pPr>
            <w:r w:rsidRPr="0952260A">
              <w:rPr>
                <w:rFonts w:ascii="Arial" w:eastAsia="Arial" w:hAnsi="Arial" w:cs="Arial"/>
                <w:color w:val="3F4444"/>
                <w:sz w:val="24"/>
                <w:szCs w:val="24"/>
              </w:rPr>
              <w:t>3’ UTR</w:t>
            </w:r>
            <w:r w:rsidRPr="0952260A">
              <w:rPr>
                <w:rFonts w:ascii="Arial" w:eastAsia="Arial" w:hAnsi="Arial" w:cs="Arial"/>
                <w:color w:val="3F4444"/>
                <w:sz w:val="24"/>
                <w:szCs w:val="24"/>
                <w:vertAlign w:val="subscript"/>
              </w:rPr>
              <w:t>UR</w:t>
            </w:r>
            <w:r w:rsidRPr="0952260A">
              <w:rPr>
                <w:rFonts w:ascii="Arial" w:eastAsia="Arial" w:hAnsi="Arial" w:cs="Arial"/>
                <w:color w:val="3F4444"/>
                <w:sz w:val="24"/>
                <w:szCs w:val="24"/>
              </w:rPr>
              <w:t xml:space="preserve"> </w:t>
            </w:r>
          </w:p>
        </w:tc>
        <w:tc>
          <w:tcPr>
            <w:tcW w:w="861" w:type="dxa"/>
            <w:tcMar>
              <w:top w:w="15" w:type="dxa"/>
              <w:left w:w="15" w:type="dxa"/>
              <w:right w:w="15" w:type="dxa"/>
            </w:tcMar>
            <w:vAlign w:val="bottom"/>
          </w:tcPr>
          <w:p w14:paraId="668F1596" w14:textId="0B1AF9AD"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858" w:type="dxa"/>
            <w:tcMar>
              <w:top w:w="15" w:type="dxa"/>
              <w:left w:w="15" w:type="dxa"/>
              <w:right w:w="15" w:type="dxa"/>
            </w:tcMar>
            <w:vAlign w:val="bottom"/>
          </w:tcPr>
          <w:p w14:paraId="35770F16" w14:textId="18A73860"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0.005</w:t>
            </w:r>
          </w:p>
        </w:tc>
        <w:tc>
          <w:tcPr>
            <w:tcW w:w="861" w:type="dxa"/>
            <w:tcMar>
              <w:top w:w="15" w:type="dxa"/>
              <w:left w:w="15" w:type="dxa"/>
              <w:right w:w="15" w:type="dxa"/>
            </w:tcMar>
            <w:vAlign w:val="bottom"/>
          </w:tcPr>
          <w:p w14:paraId="43607761" w14:textId="516A6AA9"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0.109</w:t>
            </w:r>
          </w:p>
        </w:tc>
        <w:tc>
          <w:tcPr>
            <w:tcW w:w="861" w:type="dxa"/>
            <w:tcMar>
              <w:top w:w="15" w:type="dxa"/>
              <w:left w:w="15" w:type="dxa"/>
              <w:right w:w="15" w:type="dxa"/>
            </w:tcMar>
            <w:vAlign w:val="bottom"/>
          </w:tcPr>
          <w:p w14:paraId="52A6D71C" w14:textId="5CF247C9"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0.033</w:t>
            </w:r>
          </w:p>
        </w:tc>
        <w:tc>
          <w:tcPr>
            <w:tcW w:w="913" w:type="dxa"/>
            <w:tcMar>
              <w:top w:w="15" w:type="dxa"/>
              <w:left w:w="15" w:type="dxa"/>
              <w:right w:w="15" w:type="dxa"/>
            </w:tcMar>
            <w:vAlign w:val="bottom"/>
          </w:tcPr>
          <w:p w14:paraId="7CB9AE63" w14:textId="1FA02389"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1.81 x 10</w:t>
            </w:r>
            <w:r w:rsidRPr="0952260A">
              <w:rPr>
                <w:rFonts w:ascii="Arial" w:eastAsia="Arial" w:hAnsi="Arial" w:cs="Arial"/>
                <w:color w:val="3F4444"/>
                <w:sz w:val="24"/>
                <w:szCs w:val="24"/>
                <w:vertAlign w:val="superscript"/>
              </w:rPr>
              <w:t>-4</w:t>
            </w:r>
            <w:r w:rsidRPr="0952260A">
              <w:rPr>
                <w:rFonts w:ascii="Arial" w:eastAsia="Arial" w:hAnsi="Arial" w:cs="Arial"/>
                <w:color w:val="3F4444"/>
                <w:sz w:val="24"/>
                <w:szCs w:val="24"/>
              </w:rPr>
              <w:t xml:space="preserve"> </w:t>
            </w:r>
          </w:p>
        </w:tc>
        <w:tc>
          <w:tcPr>
            <w:tcW w:w="871" w:type="dxa"/>
            <w:tcMar>
              <w:top w:w="15" w:type="dxa"/>
              <w:left w:w="15" w:type="dxa"/>
              <w:right w:w="15" w:type="dxa"/>
            </w:tcMar>
            <w:vAlign w:val="bottom"/>
          </w:tcPr>
          <w:p w14:paraId="68B3FE08" w14:textId="586A8A19"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1.65</w:t>
            </w:r>
          </w:p>
        </w:tc>
        <w:tc>
          <w:tcPr>
            <w:tcW w:w="1051" w:type="dxa"/>
            <w:tcMar>
              <w:top w:w="15" w:type="dxa"/>
              <w:left w:w="15" w:type="dxa"/>
              <w:right w:w="15" w:type="dxa"/>
            </w:tcMar>
            <w:vAlign w:val="bottom"/>
          </w:tcPr>
          <w:p w14:paraId="73F1D4AB" w14:textId="3FD8B866"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3.95 x 10</w:t>
            </w:r>
            <w:r w:rsidRPr="0952260A">
              <w:rPr>
                <w:rFonts w:ascii="Arial" w:eastAsia="Arial" w:hAnsi="Arial" w:cs="Arial"/>
                <w:color w:val="3F4444"/>
                <w:sz w:val="24"/>
                <w:szCs w:val="24"/>
                <w:vertAlign w:val="superscript"/>
              </w:rPr>
              <w:t>-6</w:t>
            </w:r>
            <w:r w:rsidRPr="0952260A">
              <w:rPr>
                <w:rFonts w:ascii="Arial" w:eastAsia="Arial" w:hAnsi="Arial" w:cs="Arial"/>
                <w:color w:val="3F4444"/>
                <w:sz w:val="24"/>
                <w:szCs w:val="24"/>
              </w:rPr>
              <w:t xml:space="preserve"> </w:t>
            </w:r>
          </w:p>
        </w:tc>
        <w:tc>
          <w:tcPr>
            <w:tcW w:w="1177" w:type="dxa"/>
            <w:tcMar>
              <w:top w:w="15" w:type="dxa"/>
              <w:left w:w="15" w:type="dxa"/>
              <w:right w:w="15" w:type="dxa"/>
            </w:tcMar>
            <w:vAlign w:val="bottom"/>
          </w:tcPr>
          <w:p w14:paraId="0F732458" w14:textId="41021B51"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1.79</w:t>
            </w:r>
          </w:p>
        </w:tc>
      </w:tr>
      <w:tr w:rsidR="207EB17A" w14:paraId="7A4594AE" w14:textId="77777777" w:rsidTr="55F015EE">
        <w:trPr>
          <w:trHeight w:val="315"/>
        </w:trPr>
        <w:tc>
          <w:tcPr>
            <w:tcW w:w="1563" w:type="dxa"/>
            <w:tcMar>
              <w:top w:w="15" w:type="dxa"/>
              <w:left w:w="15" w:type="dxa"/>
              <w:right w:w="15" w:type="dxa"/>
            </w:tcMar>
            <w:vAlign w:val="bottom"/>
          </w:tcPr>
          <w:p w14:paraId="0CB4E36A" w14:textId="09E96D77" w:rsidR="207EB17A" w:rsidRDefault="3269212C" w:rsidP="55F015EE">
            <w:pPr>
              <w:rPr>
                <w:rFonts w:ascii="Arial" w:eastAsia="Arial" w:hAnsi="Arial" w:cs="Arial"/>
                <w:color w:val="3F4444"/>
                <w:lang w:val="en-US"/>
              </w:rPr>
            </w:pPr>
            <w:r w:rsidRPr="0952260A">
              <w:rPr>
                <w:rFonts w:ascii="Arial" w:eastAsia="Arial" w:hAnsi="Arial" w:cs="Arial"/>
                <w:color w:val="3F4444"/>
                <w:sz w:val="24"/>
                <w:szCs w:val="24"/>
              </w:rPr>
              <w:t>5’ + 3’ UTR</w:t>
            </w:r>
            <w:r w:rsidRPr="0952260A">
              <w:rPr>
                <w:rFonts w:ascii="Arial" w:eastAsia="Arial" w:hAnsi="Arial" w:cs="Arial"/>
                <w:color w:val="3F4444"/>
                <w:sz w:val="24"/>
                <w:szCs w:val="24"/>
                <w:vertAlign w:val="subscript"/>
              </w:rPr>
              <w:t>UR</w:t>
            </w:r>
            <w:r w:rsidRPr="0952260A">
              <w:rPr>
                <w:rFonts w:ascii="Arial" w:eastAsia="Arial" w:hAnsi="Arial" w:cs="Arial"/>
                <w:color w:val="3F4444"/>
                <w:sz w:val="24"/>
                <w:szCs w:val="24"/>
              </w:rPr>
              <w:t xml:space="preserve"> </w:t>
            </w:r>
          </w:p>
        </w:tc>
        <w:tc>
          <w:tcPr>
            <w:tcW w:w="861" w:type="dxa"/>
            <w:tcMar>
              <w:top w:w="15" w:type="dxa"/>
              <w:left w:w="15" w:type="dxa"/>
              <w:right w:w="15" w:type="dxa"/>
            </w:tcMar>
            <w:vAlign w:val="bottom"/>
          </w:tcPr>
          <w:p w14:paraId="59AAD838" w14:textId="6B3AF221"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 xml:space="preserve">1 </w:t>
            </w:r>
          </w:p>
        </w:tc>
        <w:tc>
          <w:tcPr>
            <w:tcW w:w="858" w:type="dxa"/>
            <w:tcMar>
              <w:top w:w="15" w:type="dxa"/>
              <w:left w:w="15" w:type="dxa"/>
              <w:right w:w="15" w:type="dxa"/>
            </w:tcMar>
            <w:vAlign w:val="bottom"/>
          </w:tcPr>
          <w:p w14:paraId="2153BB8F" w14:textId="37833991"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0.014</w:t>
            </w:r>
          </w:p>
        </w:tc>
        <w:tc>
          <w:tcPr>
            <w:tcW w:w="861" w:type="dxa"/>
            <w:tcMar>
              <w:top w:w="15" w:type="dxa"/>
              <w:left w:w="15" w:type="dxa"/>
              <w:right w:w="15" w:type="dxa"/>
            </w:tcMar>
            <w:vAlign w:val="bottom"/>
          </w:tcPr>
          <w:p w14:paraId="34D8C859" w14:textId="1CEB17C0"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0.158</w:t>
            </w:r>
          </w:p>
        </w:tc>
        <w:tc>
          <w:tcPr>
            <w:tcW w:w="861" w:type="dxa"/>
            <w:tcMar>
              <w:top w:w="15" w:type="dxa"/>
              <w:left w:w="15" w:type="dxa"/>
              <w:right w:w="15" w:type="dxa"/>
            </w:tcMar>
            <w:vAlign w:val="bottom"/>
          </w:tcPr>
          <w:p w14:paraId="164AB504" w14:textId="13AA9B2B"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0.014</w:t>
            </w:r>
          </w:p>
        </w:tc>
        <w:tc>
          <w:tcPr>
            <w:tcW w:w="913" w:type="dxa"/>
            <w:tcMar>
              <w:top w:w="15" w:type="dxa"/>
              <w:left w:w="15" w:type="dxa"/>
              <w:right w:w="15" w:type="dxa"/>
            </w:tcMar>
            <w:vAlign w:val="bottom"/>
          </w:tcPr>
          <w:p w14:paraId="696BCD34" w14:textId="1D96AB05"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5.30 x 10</w:t>
            </w:r>
            <w:r w:rsidRPr="0952260A">
              <w:rPr>
                <w:rFonts w:ascii="Arial" w:eastAsia="Arial" w:hAnsi="Arial" w:cs="Arial"/>
                <w:color w:val="3F4444"/>
                <w:sz w:val="24"/>
                <w:szCs w:val="24"/>
                <w:vertAlign w:val="superscript"/>
              </w:rPr>
              <w:t>-4</w:t>
            </w:r>
            <w:r w:rsidRPr="0952260A">
              <w:rPr>
                <w:rFonts w:ascii="Arial" w:eastAsia="Arial" w:hAnsi="Arial" w:cs="Arial"/>
                <w:color w:val="3F4444"/>
                <w:sz w:val="24"/>
                <w:szCs w:val="24"/>
              </w:rPr>
              <w:t xml:space="preserve"> </w:t>
            </w:r>
          </w:p>
        </w:tc>
        <w:tc>
          <w:tcPr>
            <w:tcW w:w="871" w:type="dxa"/>
            <w:tcMar>
              <w:top w:w="15" w:type="dxa"/>
              <w:left w:w="15" w:type="dxa"/>
              <w:right w:w="15" w:type="dxa"/>
            </w:tcMar>
            <w:vAlign w:val="bottom"/>
          </w:tcPr>
          <w:p w14:paraId="486FF593" w14:textId="6EA91FAF"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1.54</w:t>
            </w:r>
          </w:p>
        </w:tc>
        <w:tc>
          <w:tcPr>
            <w:tcW w:w="1051" w:type="dxa"/>
            <w:tcMar>
              <w:top w:w="15" w:type="dxa"/>
              <w:left w:w="15" w:type="dxa"/>
              <w:right w:w="15" w:type="dxa"/>
            </w:tcMar>
            <w:vAlign w:val="bottom"/>
          </w:tcPr>
          <w:p w14:paraId="05D72D6D" w14:textId="45951E23"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1.52 x 10</w:t>
            </w:r>
            <w:r w:rsidRPr="0952260A">
              <w:rPr>
                <w:rFonts w:ascii="Arial" w:eastAsia="Arial" w:hAnsi="Arial" w:cs="Arial"/>
                <w:color w:val="3F4444"/>
                <w:sz w:val="24"/>
                <w:szCs w:val="24"/>
                <w:vertAlign w:val="superscript"/>
              </w:rPr>
              <w:t>-5</w:t>
            </w:r>
            <w:r w:rsidRPr="0952260A">
              <w:rPr>
                <w:rFonts w:ascii="Arial" w:eastAsia="Arial" w:hAnsi="Arial" w:cs="Arial"/>
                <w:color w:val="3F4444"/>
                <w:sz w:val="24"/>
                <w:szCs w:val="24"/>
              </w:rPr>
              <w:t xml:space="preserve"> </w:t>
            </w:r>
          </w:p>
        </w:tc>
        <w:tc>
          <w:tcPr>
            <w:tcW w:w="1177" w:type="dxa"/>
            <w:tcMar>
              <w:top w:w="15" w:type="dxa"/>
              <w:left w:w="15" w:type="dxa"/>
              <w:right w:w="15" w:type="dxa"/>
            </w:tcMar>
            <w:vAlign w:val="bottom"/>
          </w:tcPr>
          <w:p w14:paraId="35CDCD83" w14:textId="02B2E150"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1.67</w:t>
            </w:r>
          </w:p>
        </w:tc>
      </w:tr>
      <w:tr w:rsidR="207EB17A" w14:paraId="4471F126" w14:textId="77777777" w:rsidTr="55F015EE">
        <w:trPr>
          <w:trHeight w:val="315"/>
        </w:trPr>
        <w:tc>
          <w:tcPr>
            <w:tcW w:w="1563" w:type="dxa"/>
            <w:tcMar>
              <w:top w:w="15" w:type="dxa"/>
              <w:left w:w="15" w:type="dxa"/>
              <w:right w:w="15" w:type="dxa"/>
            </w:tcMar>
            <w:vAlign w:val="bottom"/>
          </w:tcPr>
          <w:p w14:paraId="034AE94D" w14:textId="27338F2D" w:rsidR="207EB17A" w:rsidRDefault="3269212C" w:rsidP="55F015EE">
            <w:pPr>
              <w:rPr>
                <w:rFonts w:ascii="Arial" w:eastAsia="Arial" w:hAnsi="Arial" w:cs="Arial"/>
                <w:color w:val="3F4444"/>
                <w:lang w:val="en-US"/>
              </w:rPr>
            </w:pPr>
            <w:r w:rsidRPr="0952260A">
              <w:rPr>
                <w:rFonts w:ascii="Arial" w:eastAsia="Arial" w:hAnsi="Arial" w:cs="Arial"/>
                <w:color w:val="3F4444"/>
                <w:sz w:val="24"/>
                <w:szCs w:val="24"/>
              </w:rPr>
              <w:t>CDS</w:t>
            </w:r>
            <w:r w:rsidRPr="0952260A">
              <w:rPr>
                <w:rFonts w:ascii="Arial" w:eastAsia="Arial" w:hAnsi="Arial" w:cs="Arial"/>
                <w:color w:val="3F4444"/>
                <w:sz w:val="24"/>
                <w:szCs w:val="24"/>
                <w:vertAlign w:val="subscript"/>
              </w:rPr>
              <w:t>PTV</w:t>
            </w:r>
            <w:r w:rsidRPr="0952260A">
              <w:rPr>
                <w:rFonts w:ascii="Arial" w:eastAsia="Arial" w:hAnsi="Arial" w:cs="Arial"/>
                <w:color w:val="3F4444"/>
                <w:sz w:val="24"/>
                <w:szCs w:val="24"/>
              </w:rPr>
              <w:t xml:space="preserve"> + 5’ + 3’ UTR</w:t>
            </w:r>
            <w:r w:rsidRPr="0952260A">
              <w:rPr>
                <w:rFonts w:ascii="Arial" w:eastAsia="Arial" w:hAnsi="Arial" w:cs="Arial"/>
                <w:color w:val="3F4444"/>
                <w:sz w:val="24"/>
                <w:szCs w:val="24"/>
                <w:vertAlign w:val="subscript"/>
              </w:rPr>
              <w:t>UR</w:t>
            </w:r>
            <w:r w:rsidRPr="0952260A">
              <w:rPr>
                <w:rFonts w:ascii="Arial" w:eastAsia="Arial" w:hAnsi="Arial" w:cs="Arial"/>
                <w:color w:val="3F4444"/>
                <w:sz w:val="24"/>
                <w:szCs w:val="24"/>
              </w:rPr>
              <w:t xml:space="preserve"> </w:t>
            </w:r>
          </w:p>
        </w:tc>
        <w:tc>
          <w:tcPr>
            <w:tcW w:w="861" w:type="dxa"/>
            <w:tcMar>
              <w:top w:w="15" w:type="dxa"/>
              <w:left w:w="15" w:type="dxa"/>
              <w:right w:w="15" w:type="dxa"/>
            </w:tcMar>
            <w:vAlign w:val="bottom"/>
          </w:tcPr>
          <w:p w14:paraId="0A54EDA7" w14:textId="1667960C"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0.035</w:t>
            </w:r>
          </w:p>
        </w:tc>
        <w:tc>
          <w:tcPr>
            <w:tcW w:w="858" w:type="dxa"/>
            <w:tcMar>
              <w:top w:w="15" w:type="dxa"/>
              <w:left w:w="15" w:type="dxa"/>
              <w:right w:w="15" w:type="dxa"/>
            </w:tcMar>
            <w:vAlign w:val="bottom"/>
          </w:tcPr>
          <w:p w14:paraId="1A660775" w14:textId="74AA68D6"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0.057</w:t>
            </w:r>
          </w:p>
        </w:tc>
        <w:tc>
          <w:tcPr>
            <w:tcW w:w="861" w:type="dxa"/>
            <w:tcMar>
              <w:top w:w="15" w:type="dxa"/>
              <w:left w:w="15" w:type="dxa"/>
              <w:right w:w="15" w:type="dxa"/>
            </w:tcMar>
            <w:vAlign w:val="bottom"/>
          </w:tcPr>
          <w:p w14:paraId="3C5FA4D9" w14:textId="7DE8F37C"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0.245</w:t>
            </w:r>
          </w:p>
        </w:tc>
        <w:tc>
          <w:tcPr>
            <w:tcW w:w="861" w:type="dxa"/>
            <w:tcMar>
              <w:top w:w="15" w:type="dxa"/>
              <w:left w:w="15" w:type="dxa"/>
              <w:right w:w="15" w:type="dxa"/>
            </w:tcMar>
            <w:vAlign w:val="bottom"/>
          </w:tcPr>
          <w:p w14:paraId="61FF4B6E" w14:textId="631C2317"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0.007</w:t>
            </w:r>
          </w:p>
        </w:tc>
        <w:tc>
          <w:tcPr>
            <w:tcW w:w="913" w:type="dxa"/>
            <w:tcMar>
              <w:top w:w="15" w:type="dxa"/>
              <w:left w:w="15" w:type="dxa"/>
              <w:right w:w="15" w:type="dxa"/>
            </w:tcMar>
            <w:vAlign w:val="bottom"/>
          </w:tcPr>
          <w:p w14:paraId="3527C2F0" w14:textId="516496E0"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5.46 x 10</w:t>
            </w:r>
            <w:r w:rsidRPr="0952260A">
              <w:rPr>
                <w:rFonts w:ascii="Arial" w:eastAsia="Arial" w:hAnsi="Arial" w:cs="Arial"/>
                <w:color w:val="3F4444"/>
                <w:sz w:val="24"/>
                <w:szCs w:val="24"/>
                <w:vertAlign w:val="superscript"/>
              </w:rPr>
              <w:t>-5</w:t>
            </w:r>
            <w:r w:rsidRPr="0952260A">
              <w:rPr>
                <w:rFonts w:ascii="Arial" w:eastAsia="Arial" w:hAnsi="Arial" w:cs="Arial"/>
                <w:color w:val="3F4444"/>
                <w:sz w:val="24"/>
                <w:szCs w:val="24"/>
              </w:rPr>
              <w:t xml:space="preserve"> </w:t>
            </w:r>
          </w:p>
        </w:tc>
        <w:tc>
          <w:tcPr>
            <w:tcW w:w="871" w:type="dxa"/>
            <w:tcMar>
              <w:top w:w="15" w:type="dxa"/>
              <w:left w:w="15" w:type="dxa"/>
              <w:right w:w="15" w:type="dxa"/>
            </w:tcMar>
            <w:vAlign w:val="bottom"/>
          </w:tcPr>
          <w:p w14:paraId="4B590BD9" w14:textId="30C2B8CC"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1.52</w:t>
            </w:r>
          </w:p>
        </w:tc>
        <w:tc>
          <w:tcPr>
            <w:tcW w:w="1051" w:type="dxa"/>
            <w:tcMar>
              <w:top w:w="15" w:type="dxa"/>
              <w:left w:w="15" w:type="dxa"/>
              <w:right w:w="15" w:type="dxa"/>
            </w:tcMar>
            <w:vAlign w:val="bottom"/>
          </w:tcPr>
          <w:p w14:paraId="21ED0989" w14:textId="4171CBB3" w:rsidR="207EB17A" w:rsidRDefault="3269212C" w:rsidP="55F015EE">
            <w:pPr>
              <w:jc w:val="right"/>
              <w:rPr>
                <w:rFonts w:ascii="Arial" w:eastAsia="Arial" w:hAnsi="Arial" w:cs="Arial"/>
                <w:color w:val="3F4444"/>
                <w:lang w:val="en-US"/>
              </w:rPr>
            </w:pPr>
            <w:r w:rsidRPr="0952260A">
              <w:rPr>
                <w:rFonts w:ascii="Arial" w:eastAsia="Arial" w:hAnsi="Arial" w:cs="Arial"/>
                <w:b/>
                <w:color w:val="3F4444"/>
                <w:sz w:val="24"/>
                <w:szCs w:val="24"/>
              </w:rPr>
              <w:t>7.53 x 10</w:t>
            </w:r>
            <w:r w:rsidRPr="0952260A">
              <w:rPr>
                <w:rFonts w:ascii="Arial" w:eastAsia="Arial" w:hAnsi="Arial" w:cs="Arial"/>
                <w:b/>
                <w:color w:val="3F4444"/>
                <w:sz w:val="24"/>
                <w:szCs w:val="24"/>
                <w:vertAlign w:val="superscript"/>
              </w:rPr>
              <w:t>-7</w:t>
            </w:r>
            <w:r w:rsidRPr="0952260A">
              <w:rPr>
                <w:rFonts w:ascii="Arial" w:eastAsia="Arial" w:hAnsi="Arial" w:cs="Arial"/>
                <w:color w:val="3F4444"/>
                <w:sz w:val="24"/>
                <w:szCs w:val="24"/>
              </w:rPr>
              <w:t xml:space="preserve"> </w:t>
            </w:r>
          </w:p>
        </w:tc>
        <w:tc>
          <w:tcPr>
            <w:tcW w:w="1177" w:type="dxa"/>
            <w:tcMar>
              <w:top w:w="15" w:type="dxa"/>
              <w:left w:w="15" w:type="dxa"/>
              <w:right w:w="15" w:type="dxa"/>
            </w:tcMar>
            <w:vAlign w:val="bottom"/>
          </w:tcPr>
          <w:p w14:paraId="30C48BF1" w14:textId="35CF48B2" w:rsidR="207EB17A" w:rsidRDefault="3269212C" w:rsidP="55F015EE">
            <w:pPr>
              <w:jc w:val="right"/>
              <w:rPr>
                <w:rFonts w:ascii="Arial" w:eastAsia="Arial" w:hAnsi="Arial" w:cs="Arial"/>
                <w:color w:val="3F4444"/>
                <w:lang w:val="en-US"/>
              </w:rPr>
            </w:pPr>
            <w:r w:rsidRPr="0952260A">
              <w:rPr>
                <w:rFonts w:ascii="Arial" w:eastAsia="Arial" w:hAnsi="Arial" w:cs="Arial"/>
                <w:color w:val="3F4444"/>
                <w:sz w:val="24"/>
                <w:szCs w:val="24"/>
              </w:rPr>
              <w:t>1.63</w:t>
            </w:r>
          </w:p>
        </w:tc>
      </w:tr>
    </w:tbl>
    <w:p w14:paraId="5ACEFEB8" w14:textId="3EEB2FE3" w:rsidR="2CE5C627" w:rsidRDefault="2CE5C627" w:rsidP="55F015EE">
      <w:pPr>
        <w:rPr>
          <w:rFonts w:ascii="Arial" w:eastAsia="Arial" w:hAnsi="Arial" w:cs="Arial"/>
          <w:b/>
          <w:bCs/>
          <w:sz w:val="22"/>
          <w:szCs w:val="22"/>
        </w:rPr>
      </w:pPr>
      <w:r w:rsidRPr="0952260A">
        <w:rPr>
          <w:rFonts w:ascii="Arial" w:eastAsia="Arial" w:hAnsi="Arial" w:cs="Arial"/>
          <w:b/>
          <w:sz w:val="22"/>
          <w:szCs w:val="22"/>
        </w:rPr>
        <w:t xml:space="preserve">Table </w:t>
      </w:r>
      <w:r w:rsidR="00B42549" w:rsidRPr="0952260A">
        <w:rPr>
          <w:rFonts w:ascii="Arial" w:eastAsia="Arial" w:hAnsi="Arial" w:cs="Arial"/>
          <w:b/>
          <w:sz w:val="22"/>
          <w:szCs w:val="22"/>
        </w:rPr>
        <w:t>S1</w:t>
      </w:r>
      <w:r w:rsidR="2AAF8A92" w:rsidRPr="0952260A">
        <w:rPr>
          <w:rFonts w:ascii="Arial" w:eastAsia="Arial" w:hAnsi="Arial" w:cs="Arial"/>
          <w:b/>
          <w:sz w:val="22"/>
          <w:szCs w:val="22"/>
        </w:rPr>
        <w:t>7</w:t>
      </w:r>
      <w:r w:rsidR="5AA9CC50" w:rsidRPr="55F015EE">
        <w:rPr>
          <w:rFonts w:ascii="Arial" w:eastAsia="Arial" w:hAnsi="Arial" w:cs="Arial"/>
          <w:b/>
          <w:bCs/>
          <w:sz w:val="22"/>
          <w:szCs w:val="22"/>
        </w:rPr>
        <w:t xml:space="preserve"> </w:t>
      </w:r>
      <w:r w:rsidR="5AA9CC50" w:rsidRPr="0952260A">
        <w:rPr>
          <w:rFonts w:ascii="Arial" w:eastAsia="Arial" w:hAnsi="Arial" w:cs="Arial"/>
          <w:b/>
          <w:bCs/>
          <w:sz w:val="22"/>
          <w:szCs w:val="22"/>
        </w:rPr>
        <w:t>|</w:t>
      </w:r>
      <w:r w:rsidRPr="55F015EE">
        <w:rPr>
          <w:rFonts w:ascii="Arial" w:eastAsia="Arial" w:hAnsi="Arial" w:cs="Arial"/>
          <w:b/>
          <w:bCs/>
          <w:sz w:val="22"/>
          <w:szCs w:val="22"/>
        </w:rPr>
        <w:t xml:space="preserve"> NWD1-Kidney calculus association P-values and OR (NFE and meta-analysis) calculated in different strategies.</w:t>
      </w:r>
    </w:p>
    <w:p w14:paraId="58D976A2" w14:textId="77777777" w:rsidR="00CE3FA5" w:rsidRDefault="00CE3FA5" w:rsidP="55F015EE">
      <w:pPr>
        <w:rPr>
          <w:rFonts w:ascii="Arial" w:eastAsia="Arial" w:hAnsi="Arial" w:cs="Arial"/>
          <w:sz w:val="22"/>
          <w:szCs w:val="22"/>
        </w:rPr>
      </w:pPr>
    </w:p>
    <w:p w14:paraId="52E0C23D" w14:textId="77777777" w:rsidR="00CE3FA5" w:rsidRDefault="00CE3FA5" w:rsidP="55F015EE">
      <w:pPr>
        <w:rPr>
          <w:rFonts w:ascii="Arial" w:eastAsia="Arial" w:hAnsi="Arial" w:cs="Arial"/>
          <w:sz w:val="22"/>
          <w:szCs w:val="22"/>
        </w:rPr>
      </w:pPr>
    </w:p>
    <w:tbl>
      <w:tblPr>
        <w:tblW w:w="9045" w:type="dxa"/>
        <w:tblLayout w:type="fixed"/>
        <w:tblLook w:val="04A0" w:firstRow="1" w:lastRow="0" w:firstColumn="1" w:lastColumn="0" w:noHBand="0" w:noVBand="1"/>
      </w:tblPr>
      <w:tblGrid>
        <w:gridCol w:w="2550"/>
        <w:gridCol w:w="1275"/>
        <w:gridCol w:w="1320"/>
        <w:gridCol w:w="1200"/>
        <w:gridCol w:w="735"/>
        <w:gridCol w:w="780"/>
        <w:gridCol w:w="1185"/>
      </w:tblGrid>
      <w:tr w:rsidR="76CA1785" w14:paraId="4B432533" w14:textId="77777777" w:rsidTr="55F015EE">
        <w:trPr>
          <w:trHeight w:val="495"/>
        </w:trPr>
        <w:tc>
          <w:tcPr>
            <w:tcW w:w="2550" w:type="dxa"/>
            <w:tcBorders>
              <w:top w:val="single" w:sz="12" w:space="0" w:color="auto"/>
              <w:left w:val="nil"/>
              <w:bottom w:val="single" w:sz="8" w:space="0" w:color="auto"/>
              <w:right w:val="nil"/>
            </w:tcBorders>
            <w:tcMar>
              <w:left w:w="70" w:type="dxa"/>
              <w:right w:w="70" w:type="dxa"/>
            </w:tcMar>
            <w:vAlign w:val="center"/>
          </w:tcPr>
          <w:p w14:paraId="37726B27" w14:textId="499D2C42" w:rsidR="76CA1785" w:rsidRDefault="156275DC" w:rsidP="55F015EE">
            <w:pP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Allele Frequency</w:t>
            </w:r>
          </w:p>
        </w:tc>
        <w:tc>
          <w:tcPr>
            <w:tcW w:w="1275" w:type="dxa"/>
            <w:tcBorders>
              <w:top w:val="single" w:sz="12" w:space="0" w:color="auto"/>
              <w:left w:val="nil"/>
              <w:bottom w:val="single" w:sz="8" w:space="0" w:color="auto"/>
              <w:right w:val="nil"/>
            </w:tcBorders>
            <w:tcMar>
              <w:left w:w="70" w:type="dxa"/>
              <w:right w:w="70" w:type="dxa"/>
            </w:tcMar>
            <w:vAlign w:val="bottom"/>
          </w:tcPr>
          <w:p w14:paraId="3AC87BD1" w14:textId="15C35042" w:rsidR="76CA1785" w:rsidRDefault="156275DC" w:rsidP="55F015EE">
            <w:pPr>
              <w:jc w:val="right"/>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0.0001%-0.001%</w:t>
            </w:r>
          </w:p>
        </w:tc>
        <w:tc>
          <w:tcPr>
            <w:tcW w:w="1320" w:type="dxa"/>
            <w:tcBorders>
              <w:top w:val="single" w:sz="12" w:space="0" w:color="auto"/>
              <w:left w:val="nil"/>
              <w:bottom w:val="single" w:sz="8" w:space="0" w:color="auto"/>
              <w:right w:val="nil"/>
            </w:tcBorders>
            <w:tcMar>
              <w:left w:w="70" w:type="dxa"/>
              <w:right w:w="70" w:type="dxa"/>
            </w:tcMar>
            <w:vAlign w:val="bottom"/>
          </w:tcPr>
          <w:p w14:paraId="3B4220A0" w14:textId="5366FC54" w:rsidR="76CA1785" w:rsidRDefault="156275DC" w:rsidP="55F015EE">
            <w:pPr>
              <w:jc w:val="right"/>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0.001%-0.01%</w:t>
            </w:r>
          </w:p>
        </w:tc>
        <w:tc>
          <w:tcPr>
            <w:tcW w:w="1200" w:type="dxa"/>
            <w:tcBorders>
              <w:top w:val="single" w:sz="12" w:space="0" w:color="auto"/>
              <w:left w:val="nil"/>
              <w:bottom w:val="single" w:sz="8" w:space="0" w:color="auto"/>
              <w:right w:val="nil"/>
            </w:tcBorders>
            <w:tcMar>
              <w:left w:w="70" w:type="dxa"/>
              <w:right w:w="70" w:type="dxa"/>
            </w:tcMar>
            <w:vAlign w:val="bottom"/>
          </w:tcPr>
          <w:p w14:paraId="61FB9B5A" w14:textId="3601CE73" w:rsidR="76CA1785" w:rsidRDefault="156275DC" w:rsidP="55F015EE">
            <w:pPr>
              <w:jc w:val="right"/>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0.01%-0.1%</w:t>
            </w:r>
          </w:p>
        </w:tc>
        <w:tc>
          <w:tcPr>
            <w:tcW w:w="735" w:type="dxa"/>
            <w:tcBorders>
              <w:top w:val="single" w:sz="12" w:space="0" w:color="auto"/>
              <w:left w:val="nil"/>
              <w:bottom w:val="single" w:sz="8" w:space="0" w:color="auto"/>
              <w:right w:val="nil"/>
            </w:tcBorders>
            <w:tcMar>
              <w:left w:w="70" w:type="dxa"/>
              <w:right w:w="70" w:type="dxa"/>
            </w:tcMar>
            <w:vAlign w:val="bottom"/>
          </w:tcPr>
          <w:p w14:paraId="173B292D" w14:textId="039DCFF0" w:rsidR="76CA1785" w:rsidRDefault="156275DC" w:rsidP="55F015EE">
            <w:pPr>
              <w:jc w:val="right"/>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0.1%-1%</w:t>
            </w:r>
          </w:p>
        </w:tc>
        <w:tc>
          <w:tcPr>
            <w:tcW w:w="780" w:type="dxa"/>
            <w:tcBorders>
              <w:top w:val="single" w:sz="12" w:space="0" w:color="auto"/>
              <w:left w:val="nil"/>
              <w:bottom w:val="single" w:sz="8" w:space="0" w:color="auto"/>
              <w:right w:val="nil"/>
            </w:tcBorders>
            <w:tcMar>
              <w:left w:w="70" w:type="dxa"/>
              <w:right w:w="70" w:type="dxa"/>
            </w:tcMar>
            <w:vAlign w:val="bottom"/>
          </w:tcPr>
          <w:p w14:paraId="4462694F" w14:textId="3BE3210A" w:rsidR="76CA1785" w:rsidRDefault="156275DC" w:rsidP="55F015EE">
            <w:pPr>
              <w:jc w:val="right"/>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1%-10%</w:t>
            </w:r>
          </w:p>
        </w:tc>
        <w:tc>
          <w:tcPr>
            <w:tcW w:w="1185" w:type="dxa"/>
            <w:tcBorders>
              <w:top w:val="single" w:sz="12" w:space="0" w:color="auto"/>
              <w:left w:val="nil"/>
              <w:bottom w:val="single" w:sz="8" w:space="0" w:color="auto"/>
              <w:right w:val="nil"/>
            </w:tcBorders>
            <w:tcMar>
              <w:left w:w="70" w:type="dxa"/>
              <w:right w:w="70" w:type="dxa"/>
            </w:tcMar>
            <w:vAlign w:val="bottom"/>
          </w:tcPr>
          <w:p w14:paraId="2C1BABCF" w14:textId="1B8A7250" w:rsidR="76CA1785" w:rsidRDefault="156275DC" w:rsidP="55F015EE">
            <w:pPr>
              <w:jc w:val="right"/>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10%-100%</w:t>
            </w:r>
          </w:p>
        </w:tc>
      </w:tr>
      <w:tr w:rsidR="76CA1785" w14:paraId="365072FC" w14:textId="77777777" w:rsidTr="55F015EE">
        <w:trPr>
          <w:trHeight w:val="300"/>
        </w:trPr>
        <w:tc>
          <w:tcPr>
            <w:tcW w:w="2550" w:type="dxa"/>
            <w:tcBorders>
              <w:top w:val="single" w:sz="8" w:space="0" w:color="auto"/>
              <w:left w:val="nil"/>
              <w:bottom w:val="nil"/>
              <w:right w:val="nil"/>
            </w:tcBorders>
            <w:tcMar>
              <w:left w:w="70" w:type="dxa"/>
              <w:right w:w="70" w:type="dxa"/>
            </w:tcMar>
            <w:vAlign w:val="center"/>
          </w:tcPr>
          <w:p w14:paraId="69FE521A" w14:textId="50BE9627" w:rsidR="76CA1785" w:rsidRDefault="156275DC" w:rsidP="55F015EE">
            <w:pP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Benign/Likely Benign</w:t>
            </w:r>
          </w:p>
        </w:tc>
        <w:tc>
          <w:tcPr>
            <w:tcW w:w="1275" w:type="dxa"/>
            <w:tcBorders>
              <w:top w:val="single" w:sz="8" w:space="0" w:color="auto"/>
              <w:left w:val="nil"/>
              <w:bottom w:val="nil"/>
              <w:right w:val="nil"/>
            </w:tcBorders>
            <w:tcMar>
              <w:left w:w="70" w:type="dxa"/>
              <w:right w:w="70" w:type="dxa"/>
            </w:tcMar>
            <w:vAlign w:val="center"/>
          </w:tcPr>
          <w:p w14:paraId="402F9BAD" w14:textId="3A61ECAE"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7</w:t>
            </w:r>
          </w:p>
        </w:tc>
        <w:tc>
          <w:tcPr>
            <w:tcW w:w="1320" w:type="dxa"/>
            <w:tcBorders>
              <w:top w:val="single" w:sz="8" w:space="0" w:color="auto"/>
              <w:left w:val="nil"/>
              <w:bottom w:val="nil"/>
              <w:right w:val="nil"/>
            </w:tcBorders>
            <w:tcMar>
              <w:left w:w="70" w:type="dxa"/>
              <w:right w:w="70" w:type="dxa"/>
            </w:tcMar>
            <w:vAlign w:val="center"/>
          </w:tcPr>
          <w:p w14:paraId="4D3CD4F3" w14:textId="326D9C07"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15</w:t>
            </w:r>
          </w:p>
        </w:tc>
        <w:tc>
          <w:tcPr>
            <w:tcW w:w="1200" w:type="dxa"/>
            <w:tcBorders>
              <w:top w:val="single" w:sz="8" w:space="0" w:color="auto"/>
              <w:left w:val="nil"/>
              <w:bottom w:val="nil"/>
              <w:right w:val="nil"/>
            </w:tcBorders>
            <w:tcMar>
              <w:left w:w="70" w:type="dxa"/>
              <w:right w:w="70" w:type="dxa"/>
            </w:tcMar>
            <w:vAlign w:val="center"/>
          </w:tcPr>
          <w:p w14:paraId="673F949E" w14:textId="52E3D7FF"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22</w:t>
            </w:r>
          </w:p>
        </w:tc>
        <w:tc>
          <w:tcPr>
            <w:tcW w:w="735" w:type="dxa"/>
            <w:tcBorders>
              <w:top w:val="single" w:sz="8" w:space="0" w:color="auto"/>
              <w:left w:val="nil"/>
              <w:bottom w:val="nil"/>
              <w:right w:val="nil"/>
            </w:tcBorders>
            <w:tcMar>
              <w:left w:w="70" w:type="dxa"/>
              <w:right w:w="70" w:type="dxa"/>
            </w:tcMar>
            <w:vAlign w:val="center"/>
          </w:tcPr>
          <w:p w14:paraId="01EACF5D" w14:textId="17829A71"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15</w:t>
            </w:r>
          </w:p>
        </w:tc>
        <w:tc>
          <w:tcPr>
            <w:tcW w:w="780" w:type="dxa"/>
            <w:tcBorders>
              <w:top w:val="single" w:sz="8" w:space="0" w:color="auto"/>
              <w:left w:val="nil"/>
              <w:bottom w:val="nil"/>
              <w:right w:val="nil"/>
            </w:tcBorders>
            <w:tcMar>
              <w:left w:w="70" w:type="dxa"/>
              <w:right w:w="70" w:type="dxa"/>
            </w:tcMar>
            <w:vAlign w:val="center"/>
          </w:tcPr>
          <w:p w14:paraId="118229D8" w14:textId="27F3538A"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12</w:t>
            </w:r>
          </w:p>
        </w:tc>
        <w:tc>
          <w:tcPr>
            <w:tcW w:w="1185" w:type="dxa"/>
            <w:tcBorders>
              <w:top w:val="single" w:sz="8" w:space="0" w:color="auto"/>
              <w:left w:val="nil"/>
              <w:bottom w:val="nil"/>
              <w:right w:val="nil"/>
            </w:tcBorders>
            <w:tcMar>
              <w:left w:w="70" w:type="dxa"/>
              <w:right w:w="70" w:type="dxa"/>
            </w:tcMar>
            <w:vAlign w:val="center"/>
          </w:tcPr>
          <w:p w14:paraId="13AB57D1" w14:textId="6E5A507B"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30</w:t>
            </w:r>
          </w:p>
        </w:tc>
      </w:tr>
      <w:tr w:rsidR="76CA1785" w14:paraId="49370968" w14:textId="77777777" w:rsidTr="55F015EE">
        <w:trPr>
          <w:trHeight w:val="300"/>
        </w:trPr>
        <w:tc>
          <w:tcPr>
            <w:tcW w:w="2550" w:type="dxa"/>
            <w:tcBorders>
              <w:top w:val="nil"/>
              <w:left w:val="nil"/>
              <w:bottom w:val="nil"/>
              <w:right w:val="nil"/>
            </w:tcBorders>
            <w:tcMar>
              <w:left w:w="70" w:type="dxa"/>
              <w:right w:w="70" w:type="dxa"/>
            </w:tcMar>
            <w:vAlign w:val="center"/>
          </w:tcPr>
          <w:p w14:paraId="4D149BAA" w14:textId="1F23C563" w:rsidR="76CA1785" w:rsidRDefault="156275DC" w:rsidP="55F015EE">
            <w:pP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 xml:space="preserve">Uncertain </w:t>
            </w:r>
            <w:proofErr w:type="spellStart"/>
            <w:r w:rsidRPr="0952260A">
              <w:rPr>
                <w:rFonts w:ascii="Arial" w:eastAsia="Arial" w:hAnsi="Arial" w:cs="Arial"/>
                <w:b/>
                <w:color w:val="000000" w:themeColor="text1"/>
                <w:sz w:val="22"/>
                <w:szCs w:val="22"/>
              </w:rPr>
              <w:t>Signficance</w:t>
            </w:r>
            <w:proofErr w:type="spellEnd"/>
          </w:p>
        </w:tc>
        <w:tc>
          <w:tcPr>
            <w:tcW w:w="1275" w:type="dxa"/>
            <w:tcBorders>
              <w:top w:val="nil"/>
              <w:left w:val="nil"/>
              <w:bottom w:val="nil"/>
              <w:right w:val="nil"/>
            </w:tcBorders>
            <w:tcMar>
              <w:left w:w="70" w:type="dxa"/>
              <w:right w:w="70" w:type="dxa"/>
            </w:tcMar>
            <w:vAlign w:val="center"/>
          </w:tcPr>
          <w:p w14:paraId="506D69B6" w14:textId="6806283B"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64</w:t>
            </w:r>
          </w:p>
        </w:tc>
        <w:tc>
          <w:tcPr>
            <w:tcW w:w="1320" w:type="dxa"/>
            <w:tcBorders>
              <w:top w:val="nil"/>
              <w:left w:val="nil"/>
              <w:bottom w:val="nil"/>
              <w:right w:val="nil"/>
            </w:tcBorders>
            <w:tcMar>
              <w:left w:w="70" w:type="dxa"/>
              <w:right w:w="70" w:type="dxa"/>
            </w:tcMar>
            <w:vAlign w:val="center"/>
          </w:tcPr>
          <w:p w14:paraId="27AF0F4E" w14:textId="6C9E0398"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53</w:t>
            </w:r>
          </w:p>
        </w:tc>
        <w:tc>
          <w:tcPr>
            <w:tcW w:w="1200" w:type="dxa"/>
            <w:tcBorders>
              <w:top w:val="nil"/>
              <w:left w:val="nil"/>
              <w:bottom w:val="nil"/>
              <w:right w:val="nil"/>
            </w:tcBorders>
            <w:tcMar>
              <w:left w:w="70" w:type="dxa"/>
              <w:right w:w="70" w:type="dxa"/>
            </w:tcMar>
            <w:vAlign w:val="center"/>
          </w:tcPr>
          <w:p w14:paraId="55EE7B8A" w14:textId="34D08AB7"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28</w:t>
            </w:r>
          </w:p>
        </w:tc>
        <w:tc>
          <w:tcPr>
            <w:tcW w:w="735" w:type="dxa"/>
            <w:tcBorders>
              <w:top w:val="nil"/>
              <w:left w:val="nil"/>
              <w:bottom w:val="nil"/>
              <w:right w:val="nil"/>
            </w:tcBorders>
            <w:tcMar>
              <w:left w:w="70" w:type="dxa"/>
              <w:right w:w="70" w:type="dxa"/>
            </w:tcMar>
            <w:vAlign w:val="center"/>
          </w:tcPr>
          <w:p w14:paraId="543984E0" w14:textId="7C5C837B"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8</w:t>
            </w:r>
          </w:p>
        </w:tc>
        <w:tc>
          <w:tcPr>
            <w:tcW w:w="780" w:type="dxa"/>
            <w:tcBorders>
              <w:top w:val="nil"/>
              <w:left w:val="nil"/>
              <w:bottom w:val="nil"/>
              <w:right w:val="nil"/>
            </w:tcBorders>
            <w:tcMar>
              <w:left w:w="70" w:type="dxa"/>
              <w:right w:w="70" w:type="dxa"/>
            </w:tcMar>
            <w:vAlign w:val="center"/>
          </w:tcPr>
          <w:p w14:paraId="7E401D98" w14:textId="1A6FE9DB"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5</w:t>
            </w:r>
          </w:p>
        </w:tc>
        <w:tc>
          <w:tcPr>
            <w:tcW w:w="1185" w:type="dxa"/>
            <w:tcBorders>
              <w:top w:val="nil"/>
              <w:left w:val="nil"/>
              <w:bottom w:val="nil"/>
              <w:right w:val="nil"/>
            </w:tcBorders>
            <w:tcMar>
              <w:left w:w="70" w:type="dxa"/>
              <w:right w:w="70" w:type="dxa"/>
            </w:tcMar>
            <w:vAlign w:val="center"/>
          </w:tcPr>
          <w:p w14:paraId="1AD83D99" w14:textId="04420B36" w:rsidR="76CA1785" w:rsidRDefault="156275DC"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12</w:t>
            </w:r>
          </w:p>
        </w:tc>
      </w:tr>
      <w:tr w:rsidR="76CA1785" w14:paraId="5F603140" w14:textId="77777777" w:rsidTr="55F015EE">
        <w:trPr>
          <w:trHeight w:val="300"/>
        </w:trPr>
        <w:tc>
          <w:tcPr>
            <w:tcW w:w="2550" w:type="dxa"/>
            <w:tcBorders>
              <w:top w:val="nil"/>
              <w:left w:val="nil"/>
              <w:bottom w:val="single" w:sz="8" w:space="0" w:color="auto"/>
              <w:right w:val="nil"/>
            </w:tcBorders>
            <w:tcMar>
              <w:left w:w="70" w:type="dxa"/>
              <w:right w:w="70" w:type="dxa"/>
            </w:tcMar>
            <w:vAlign w:val="center"/>
          </w:tcPr>
          <w:p w14:paraId="7274FF8E" w14:textId="17CFE87C" w:rsidR="76CA1785" w:rsidRDefault="156275DC" w:rsidP="55F015EE">
            <w:pPr>
              <w:rPr>
                <w:rFonts w:ascii="Arial" w:eastAsia="Arial" w:hAnsi="Arial" w:cs="Arial"/>
                <w:b/>
                <w:bCs/>
                <w:color w:val="000000" w:themeColor="text1"/>
                <w:sz w:val="22"/>
                <w:szCs w:val="22"/>
              </w:rPr>
            </w:pPr>
            <w:r w:rsidRPr="55F015EE">
              <w:rPr>
                <w:rFonts w:ascii="Arial" w:eastAsia="Arial" w:hAnsi="Arial" w:cs="Arial"/>
                <w:b/>
                <w:bCs/>
                <w:color w:val="000000" w:themeColor="text1"/>
                <w:sz w:val="22"/>
                <w:szCs w:val="22"/>
              </w:rPr>
              <w:t>Pathogenic/Likely Pathogenic</w:t>
            </w:r>
          </w:p>
        </w:tc>
        <w:tc>
          <w:tcPr>
            <w:tcW w:w="1275" w:type="dxa"/>
            <w:tcBorders>
              <w:top w:val="nil"/>
              <w:left w:val="nil"/>
              <w:bottom w:val="single" w:sz="8" w:space="0" w:color="auto"/>
              <w:right w:val="nil"/>
            </w:tcBorders>
            <w:tcMar>
              <w:left w:w="70" w:type="dxa"/>
              <w:right w:w="70" w:type="dxa"/>
            </w:tcMar>
            <w:vAlign w:val="center"/>
          </w:tcPr>
          <w:p w14:paraId="05C88DEA" w14:textId="2A5387B3" w:rsidR="76CA1785" w:rsidRDefault="156275DC" w:rsidP="55F015EE">
            <w:pPr>
              <w:jc w:val="right"/>
              <w:rPr>
                <w:rFonts w:ascii="Arial" w:eastAsia="Arial" w:hAnsi="Arial" w:cs="Arial"/>
                <w:color w:val="000000" w:themeColor="text1"/>
                <w:sz w:val="22"/>
                <w:szCs w:val="22"/>
              </w:rPr>
            </w:pPr>
            <w:r w:rsidRPr="55F015EE">
              <w:rPr>
                <w:rFonts w:ascii="Arial" w:eastAsia="Arial" w:hAnsi="Arial" w:cs="Arial"/>
                <w:color w:val="000000" w:themeColor="text1"/>
                <w:sz w:val="22"/>
                <w:szCs w:val="22"/>
              </w:rPr>
              <w:t>132</w:t>
            </w:r>
          </w:p>
        </w:tc>
        <w:tc>
          <w:tcPr>
            <w:tcW w:w="1320" w:type="dxa"/>
            <w:tcBorders>
              <w:top w:val="nil"/>
              <w:left w:val="nil"/>
              <w:bottom w:val="single" w:sz="8" w:space="0" w:color="auto"/>
              <w:right w:val="nil"/>
            </w:tcBorders>
            <w:tcMar>
              <w:left w:w="70" w:type="dxa"/>
              <w:right w:w="70" w:type="dxa"/>
            </w:tcMar>
            <w:vAlign w:val="center"/>
          </w:tcPr>
          <w:p w14:paraId="6D3B7053" w14:textId="6CF24EDE" w:rsidR="76CA1785" w:rsidRDefault="156275DC" w:rsidP="55F015EE">
            <w:pPr>
              <w:jc w:val="right"/>
              <w:rPr>
                <w:rFonts w:ascii="Arial" w:eastAsia="Arial" w:hAnsi="Arial" w:cs="Arial"/>
                <w:color w:val="000000" w:themeColor="text1"/>
                <w:sz w:val="22"/>
                <w:szCs w:val="22"/>
              </w:rPr>
            </w:pPr>
            <w:r w:rsidRPr="55F015EE">
              <w:rPr>
                <w:rFonts w:ascii="Arial" w:eastAsia="Arial" w:hAnsi="Arial" w:cs="Arial"/>
                <w:color w:val="000000" w:themeColor="text1"/>
                <w:sz w:val="22"/>
                <w:szCs w:val="22"/>
              </w:rPr>
              <w:t>61</w:t>
            </w:r>
          </w:p>
        </w:tc>
        <w:tc>
          <w:tcPr>
            <w:tcW w:w="1200" w:type="dxa"/>
            <w:tcBorders>
              <w:top w:val="nil"/>
              <w:left w:val="nil"/>
              <w:bottom w:val="single" w:sz="8" w:space="0" w:color="auto"/>
              <w:right w:val="nil"/>
            </w:tcBorders>
            <w:tcMar>
              <w:left w:w="70" w:type="dxa"/>
              <w:right w:w="70" w:type="dxa"/>
            </w:tcMar>
            <w:vAlign w:val="center"/>
          </w:tcPr>
          <w:p w14:paraId="03AB7419" w14:textId="486690D1" w:rsidR="76CA1785" w:rsidRDefault="156275DC" w:rsidP="55F015EE">
            <w:pPr>
              <w:jc w:val="right"/>
              <w:rPr>
                <w:rFonts w:ascii="Arial" w:eastAsia="Arial" w:hAnsi="Arial" w:cs="Arial"/>
                <w:color w:val="000000" w:themeColor="text1"/>
                <w:sz w:val="22"/>
                <w:szCs w:val="22"/>
              </w:rPr>
            </w:pPr>
            <w:r w:rsidRPr="55F015EE">
              <w:rPr>
                <w:rFonts w:ascii="Arial" w:eastAsia="Arial" w:hAnsi="Arial" w:cs="Arial"/>
                <w:color w:val="000000" w:themeColor="text1"/>
                <w:sz w:val="22"/>
                <w:szCs w:val="22"/>
              </w:rPr>
              <w:t>18</w:t>
            </w:r>
          </w:p>
        </w:tc>
        <w:tc>
          <w:tcPr>
            <w:tcW w:w="735" w:type="dxa"/>
            <w:tcBorders>
              <w:top w:val="nil"/>
              <w:left w:val="nil"/>
              <w:bottom w:val="single" w:sz="8" w:space="0" w:color="auto"/>
              <w:right w:val="nil"/>
            </w:tcBorders>
            <w:tcMar>
              <w:left w:w="70" w:type="dxa"/>
              <w:right w:w="70" w:type="dxa"/>
            </w:tcMar>
            <w:vAlign w:val="center"/>
          </w:tcPr>
          <w:p w14:paraId="0418C08E" w14:textId="6F72ACED" w:rsidR="76CA1785" w:rsidRDefault="156275DC" w:rsidP="55F015EE">
            <w:pPr>
              <w:jc w:val="right"/>
              <w:rPr>
                <w:rFonts w:ascii="Arial" w:eastAsia="Arial" w:hAnsi="Arial" w:cs="Arial"/>
                <w:color w:val="000000" w:themeColor="text1"/>
                <w:sz w:val="22"/>
                <w:szCs w:val="22"/>
              </w:rPr>
            </w:pPr>
            <w:r w:rsidRPr="55F015EE">
              <w:rPr>
                <w:rFonts w:ascii="Arial" w:eastAsia="Arial" w:hAnsi="Arial" w:cs="Arial"/>
                <w:color w:val="000000" w:themeColor="text1"/>
                <w:sz w:val="22"/>
                <w:szCs w:val="22"/>
              </w:rPr>
              <w:t>2</w:t>
            </w:r>
          </w:p>
        </w:tc>
        <w:tc>
          <w:tcPr>
            <w:tcW w:w="780" w:type="dxa"/>
            <w:tcBorders>
              <w:top w:val="nil"/>
              <w:left w:val="nil"/>
              <w:bottom w:val="single" w:sz="8" w:space="0" w:color="auto"/>
              <w:right w:val="nil"/>
            </w:tcBorders>
            <w:tcMar>
              <w:left w:w="70" w:type="dxa"/>
              <w:right w:w="70" w:type="dxa"/>
            </w:tcMar>
            <w:vAlign w:val="center"/>
          </w:tcPr>
          <w:p w14:paraId="47BA3D2E" w14:textId="5A038676" w:rsidR="76CA1785" w:rsidRDefault="156275DC" w:rsidP="55F015EE">
            <w:pPr>
              <w:jc w:val="right"/>
              <w:rPr>
                <w:rFonts w:ascii="Arial" w:eastAsia="Arial" w:hAnsi="Arial" w:cs="Arial"/>
                <w:color w:val="000000" w:themeColor="text1"/>
                <w:sz w:val="22"/>
                <w:szCs w:val="22"/>
              </w:rPr>
            </w:pPr>
            <w:r w:rsidRPr="55F015EE">
              <w:rPr>
                <w:rFonts w:ascii="Arial" w:eastAsia="Arial" w:hAnsi="Arial" w:cs="Arial"/>
                <w:color w:val="000000" w:themeColor="text1"/>
                <w:sz w:val="22"/>
                <w:szCs w:val="22"/>
              </w:rPr>
              <w:t>1</w:t>
            </w:r>
          </w:p>
        </w:tc>
        <w:tc>
          <w:tcPr>
            <w:tcW w:w="1185" w:type="dxa"/>
            <w:tcBorders>
              <w:top w:val="nil"/>
              <w:left w:val="nil"/>
              <w:bottom w:val="single" w:sz="8" w:space="0" w:color="auto"/>
              <w:right w:val="nil"/>
            </w:tcBorders>
            <w:tcMar>
              <w:left w:w="70" w:type="dxa"/>
              <w:right w:w="70" w:type="dxa"/>
            </w:tcMar>
            <w:vAlign w:val="center"/>
          </w:tcPr>
          <w:p w14:paraId="3E2380AB" w14:textId="4C59BAE7" w:rsidR="76CA1785" w:rsidRDefault="156275DC" w:rsidP="55F015EE">
            <w:pPr>
              <w:jc w:val="right"/>
              <w:rPr>
                <w:rFonts w:ascii="Arial" w:eastAsia="Arial" w:hAnsi="Arial" w:cs="Arial"/>
                <w:color w:val="000000" w:themeColor="text1"/>
                <w:sz w:val="22"/>
                <w:szCs w:val="22"/>
              </w:rPr>
            </w:pPr>
            <w:r w:rsidRPr="55F015EE">
              <w:rPr>
                <w:rFonts w:ascii="Arial" w:eastAsia="Arial" w:hAnsi="Arial" w:cs="Arial"/>
                <w:color w:val="000000" w:themeColor="text1"/>
                <w:sz w:val="22"/>
                <w:szCs w:val="22"/>
              </w:rPr>
              <w:t>0</w:t>
            </w:r>
          </w:p>
        </w:tc>
      </w:tr>
    </w:tbl>
    <w:p w14:paraId="15ED5F58" w14:textId="77777777" w:rsidR="000917B4" w:rsidRDefault="000917B4" w:rsidP="55F015EE">
      <w:pPr>
        <w:rPr>
          <w:rFonts w:ascii="Arial" w:eastAsia="Arial" w:hAnsi="Arial" w:cs="Arial"/>
          <w:sz w:val="22"/>
          <w:szCs w:val="22"/>
        </w:rPr>
      </w:pPr>
    </w:p>
    <w:p w14:paraId="678CEF36" w14:textId="53100C6F" w:rsidR="2CE5C627" w:rsidRDefault="2CE5C627" w:rsidP="55F015EE">
      <w:pPr>
        <w:rPr>
          <w:rFonts w:ascii="Arial" w:eastAsia="Arial" w:hAnsi="Arial" w:cs="Arial"/>
          <w:sz w:val="22"/>
          <w:szCs w:val="22"/>
        </w:rPr>
      </w:pPr>
      <w:r w:rsidRPr="0952260A">
        <w:rPr>
          <w:rFonts w:ascii="Arial" w:eastAsia="Arial" w:hAnsi="Arial" w:cs="Arial"/>
          <w:b/>
          <w:sz w:val="22"/>
          <w:szCs w:val="22"/>
        </w:rPr>
        <w:t xml:space="preserve">Table </w:t>
      </w:r>
      <w:r w:rsidR="00CF66D5" w:rsidRPr="0952260A">
        <w:rPr>
          <w:rFonts w:ascii="Arial" w:eastAsia="Arial" w:hAnsi="Arial" w:cs="Arial"/>
          <w:b/>
          <w:sz w:val="22"/>
          <w:szCs w:val="22"/>
        </w:rPr>
        <w:t>S1</w:t>
      </w:r>
      <w:r w:rsidR="2044ADF4" w:rsidRPr="0952260A">
        <w:rPr>
          <w:rFonts w:ascii="Arial" w:eastAsia="Arial" w:hAnsi="Arial" w:cs="Arial"/>
          <w:b/>
          <w:sz w:val="22"/>
          <w:szCs w:val="22"/>
        </w:rPr>
        <w:t>8</w:t>
      </w:r>
      <w:r w:rsidR="47E2FFD5" w:rsidRPr="0952260A">
        <w:rPr>
          <w:rFonts w:ascii="Arial" w:eastAsia="Arial" w:hAnsi="Arial" w:cs="Arial"/>
          <w:b/>
          <w:sz w:val="22"/>
          <w:szCs w:val="22"/>
        </w:rPr>
        <w:t xml:space="preserve"> </w:t>
      </w:r>
      <w:r w:rsidR="47E2FFD5" w:rsidRPr="0952260A">
        <w:rPr>
          <w:rFonts w:ascii="Arial" w:eastAsia="Arial" w:hAnsi="Arial" w:cs="Arial"/>
          <w:b/>
          <w:bCs/>
          <w:sz w:val="22"/>
          <w:szCs w:val="22"/>
        </w:rPr>
        <w:t>|</w:t>
      </w:r>
      <w:r w:rsidRPr="0952260A">
        <w:rPr>
          <w:rFonts w:ascii="Arial" w:eastAsia="Arial" w:hAnsi="Arial" w:cs="Arial"/>
          <w:b/>
          <w:sz w:val="22"/>
          <w:szCs w:val="22"/>
        </w:rPr>
        <w:t xml:space="preserve"> </w:t>
      </w:r>
      <w:r w:rsidR="4939A7D7" w:rsidRPr="0952260A">
        <w:rPr>
          <w:rFonts w:ascii="Arial" w:eastAsia="Arial" w:hAnsi="Arial" w:cs="Arial"/>
          <w:b/>
          <w:sz w:val="22"/>
          <w:szCs w:val="22"/>
        </w:rPr>
        <w:t xml:space="preserve">Number of structural variants that are </w:t>
      </w:r>
      <w:r w:rsidR="7C546329" w:rsidRPr="0952260A">
        <w:rPr>
          <w:rFonts w:ascii="Arial" w:eastAsia="Arial" w:hAnsi="Arial" w:cs="Arial"/>
          <w:b/>
          <w:sz w:val="22"/>
          <w:szCs w:val="22"/>
        </w:rPr>
        <w:t xml:space="preserve">annotated in </w:t>
      </w:r>
      <w:proofErr w:type="spellStart"/>
      <w:r w:rsidR="7C546329" w:rsidRPr="0952260A">
        <w:rPr>
          <w:rFonts w:ascii="Arial" w:eastAsia="Arial" w:hAnsi="Arial" w:cs="Arial"/>
          <w:b/>
          <w:sz w:val="22"/>
          <w:szCs w:val="22"/>
        </w:rPr>
        <w:t>ClinVar</w:t>
      </w:r>
      <w:proofErr w:type="spellEnd"/>
      <w:r w:rsidR="7C546329" w:rsidRPr="0952260A">
        <w:rPr>
          <w:rFonts w:ascii="Arial" w:eastAsia="Arial" w:hAnsi="Arial" w:cs="Arial"/>
          <w:b/>
          <w:sz w:val="22"/>
          <w:szCs w:val="22"/>
        </w:rPr>
        <w:t xml:space="preserve"> and </w:t>
      </w:r>
      <w:r w:rsidR="4939A7D7" w:rsidRPr="0952260A">
        <w:rPr>
          <w:rFonts w:ascii="Arial" w:eastAsia="Arial" w:hAnsi="Arial" w:cs="Arial"/>
          <w:b/>
          <w:sz w:val="22"/>
          <w:szCs w:val="22"/>
        </w:rPr>
        <w:t xml:space="preserve">found in the current dataset stratified by pathogenicity and </w:t>
      </w:r>
      <w:r w:rsidR="758B2A2E" w:rsidRPr="0952260A">
        <w:rPr>
          <w:rFonts w:ascii="Arial" w:eastAsia="Arial" w:hAnsi="Arial" w:cs="Arial"/>
          <w:b/>
          <w:sz w:val="22"/>
          <w:szCs w:val="22"/>
        </w:rPr>
        <w:t xml:space="preserve">number of carriers. </w:t>
      </w:r>
      <w:r w:rsidR="758B2A2E" w:rsidRPr="55F015EE">
        <w:rPr>
          <w:rFonts w:ascii="Arial" w:eastAsia="Arial" w:hAnsi="Arial" w:cs="Arial"/>
          <w:sz w:val="22"/>
          <w:szCs w:val="22"/>
        </w:rPr>
        <w:t xml:space="preserve"> </w:t>
      </w:r>
    </w:p>
    <w:p w14:paraId="058209CD" w14:textId="77777777" w:rsidR="00356F24" w:rsidRDefault="00356F24" w:rsidP="55F015EE">
      <w:pPr>
        <w:rPr>
          <w:rFonts w:ascii="Arial" w:eastAsia="Arial" w:hAnsi="Arial" w:cs="Arial"/>
          <w:sz w:val="22"/>
          <w:szCs w:val="22"/>
        </w:rPr>
      </w:pPr>
    </w:p>
    <w:p w14:paraId="4F7511AF" w14:textId="3DF5CA5B" w:rsidR="6D5EC75B" w:rsidRDefault="6D5EC75B" w:rsidP="55F015EE">
      <w:pPr>
        <w:rPr>
          <w:rFonts w:ascii="Arial" w:eastAsia="Arial" w:hAnsi="Arial" w:cs="Arial"/>
          <w:sz w:val="22"/>
          <w:szCs w:val="22"/>
        </w:rPr>
      </w:pPr>
      <w:r w:rsidRPr="7DFFBD85">
        <w:rPr>
          <w:rFonts w:ascii="Arial" w:eastAsia="Arial" w:hAnsi="Arial" w:cs="Arial"/>
          <w:b/>
          <w:bCs/>
          <w:sz w:val="22"/>
          <w:szCs w:val="22"/>
        </w:rPr>
        <w:t>Table S19 | GWAS catalog GCST list -</w:t>
      </w:r>
      <w:r w:rsidR="5FAC3E3E" w:rsidRPr="7DFFBD85">
        <w:rPr>
          <w:rFonts w:ascii="Arial" w:eastAsia="Arial" w:hAnsi="Arial" w:cs="Arial"/>
          <w:b/>
          <w:bCs/>
          <w:sz w:val="22"/>
          <w:szCs w:val="22"/>
        </w:rPr>
        <w:t xml:space="preserve"> </w:t>
      </w:r>
      <w:r w:rsidR="5FAC3E3E" w:rsidRPr="7DFFBD85">
        <w:rPr>
          <w:rFonts w:ascii="Arial" w:eastAsia="Arial" w:hAnsi="Arial" w:cs="Arial"/>
          <w:sz w:val="22"/>
          <w:szCs w:val="22"/>
        </w:rPr>
        <w:t>– See separate Excel file.</w:t>
      </w:r>
    </w:p>
    <w:p w14:paraId="0A7BD007" w14:textId="188458F9" w:rsidR="55F015EE" w:rsidRDefault="55F015EE" w:rsidP="55F015EE">
      <w:pPr>
        <w:rPr>
          <w:rFonts w:ascii="Arial" w:eastAsia="Arial" w:hAnsi="Arial" w:cs="Arial"/>
          <w:b/>
          <w:bCs/>
          <w:sz w:val="22"/>
          <w:szCs w:val="22"/>
        </w:rPr>
      </w:pPr>
    </w:p>
    <w:p w14:paraId="5EE1BB94" w14:textId="77777777" w:rsidR="0073209E" w:rsidRDefault="0073209E" w:rsidP="55F015EE">
      <w:pPr>
        <w:rPr>
          <w:rFonts w:ascii="Arial" w:eastAsia="Arial" w:hAnsi="Arial" w:cs="Arial"/>
          <w:sz w:val="22"/>
          <w:szCs w:val="22"/>
        </w:rPr>
      </w:pPr>
    </w:p>
    <w:p w14:paraId="45DD4961" w14:textId="059686EA" w:rsidR="00302E8B" w:rsidRPr="00A70CA7" w:rsidRDefault="00A70CA7" w:rsidP="55F015EE">
      <w:pPr>
        <w:widowControl w:val="0"/>
        <w:spacing w:after="160" w:line="259" w:lineRule="auto"/>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A) </w:t>
      </w:r>
      <w:proofErr w:type="spellStart"/>
      <w:r w:rsidR="00302E8B" w:rsidRPr="0952260A">
        <w:rPr>
          <w:rFonts w:ascii="Arial" w:eastAsia="Arial" w:hAnsi="Arial" w:cs="Arial"/>
          <w:color w:val="000000" w:themeColor="text1"/>
          <w:sz w:val="22"/>
          <w:szCs w:val="22"/>
        </w:rPr>
        <w:t>SNP+Indel</w:t>
      </w:r>
      <w:proofErr w:type="spellEnd"/>
    </w:p>
    <w:tbl>
      <w:tblPr>
        <w:tblW w:w="555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84"/>
        <w:gridCol w:w="1128"/>
        <w:gridCol w:w="1221"/>
        <w:gridCol w:w="1111"/>
        <w:gridCol w:w="906"/>
      </w:tblGrid>
      <w:tr w:rsidR="00302E8B" w14:paraId="12A9F43F" w14:textId="77777777" w:rsidTr="55F015EE">
        <w:trPr>
          <w:trHeight w:val="225"/>
        </w:trPr>
        <w:tc>
          <w:tcPr>
            <w:tcW w:w="1425" w:type="dxa"/>
            <w:tcBorders>
              <w:top w:val="single" w:sz="12" w:space="0" w:color="auto"/>
              <w:left w:val="nil"/>
              <w:bottom w:val="single" w:sz="6" w:space="0" w:color="auto"/>
              <w:right w:val="nil"/>
            </w:tcBorders>
            <w:tcMar>
              <w:left w:w="60" w:type="dxa"/>
              <w:right w:w="60" w:type="dxa"/>
            </w:tcMar>
            <w:vAlign w:val="center"/>
          </w:tcPr>
          <w:p w14:paraId="5554DDE3"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GIAB sample</w:t>
            </w:r>
          </w:p>
        </w:tc>
        <w:tc>
          <w:tcPr>
            <w:tcW w:w="1145" w:type="dxa"/>
            <w:tcBorders>
              <w:top w:val="single" w:sz="12" w:space="0" w:color="auto"/>
              <w:left w:val="nil"/>
              <w:bottom w:val="single" w:sz="6" w:space="0" w:color="auto"/>
              <w:right w:val="nil"/>
            </w:tcBorders>
            <w:tcMar>
              <w:left w:w="60" w:type="dxa"/>
              <w:right w:w="60" w:type="dxa"/>
            </w:tcMar>
            <w:vAlign w:val="center"/>
          </w:tcPr>
          <w:p w14:paraId="33D12A87"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#Variants</w:t>
            </w:r>
          </w:p>
        </w:tc>
        <w:tc>
          <w:tcPr>
            <w:tcW w:w="1075" w:type="dxa"/>
            <w:tcBorders>
              <w:top w:val="single" w:sz="12" w:space="0" w:color="auto"/>
              <w:left w:val="nil"/>
              <w:bottom w:val="single" w:sz="6" w:space="0" w:color="auto"/>
              <w:right w:val="nil"/>
            </w:tcBorders>
            <w:tcMar>
              <w:left w:w="60" w:type="dxa"/>
              <w:right w:w="60" w:type="dxa"/>
            </w:tcMar>
            <w:vAlign w:val="center"/>
          </w:tcPr>
          <w:p w14:paraId="7A594772"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Sensitivity</w:t>
            </w:r>
          </w:p>
        </w:tc>
        <w:tc>
          <w:tcPr>
            <w:tcW w:w="960" w:type="dxa"/>
            <w:tcBorders>
              <w:top w:val="single" w:sz="12" w:space="0" w:color="auto"/>
              <w:left w:val="nil"/>
              <w:bottom w:val="single" w:sz="6" w:space="0" w:color="auto"/>
              <w:right w:val="nil"/>
            </w:tcBorders>
            <w:tcMar>
              <w:left w:w="60" w:type="dxa"/>
              <w:right w:w="60" w:type="dxa"/>
            </w:tcMar>
            <w:vAlign w:val="center"/>
          </w:tcPr>
          <w:p w14:paraId="4E16C86A"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Precision</w:t>
            </w:r>
          </w:p>
        </w:tc>
        <w:tc>
          <w:tcPr>
            <w:tcW w:w="945" w:type="dxa"/>
            <w:tcBorders>
              <w:top w:val="single" w:sz="12" w:space="0" w:color="auto"/>
              <w:left w:val="nil"/>
              <w:bottom w:val="single" w:sz="6" w:space="0" w:color="auto"/>
              <w:right w:val="nil"/>
            </w:tcBorders>
            <w:tcMar>
              <w:left w:w="60" w:type="dxa"/>
              <w:right w:w="60" w:type="dxa"/>
            </w:tcMar>
            <w:vAlign w:val="center"/>
          </w:tcPr>
          <w:p w14:paraId="5B1368D7"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F1-score</w:t>
            </w:r>
          </w:p>
        </w:tc>
      </w:tr>
      <w:tr w:rsidR="00302E8B" w14:paraId="41F1D0FC" w14:textId="77777777" w:rsidTr="55F015EE">
        <w:trPr>
          <w:trHeight w:val="225"/>
        </w:trPr>
        <w:tc>
          <w:tcPr>
            <w:tcW w:w="1425" w:type="dxa"/>
            <w:tcBorders>
              <w:top w:val="single" w:sz="6" w:space="0" w:color="auto"/>
              <w:left w:val="nil"/>
              <w:bottom w:val="nil"/>
              <w:right w:val="nil"/>
            </w:tcBorders>
            <w:tcMar>
              <w:left w:w="60" w:type="dxa"/>
              <w:right w:w="60" w:type="dxa"/>
            </w:tcMar>
            <w:vAlign w:val="center"/>
          </w:tcPr>
          <w:p w14:paraId="1D0BDD32"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HG001</w:t>
            </w:r>
          </w:p>
        </w:tc>
        <w:tc>
          <w:tcPr>
            <w:tcW w:w="1145" w:type="dxa"/>
            <w:tcBorders>
              <w:top w:val="single" w:sz="6" w:space="0" w:color="auto"/>
              <w:left w:val="nil"/>
              <w:bottom w:val="nil"/>
              <w:right w:val="nil"/>
            </w:tcBorders>
            <w:tcMar>
              <w:left w:w="60" w:type="dxa"/>
              <w:right w:w="60" w:type="dxa"/>
            </w:tcMar>
            <w:vAlign w:val="center"/>
          </w:tcPr>
          <w:p w14:paraId="6B318581"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3,376,982</w:t>
            </w:r>
          </w:p>
        </w:tc>
        <w:tc>
          <w:tcPr>
            <w:tcW w:w="1075" w:type="dxa"/>
            <w:tcBorders>
              <w:top w:val="single" w:sz="6" w:space="0" w:color="auto"/>
              <w:left w:val="nil"/>
              <w:bottom w:val="nil"/>
              <w:right w:val="nil"/>
            </w:tcBorders>
            <w:tcMar>
              <w:left w:w="60" w:type="dxa"/>
              <w:right w:w="60" w:type="dxa"/>
            </w:tcMar>
            <w:vAlign w:val="center"/>
          </w:tcPr>
          <w:p w14:paraId="65DB847F"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98.05%</w:t>
            </w:r>
          </w:p>
        </w:tc>
        <w:tc>
          <w:tcPr>
            <w:tcW w:w="960" w:type="dxa"/>
            <w:tcBorders>
              <w:top w:val="single" w:sz="6" w:space="0" w:color="auto"/>
              <w:left w:val="nil"/>
              <w:bottom w:val="nil"/>
              <w:right w:val="nil"/>
            </w:tcBorders>
            <w:tcMar>
              <w:left w:w="60" w:type="dxa"/>
              <w:right w:w="60" w:type="dxa"/>
            </w:tcMar>
            <w:vAlign w:val="center"/>
          </w:tcPr>
          <w:p w14:paraId="3176E5DD"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98.21%</w:t>
            </w:r>
          </w:p>
        </w:tc>
        <w:tc>
          <w:tcPr>
            <w:tcW w:w="945" w:type="dxa"/>
            <w:tcBorders>
              <w:top w:val="single" w:sz="6" w:space="0" w:color="auto"/>
              <w:left w:val="nil"/>
              <w:bottom w:val="nil"/>
              <w:right w:val="nil"/>
            </w:tcBorders>
            <w:tcMar>
              <w:left w:w="60" w:type="dxa"/>
              <w:right w:w="60" w:type="dxa"/>
            </w:tcMar>
            <w:vAlign w:val="center"/>
          </w:tcPr>
          <w:p w14:paraId="395D0E13"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98.13%</w:t>
            </w:r>
          </w:p>
        </w:tc>
      </w:tr>
      <w:tr w:rsidR="00302E8B" w14:paraId="16BD4DE3" w14:textId="77777777" w:rsidTr="55F015EE">
        <w:trPr>
          <w:trHeight w:val="225"/>
        </w:trPr>
        <w:tc>
          <w:tcPr>
            <w:tcW w:w="1425" w:type="dxa"/>
            <w:tcBorders>
              <w:top w:val="nil"/>
              <w:left w:val="nil"/>
              <w:bottom w:val="nil"/>
              <w:right w:val="nil"/>
            </w:tcBorders>
            <w:tcMar>
              <w:left w:w="60" w:type="dxa"/>
              <w:right w:w="60" w:type="dxa"/>
            </w:tcMar>
            <w:vAlign w:val="center"/>
          </w:tcPr>
          <w:p w14:paraId="74EB2477"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lastRenderedPageBreak/>
              <w:t>HG002</w:t>
            </w:r>
          </w:p>
        </w:tc>
        <w:tc>
          <w:tcPr>
            <w:tcW w:w="1145" w:type="dxa"/>
            <w:tcBorders>
              <w:top w:val="nil"/>
              <w:left w:val="nil"/>
              <w:bottom w:val="nil"/>
              <w:right w:val="nil"/>
            </w:tcBorders>
            <w:tcMar>
              <w:left w:w="60" w:type="dxa"/>
              <w:right w:w="60" w:type="dxa"/>
            </w:tcMar>
            <w:vAlign w:val="center"/>
          </w:tcPr>
          <w:p w14:paraId="7BE2F006"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3,434,822</w:t>
            </w:r>
          </w:p>
        </w:tc>
        <w:tc>
          <w:tcPr>
            <w:tcW w:w="1075" w:type="dxa"/>
            <w:tcBorders>
              <w:top w:val="nil"/>
              <w:left w:val="nil"/>
              <w:bottom w:val="nil"/>
              <w:right w:val="nil"/>
            </w:tcBorders>
            <w:tcMar>
              <w:left w:w="60" w:type="dxa"/>
              <w:right w:w="60" w:type="dxa"/>
            </w:tcMar>
            <w:vAlign w:val="center"/>
          </w:tcPr>
          <w:p w14:paraId="4C1F0DB1"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98.00%</w:t>
            </w:r>
          </w:p>
        </w:tc>
        <w:tc>
          <w:tcPr>
            <w:tcW w:w="960" w:type="dxa"/>
            <w:tcBorders>
              <w:top w:val="nil"/>
              <w:left w:val="nil"/>
              <w:bottom w:val="nil"/>
              <w:right w:val="nil"/>
            </w:tcBorders>
            <w:tcMar>
              <w:left w:w="60" w:type="dxa"/>
              <w:right w:w="60" w:type="dxa"/>
            </w:tcMar>
            <w:vAlign w:val="center"/>
          </w:tcPr>
          <w:p w14:paraId="5E5D0E59"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98.31%</w:t>
            </w:r>
          </w:p>
        </w:tc>
        <w:tc>
          <w:tcPr>
            <w:tcW w:w="945" w:type="dxa"/>
            <w:tcBorders>
              <w:top w:val="nil"/>
              <w:left w:val="nil"/>
              <w:bottom w:val="nil"/>
              <w:right w:val="nil"/>
            </w:tcBorders>
            <w:tcMar>
              <w:left w:w="60" w:type="dxa"/>
              <w:right w:w="60" w:type="dxa"/>
            </w:tcMar>
            <w:vAlign w:val="center"/>
          </w:tcPr>
          <w:p w14:paraId="32FC5E60"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98.16%</w:t>
            </w:r>
          </w:p>
        </w:tc>
      </w:tr>
      <w:tr w:rsidR="00302E8B" w14:paraId="2AA36B46" w14:textId="77777777" w:rsidTr="55F015EE">
        <w:trPr>
          <w:trHeight w:val="225"/>
        </w:trPr>
        <w:tc>
          <w:tcPr>
            <w:tcW w:w="1425" w:type="dxa"/>
            <w:tcBorders>
              <w:top w:val="nil"/>
              <w:left w:val="nil"/>
              <w:bottom w:val="nil"/>
              <w:right w:val="nil"/>
            </w:tcBorders>
            <w:tcMar>
              <w:left w:w="60" w:type="dxa"/>
              <w:right w:w="60" w:type="dxa"/>
            </w:tcMar>
            <w:vAlign w:val="center"/>
          </w:tcPr>
          <w:p w14:paraId="7761BC1A"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HG003</w:t>
            </w:r>
          </w:p>
        </w:tc>
        <w:tc>
          <w:tcPr>
            <w:tcW w:w="1145" w:type="dxa"/>
            <w:tcBorders>
              <w:top w:val="nil"/>
              <w:left w:val="nil"/>
              <w:bottom w:val="nil"/>
              <w:right w:val="nil"/>
            </w:tcBorders>
            <w:tcMar>
              <w:left w:w="60" w:type="dxa"/>
              <w:right w:w="60" w:type="dxa"/>
            </w:tcMar>
            <w:vAlign w:val="center"/>
          </w:tcPr>
          <w:p w14:paraId="7B7A2BF3"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3,283,999</w:t>
            </w:r>
          </w:p>
        </w:tc>
        <w:tc>
          <w:tcPr>
            <w:tcW w:w="1075" w:type="dxa"/>
            <w:tcBorders>
              <w:top w:val="nil"/>
              <w:left w:val="nil"/>
              <w:bottom w:val="nil"/>
              <w:right w:val="nil"/>
            </w:tcBorders>
            <w:tcMar>
              <w:left w:w="60" w:type="dxa"/>
              <w:right w:w="60" w:type="dxa"/>
            </w:tcMar>
            <w:vAlign w:val="center"/>
          </w:tcPr>
          <w:p w14:paraId="18F508E2"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97.91%</w:t>
            </w:r>
          </w:p>
        </w:tc>
        <w:tc>
          <w:tcPr>
            <w:tcW w:w="960" w:type="dxa"/>
            <w:tcBorders>
              <w:top w:val="nil"/>
              <w:left w:val="nil"/>
              <w:bottom w:val="nil"/>
              <w:right w:val="nil"/>
            </w:tcBorders>
            <w:tcMar>
              <w:left w:w="60" w:type="dxa"/>
              <w:right w:w="60" w:type="dxa"/>
            </w:tcMar>
            <w:vAlign w:val="center"/>
          </w:tcPr>
          <w:p w14:paraId="0B628678"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98.12%</w:t>
            </w:r>
          </w:p>
        </w:tc>
        <w:tc>
          <w:tcPr>
            <w:tcW w:w="945" w:type="dxa"/>
            <w:tcBorders>
              <w:top w:val="nil"/>
              <w:left w:val="nil"/>
              <w:bottom w:val="nil"/>
              <w:right w:val="nil"/>
            </w:tcBorders>
            <w:tcMar>
              <w:left w:w="60" w:type="dxa"/>
              <w:right w:w="60" w:type="dxa"/>
            </w:tcMar>
            <w:vAlign w:val="center"/>
          </w:tcPr>
          <w:p w14:paraId="5DCD5E31"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98.02%</w:t>
            </w:r>
          </w:p>
        </w:tc>
      </w:tr>
      <w:tr w:rsidR="00302E8B" w14:paraId="3C6C7FBB" w14:textId="77777777" w:rsidTr="55F015EE">
        <w:trPr>
          <w:trHeight w:val="225"/>
        </w:trPr>
        <w:tc>
          <w:tcPr>
            <w:tcW w:w="1425" w:type="dxa"/>
            <w:tcBorders>
              <w:top w:val="nil"/>
              <w:left w:val="nil"/>
              <w:bottom w:val="nil"/>
              <w:right w:val="nil"/>
            </w:tcBorders>
            <w:tcMar>
              <w:left w:w="60" w:type="dxa"/>
              <w:right w:w="60" w:type="dxa"/>
            </w:tcMar>
            <w:vAlign w:val="center"/>
          </w:tcPr>
          <w:p w14:paraId="5A571E5E"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HG004</w:t>
            </w:r>
          </w:p>
        </w:tc>
        <w:tc>
          <w:tcPr>
            <w:tcW w:w="1145" w:type="dxa"/>
            <w:tcBorders>
              <w:top w:val="nil"/>
              <w:left w:val="nil"/>
              <w:bottom w:val="nil"/>
              <w:right w:val="nil"/>
            </w:tcBorders>
            <w:tcMar>
              <w:left w:w="60" w:type="dxa"/>
              <w:right w:w="60" w:type="dxa"/>
            </w:tcMar>
            <w:vAlign w:val="center"/>
          </w:tcPr>
          <w:p w14:paraId="5B34CFF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3,322,079</w:t>
            </w:r>
          </w:p>
        </w:tc>
        <w:tc>
          <w:tcPr>
            <w:tcW w:w="1075" w:type="dxa"/>
            <w:tcBorders>
              <w:top w:val="nil"/>
              <w:left w:val="nil"/>
              <w:bottom w:val="nil"/>
              <w:right w:val="nil"/>
            </w:tcBorders>
            <w:tcMar>
              <w:left w:w="60" w:type="dxa"/>
              <w:right w:w="60" w:type="dxa"/>
            </w:tcMar>
            <w:vAlign w:val="center"/>
          </w:tcPr>
          <w:p w14:paraId="141C26E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98.01%</w:t>
            </w:r>
          </w:p>
        </w:tc>
        <w:tc>
          <w:tcPr>
            <w:tcW w:w="960" w:type="dxa"/>
            <w:tcBorders>
              <w:top w:val="nil"/>
              <w:left w:val="nil"/>
              <w:bottom w:val="nil"/>
              <w:right w:val="nil"/>
            </w:tcBorders>
            <w:tcMar>
              <w:left w:w="60" w:type="dxa"/>
              <w:right w:w="60" w:type="dxa"/>
            </w:tcMar>
            <w:vAlign w:val="center"/>
          </w:tcPr>
          <w:p w14:paraId="170E4245"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98.30%</w:t>
            </w:r>
          </w:p>
        </w:tc>
        <w:tc>
          <w:tcPr>
            <w:tcW w:w="945" w:type="dxa"/>
            <w:tcBorders>
              <w:top w:val="nil"/>
              <w:left w:val="nil"/>
              <w:bottom w:val="nil"/>
              <w:right w:val="nil"/>
            </w:tcBorders>
            <w:tcMar>
              <w:left w:w="60" w:type="dxa"/>
              <w:right w:w="60" w:type="dxa"/>
            </w:tcMar>
            <w:vAlign w:val="center"/>
          </w:tcPr>
          <w:p w14:paraId="19110153"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98.15%</w:t>
            </w:r>
          </w:p>
        </w:tc>
      </w:tr>
      <w:tr w:rsidR="00302E8B" w14:paraId="159A661E" w14:textId="77777777" w:rsidTr="55F015EE">
        <w:trPr>
          <w:trHeight w:val="225"/>
        </w:trPr>
        <w:tc>
          <w:tcPr>
            <w:tcW w:w="1425" w:type="dxa"/>
            <w:tcBorders>
              <w:top w:val="nil"/>
              <w:left w:val="nil"/>
              <w:bottom w:val="nil"/>
              <w:right w:val="nil"/>
            </w:tcBorders>
            <w:tcMar>
              <w:left w:w="60" w:type="dxa"/>
              <w:right w:w="60" w:type="dxa"/>
            </w:tcMar>
            <w:vAlign w:val="center"/>
          </w:tcPr>
          <w:p w14:paraId="296CF3B7"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HG005</w:t>
            </w:r>
          </w:p>
        </w:tc>
        <w:tc>
          <w:tcPr>
            <w:tcW w:w="1145" w:type="dxa"/>
            <w:tcBorders>
              <w:top w:val="nil"/>
              <w:left w:val="nil"/>
              <w:bottom w:val="nil"/>
              <w:right w:val="nil"/>
            </w:tcBorders>
            <w:tcMar>
              <w:left w:w="60" w:type="dxa"/>
              <w:right w:w="60" w:type="dxa"/>
            </w:tcMar>
            <w:vAlign w:val="center"/>
          </w:tcPr>
          <w:p w14:paraId="53CE7198"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3,234,416</w:t>
            </w:r>
          </w:p>
        </w:tc>
        <w:tc>
          <w:tcPr>
            <w:tcW w:w="1075" w:type="dxa"/>
            <w:tcBorders>
              <w:top w:val="nil"/>
              <w:left w:val="nil"/>
              <w:bottom w:val="nil"/>
              <w:right w:val="nil"/>
            </w:tcBorders>
            <w:tcMar>
              <w:left w:w="60" w:type="dxa"/>
              <w:right w:w="60" w:type="dxa"/>
            </w:tcMar>
            <w:vAlign w:val="center"/>
          </w:tcPr>
          <w:p w14:paraId="31E8C450"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97.78%</w:t>
            </w:r>
          </w:p>
        </w:tc>
        <w:tc>
          <w:tcPr>
            <w:tcW w:w="960" w:type="dxa"/>
            <w:tcBorders>
              <w:top w:val="nil"/>
              <w:left w:val="nil"/>
              <w:bottom w:val="nil"/>
              <w:right w:val="nil"/>
            </w:tcBorders>
            <w:tcMar>
              <w:left w:w="60" w:type="dxa"/>
              <w:right w:w="60" w:type="dxa"/>
            </w:tcMar>
            <w:vAlign w:val="center"/>
          </w:tcPr>
          <w:p w14:paraId="49C000B6"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98.66%</w:t>
            </w:r>
          </w:p>
        </w:tc>
        <w:tc>
          <w:tcPr>
            <w:tcW w:w="945" w:type="dxa"/>
            <w:tcBorders>
              <w:top w:val="nil"/>
              <w:left w:val="nil"/>
              <w:bottom w:val="nil"/>
              <w:right w:val="nil"/>
            </w:tcBorders>
            <w:tcMar>
              <w:left w:w="60" w:type="dxa"/>
              <w:right w:w="60" w:type="dxa"/>
            </w:tcMar>
            <w:vAlign w:val="center"/>
          </w:tcPr>
          <w:p w14:paraId="65E8232D"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98.22%</w:t>
            </w:r>
          </w:p>
        </w:tc>
      </w:tr>
      <w:tr w:rsidR="00302E8B" w14:paraId="2AF97333" w14:textId="77777777" w:rsidTr="55F015EE">
        <w:trPr>
          <w:trHeight w:val="225"/>
        </w:trPr>
        <w:tc>
          <w:tcPr>
            <w:tcW w:w="1425" w:type="dxa"/>
            <w:tcBorders>
              <w:top w:val="nil"/>
              <w:left w:val="nil"/>
              <w:bottom w:val="nil"/>
              <w:right w:val="nil"/>
            </w:tcBorders>
            <w:tcMar>
              <w:left w:w="60" w:type="dxa"/>
              <w:right w:w="60" w:type="dxa"/>
            </w:tcMar>
            <w:vAlign w:val="center"/>
          </w:tcPr>
          <w:p w14:paraId="5F4C4E89"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HG006</w:t>
            </w:r>
          </w:p>
        </w:tc>
        <w:tc>
          <w:tcPr>
            <w:tcW w:w="1145" w:type="dxa"/>
            <w:tcBorders>
              <w:top w:val="nil"/>
              <w:left w:val="nil"/>
              <w:bottom w:val="nil"/>
              <w:right w:val="nil"/>
            </w:tcBorders>
            <w:tcMar>
              <w:left w:w="60" w:type="dxa"/>
              <w:right w:w="60" w:type="dxa"/>
            </w:tcMar>
            <w:vAlign w:val="center"/>
          </w:tcPr>
          <w:p w14:paraId="0D6DBC1C"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3,325,801</w:t>
            </w:r>
          </w:p>
        </w:tc>
        <w:tc>
          <w:tcPr>
            <w:tcW w:w="1075" w:type="dxa"/>
            <w:tcBorders>
              <w:top w:val="nil"/>
              <w:left w:val="nil"/>
              <w:bottom w:val="nil"/>
              <w:right w:val="nil"/>
            </w:tcBorders>
            <w:tcMar>
              <w:left w:w="60" w:type="dxa"/>
              <w:right w:w="60" w:type="dxa"/>
            </w:tcMar>
            <w:vAlign w:val="center"/>
          </w:tcPr>
          <w:p w14:paraId="45D62596"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98.17%</w:t>
            </w:r>
          </w:p>
        </w:tc>
        <w:tc>
          <w:tcPr>
            <w:tcW w:w="960" w:type="dxa"/>
            <w:tcBorders>
              <w:top w:val="nil"/>
              <w:left w:val="nil"/>
              <w:bottom w:val="nil"/>
              <w:right w:val="nil"/>
            </w:tcBorders>
            <w:tcMar>
              <w:left w:w="60" w:type="dxa"/>
              <w:right w:w="60" w:type="dxa"/>
            </w:tcMar>
            <w:vAlign w:val="center"/>
          </w:tcPr>
          <w:p w14:paraId="436CB3CC"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98.27%</w:t>
            </w:r>
          </w:p>
        </w:tc>
        <w:tc>
          <w:tcPr>
            <w:tcW w:w="945" w:type="dxa"/>
            <w:tcBorders>
              <w:top w:val="nil"/>
              <w:left w:val="nil"/>
              <w:bottom w:val="nil"/>
              <w:right w:val="nil"/>
            </w:tcBorders>
            <w:tcMar>
              <w:left w:w="60" w:type="dxa"/>
              <w:right w:w="60" w:type="dxa"/>
            </w:tcMar>
            <w:vAlign w:val="center"/>
          </w:tcPr>
          <w:p w14:paraId="3C3A7DD0"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98.22%</w:t>
            </w:r>
          </w:p>
        </w:tc>
      </w:tr>
      <w:tr w:rsidR="00302E8B" w14:paraId="3C958A31" w14:textId="77777777" w:rsidTr="55F015EE">
        <w:trPr>
          <w:trHeight w:val="225"/>
        </w:trPr>
        <w:tc>
          <w:tcPr>
            <w:tcW w:w="1425" w:type="dxa"/>
            <w:tcBorders>
              <w:top w:val="nil"/>
              <w:left w:val="nil"/>
              <w:bottom w:val="nil"/>
              <w:right w:val="nil"/>
            </w:tcBorders>
            <w:tcMar>
              <w:left w:w="60" w:type="dxa"/>
              <w:right w:w="60" w:type="dxa"/>
            </w:tcMar>
            <w:vAlign w:val="center"/>
          </w:tcPr>
          <w:p w14:paraId="3EC52ED0"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HG007</w:t>
            </w:r>
          </w:p>
        </w:tc>
        <w:tc>
          <w:tcPr>
            <w:tcW w:w="1145" w:type="dxa"/>
            <w:tcBorders>
              <w:top w:val="nil"/>
              <w:left w:val="nil"/>
              <w:bottom w:val="nil"/>
              <w:right w:val="nil"/>
            </w:tcBorders>
            <w:tcMar>
              <w:left w:w="60" w:type="dxa"/>
              <w:right w:w="60" w:type="dxa"/>
            </w:tcMar>
            <w:vAlign w:val="center"/>
          </w:tcPr>
          <w:p w14:paraId="2DA1BFC0"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3,346,308</w:t>
            </w:r>
          </w:p>
        </w:tc>
        <w:tc>
          <w:tcPr>
            <w:tcW w:w="1075" w:type="dxa"/>
            <w:tcBorders>
              <w:top w:val="nil"/>
              <w:left w:val="nil"/>
              <w:bottom w:val="nil"/>
              <w:right w:val="nil"/>
            </w:tcBorders>
            <w:tcMar>
              <w:left w:w="60" w:type="dxa"/>
              <w:right w:w="60" w:type="dxa"/>
            </w:tcMar>
            <w:vAlign w:val="center"/>
          </w:tcPr>
          <w:p w14:paraId="3145E897"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98.20%</w:t>
            </w:r>
          </w:p>
        </w:tc>
        <w:tc>
          <w:tcPr>
            <w:tcW w:w="960" w:type="dxa"/>
            <w:tcBorders>
              <w:top w:val="nil"/>
              <w:left w:val="nil"/>
              <w:bottom w:val="nil"/>
              <w:right w:val="nil"/>
            </w:tcBorders>
            <w:tcMar>
              <w:left w:w="60" w:type="dxa"/>
              <w:right w:w="60" w:type="dxa"/>
            </w:tcMar>
            <w:vAlign w:val="center"/>
          </w:tcPr>
          <w:p w14:paraId="61F8B967"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98.32%</w:t>
            </w:r>
          </w:p>
        </w:tc>
        <w:tc>
          <w:tcPr>
            <w:tcW w:w="945" w:type="dxa"/>
            <w:tcBorders>
              <w:top w:val="nil"/>
              <w:left w:val="nil"/>
              <w:bottom w:val="nil"/>
              <w:right w:val="nil"/>
            </w:tcBorders>
            <w:tcMar>
              <w:left w:w="60" w:type="dxa"/>
              <w:right w:w="60" w:type="dxa"/>
            </w:tcMar>
            <w:vAlign w:val="center"/>
          </w:tcPr>
          <w:p w14:paraId="1DED8860"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98.26%</w:t>
            </w:r>
          </w:p>
        </w:tc>
      </w:tr>
      <w:tr w:rsidR="00302E8B" w14:paraId="60A61770" w14:textId="77777777" w:rsidTr="55F015EE">
        <w:trPr>
          <w:trHeight w:val="225"/>
        </w:trPr>
        <w:tc>
          <w:tcPr>
            <w:tcW w:w="1425" w:type="dxa"/>
            <w:tcBorders>
              <w:top w:val="nil"/>
              <w:left w:val="nil"/>
              <w:bottom w:val="single" w:sz="6" w:space="0" w:color="auto"/>
              <w:right w:val="nil"/>
            </w:tcBorders>
            <w:tcMar>
              <w:left w:w="60" w:type="dxa"/>
              <w:right w:w="60" w:type="dxa"/>
            </w:tcMar>
            <w:vAlign w:val="center"/>
          </w:tcPr>
          <w:p w14:paraId="4FE33FEF"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Average</w:t>
            </w:r>
          </w:p>
        </w:tc>
        <w:tc>
          <w:tcPr>
            <w:tcW w:w="1145" w:type="dxa"/>
            <w:tcBorders>
              <w:top w:val="nil"/>
              <w:left w:val="nil"/>
              <w:bottom w:val="single" w:sz="6" w:space="0" w:color="auto"/>
              <w:right w:val="nil"/>
            </w:tcBorders>
            <w:tcMar>
              <w:left w:w="60" w:type="dxa"/>
              <w:right w:w="60" w:type="dxa"/>
            </w:tcMar>
            <w:vAlign w:val="center"/>
          </w:tcPr>
          <w:p w14:paraId="5C188E43"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3,332,058</w:t>
            </w:r>
          </w:p>
        </w:tc>
        <w:tc>
          <w:tcPr>
            <w:tcW w:w="1075" w:type="dxa"/>
            <w:tcBorders>
              <w:top w:val="nil"/>
              <w:left w:val="nil"/>
              <w:bottom w:val="single" w:sz="6" w:space="0" w:color="auto"/>
              <w:right w:val="nil"/>
            </w:tcBorders>
            <w:tcMar>
              <w:left w:w="60" w:type="dxa"/>
              <w:right w:w="60" w:type="dxa"/>
            </w:tcMar>
            <w:vAlign w:val="center"/>
          </w:tcPr>
          <w:p w14:paraId="35168365"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98.02%</w:t>
            </w:r>
          </w:p>
        </w:tc>
        <w:tc>
          <w:tcPr>
            <w:tcW w:w="960" w:type="dxa"/>
            <w:tcBorders>
              <w:top w:val="nil"/>
              <w:left w:val="nil"/>
              <w:bottom w:val="single" w:sz="6" w:space="0" w:color="auto"/>
              <w:right w:val="nil"/>
            </w:tcBorders>
            <w:tcMar>
              <w:left w:w="60" w:type="dxa"/>
              <w:right w:w="60" w:type="dxa"/>
            </w:tcMar>
            <w:vAlign w:val="center"/>
          </w:tcPr>
          <w:p w14:paraId="3BBB987A"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98.31%</w:t>
            </w:r>
          </w:p>
        </w:tc>
        <w:tc>
          <w:tcPr>
            <w:tcW w:w="945" w:type="dxa"/>
            <w:tcBorders>
              <w:top w:val="nil"/>
              <w:left w:val="nil"/>
              <w:bottom w:val="single" w:sz="6" w:space="0" w:color="auto"/>
              <w:right w:val="nil"/>
            </w:tcBorders>
            <w:tcMar>
              <w:left w:w="60" w:type="dxa"/>
              <w:right w:w="60" w:type="dxa"/>
            </w:tcMar>
            <w:vAlign w:val="center"/>
          </w:tcPr>
          <w:p w14:paraId="26D5518B"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98.17%</w:t>
            </w:r>
          </w:p>
        </w:tc>
      </w:tr>
    </w:tbl>
    <w:p w14:paraId="5EDE0AA3" w14:textId="77777777" w:rsidR="00302E8B" w:rsidRDefault="00302E8B" w:rsidP="55F015EE">
      <w:pPr>
        <w:widowControl w:val="0"/>
        <w:spacing w:after="160" w:line="259" w:lineRule="auto"/>
        <w:rPr>
          <w:rFonts w:ascii="Arial" w:eastAsia="Arial" w:hAnsi="Arial" w:cs="Arial"/>
          <w:color w:val="000000" w:themeColor="text1"/>
          <w:sz w:val="22"/>
          <w:szCs w:val="22"/>
        </w:rPr>
      </w:pPr>
    </w:p>
    <w:p w14:paraId="074AFF16" w14:textId="77777777" w:rsidR="00302E8B" w:rsidRDefault="00302E8B" w:rsidP="55F015EE">
      <w:pPr>
        <w:widowControl w:val="0"/>
        <w:spacing w:after="160" w:line="259" w:lineRule="auto"/>
        <w:rPr>
          <w:rFonts w:ascii="Arial" w:eastAsia="Arial" w:hAnsi="Arial" w:cs="Arial"/>
          <w:color w:val="000000" w:themeColor="text1"/>
          <w:sz w:val="22"/>
          <w:szCs w:val="22"/>
        </w:rPr>
      </w:pPr>
      <w:r w:rsidRPr="0952260A">
        <w:rPr>
          <w:rFonts w:ascii="Arial" w:eastAsia="Arial" w:hAnsi="Arial" w:cs="Arial"/>
          <w:color w:val="000000" w:themeColor="text1"/>
          <w:sz w:val="22"/>
          <w:szCs w:val="22"/>
        </w:rPr>
        <w:t>B) SNP</w:t>
      </w:r>
    </w:p>
    <w:tbl>
      <w:tblPr>
        <w:tblW w:w="555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98"/>
        <w:gridCol w:w="1111"/>
        <w:gridCol w:w="1221"/>
        <w:gridCol w:w="1111"/>
        <w:gridCol w:w="909"/>
      </w:tblGrid>
      <w:tr w:rsidR="00302E8B" w14:paraId="5599D806" w14:textId="77777777" w:rsidTr="55F015EE">
        <w:trPr>
          <w:trHeight w:val="225"/>
        </w:trPr>
        <w:tc>
          <w:tcPr>
            <w:tcW w:w="1425" w:type="dxa"/>
            <w:tcBorders>
              <w:top w:val="single" w:sz="12" w:space="0" w:color="auto"/>
              <w:left w:val="nil"/>
              <w:bottom w:val="single" w:sz="6" w:space="0" w:color="auto"/>
              <w:right w:val="nil"/>
            </w:tcBorders>
            <w:tcMar>
              <w:left w:w="60" w:type="dxa"/>
              <w:right w:w="60" w:type="dxa"/>
            </w:tcMar>
            <w:vAlign w:val="center"/>
          </w:tcPr>
          <w:p w14:paraId="6328A9BC"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GIAB sample</w:t>
            </w:r>
          </w:p>
        </w:tc>
        <w:tc>
          <w:tcPr>
            <w:tcW w:w="1085" w:type="dxa"/>
            <w:tcBorders>
              <w:top w:val="single" w:sz="12" w:space="0" w:color="auto"/>
              <w:left w:val="nil"/>
              <w:bottom w:val="single" w:sz="6" w:space="0" w:color="auto"/>
              <w:right w:val="nil"/>
            </w:tcBorders>
            <w:tcMar>
              <w:left w:w="60" w:type="dxa"/>
              <w:right w:w="60" w:type="dxa"/>
            </w:tcMar>
            <w:vAlign w:val="center"/>
          </w:tcPr>
          <w:p w14:paraId="2A047AB9"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#Variants</w:t>
            </w:r>
          </w:p>
        </w:tc>
        <w:tc>
          <w:tcPr>
            <w:tcW w:w="1135" w:type="dxa"/>
            <w:tcBorders>
              <w:top w:val="single" w:sz="12" w:space="0" w:color="auto"/>
              <w:left w:val="nil"/>
              <w:bottom w:val="single" w:sz="6" w:space="0" w:color="auto"/>
              <w:right w:val="nil"/>
            </w:tcBorders>
            <w:tcMar>
              <w:left w:w="60" w:type="dxa"/>
              <w:right w:w="60" w:type="dxa"/>
            </w:tcMar>
            <w:vAlign w:val="center"/>
          </w:tcPr>
          <w:p w14:paraId="08E4D47E"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Sensitivity</w:t>
            </w:r>
          </w:p>
        </w:tc>
        <w:tc>
          <w:tcPr>
            <w:tcW w:w="960" w:type="dxa"/>
            <w:tcBorders>
              <w:top w:val="single" w:sz="12" w:space="0" w:color="auto"/>
              <w:left w:val="nil"/>
              <w:bottom w:val="single" w:sz="6" w:space="0" w:color="auto"/>
              <w:right w:val="nil"/>
            </w:tcBorders>
            <w:tcMar>
              <w:left w:w="60" w:type="dxa"/>
              <w:right w:w="60" w:type="dxa"/>
            </w:tcMar>
            <w:vAlign w:val="center"/>
          </w:tcPr>
          <w:p w14:paraId="4DB88B9D"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Precision</w:t>
            </w:r>
          </w:p>
        </w:tc>
        <w:tc>
          <w:tcPr>
            <w:tcW w:w="945" w:type="dxa"/>
            <w:tcBorders>
              <w:top w:val="single" w:sz="12" w:space="0" w:color="auto"/>
              <w:left w:val="nil"/>
              <w:bottom w:val="single" w:sz="6" w:space="0" w:color="auto"/>
              <w:right w:val="nil"/>
            </w:tcBorders>
            <w:tcMar>
              <w:left w:w="60" w:type="dxa"/>
              <w:right w:w="60" w:type="dxa"/>
            </w:tcMar>
            <w:vAlign w:val="center"/>
          </w:tcPr>
          <w:p w14:paraId="3BD0D576"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F1-score</w:t>
            </w:r>
          </w:p>
        </w:tc>
      </w:tr>
      <w:tr w:rsidR="00302E8B" w14:paraId="45A5C678" w14:textId="77777777" w:rsidTr="55F015EE">
        <w:trPr>
          <w:trHeight w:val="225"/>
        </w:trPr>
        <w:tc>
          <w:tcPr>
            <w:tcW w:w="1425" w:type="dxa"/>
            <w:tcBorders>
              <w:top w:val="single" w:sz="6" w:space="0" w:color="auto"/>
              <w:left w:val="nil"/>
              <w:bottom w:val="nil"/>
              <w:right w:val="nil"/>
            </w:tcBorders>
            <w:tcMar>
              <w:left w:w="60" w:type="dxa"/>
              <w:right w:w="60" w:type="dxa"/>
            </w:tcMar>
            <w:vAlign w:val="center"/>
          </w:tcPr>
          <w:p w14:paraId="0A0134F3"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HG001</w:t>
            </w:r>
          </w:p>
        </w:tc>
        <w:tc>
          <w:tcPr>
            <w:tcW w:w="1085" w:type="dxa"/>
            <w:tcBorders>
              <w:top w:val="single" w:sz="6" w:space="0" w:color="auto"/>
              <w:left w:val="nil"/>
              <w:bottom w:val="nil"/>
              <w:right w:val="nil"/>
            </w:tcBorders>
            <w:tcMar>
              <w:left w:w="60" w:type="dxa"/>
              <w:right w:w="60" w:type="dxa"/>
            </w:tcMar>
            <w:vAlign w:val="center"/>
          </w:tcPr>
          <w:p w14:paraId="6B590ECA"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2,909,899</w:t>
            </w:r>
          </w:p>
        </w:tc>
        <w:tc>
          <w:tcPr>
            <w:tcW w:w="1135" w:type="dxa"/>
            <w:tcBorders>
              <w:top w:val="single" w:sz="6" w:space="0" w:color="auto"/>
              <w:left w:val="nil"/>
              <w:bottom w:val="nil"/>
              <w:right w:val="nil"/>
            </w:tcBorders>
            <w:tcMar>
              <w:left w:w="60" w:type="dxa"/>
              <w:right w:w="60" w:type="dxa"/>
            </w:tcMar>
            <w:vAlign w:val="center"/>
          </w:tcPr>
          <w:p w14:paraId="52994448"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98.29%</w:t>
            </w:r>
          </w:p>
        </w:tc>
        <w:tc>
          <w:tcPr>
            <w:tcW w:w="960" w:type="dxa"/>
            <w:tcBorders>
              <w:top w:val="single" w:sz="6" w:space="0" w:color="auto"/>
              <w:left w:val="nil"/>
              <w:bottom w:val="nil"/>
              <w:right w:val="nil"/>
            </w:tcBorders>
            <w:tcMar>
              <w:left w:w="60" w:type="dxa"/>
              <w:right w:w="60" w:type="dxa"/>
            </w:tcMar>
            <w:vAlign w:val="center"/>
          </w:tcPr>
          <w:p w14:paraId="5CDD6362"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98.34%</w:t>
            </w:r>
          </w:p>
        </w:tc>
        <w:tc>
          <w:tcPr>
            <w:tcW w:w="945" w:type="dxa"/>
            <w:tcBorders>
              <w:top w:val="single" w:sz="6" w:space="0" w:color="auto"/>
              <w:left w:val="nil"/>
              <w:bottom w:val="nil"/>
              <w:right w:val="nil"/>
            </w:tcBorders>
            <w:tcMar>
              <w:left w:w="60" w:type="dxa"/>
              <w:right w:w="60" w:type="dxa"/>
            </w:tcMar>
            <w:vAlign w:val="center"/>
          </w:tcPr>
          <w:p w14:paraId="343A8FA7"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98.32%</w:t>
            </w:r>
          </w:p>
        </w:tc>
      </w:tr>
      <w:tr w:rsidR="00302E8B" w14:paraId="075094F1" w14:textId="77777777" w:rsidTr="55F015EE">
        <w:trPr>
          <w:trHeight w:val="225"/>
        </w:trPr>
        <w:tc>
          <w:tcPr>
            <w:tcW w:w="1425" w:type="dxa"/>
            <w:tcBorders>
              <w:top w:val="nil"/>
              <w:left w:val="nil"/>
              <w:bottom w:val="nil"/>
              <w:right w:val="nil"/>
            </w:tcBorders>
            <w:tcMar>
              <w:left w:w="60" w:type="dxa"/>
              <w:right w:w="60" w:type="dxa"/>
            </w:tcMar>
            <w:vAlign w:val="center"/>
          </w:tcPr>
          <w:p w14:paraId="03BBCA68"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HG002</w:t>
            </w:r>
          </w:p>
        </w:tc>
        <w:tc>
          <w:tcPr>
            <w:tcW w:w="1085" w:type="dxa"/>
            <w:tcBorders>
              <w:top w:val="nil"/>
              <w:left w:val="nil"/>
              <w:bottom w:val="nil"/>
              <w:right w:val="nil"/>
            </w:tcBorders>
            <w:tcMar>
              <w:left w:w="60" w:type="dxa"/>
              <w:right w:w="60" w:type="dxa"/>
            </w:tcMar>
            <w:vAlign w:val="center"/>
          </w:tcPr>
          <w:p w14:paraId="56509EF8"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2,973,969</w:t>
            </w:r>
          </w:p>
        </w:tc>
        <w:tc>
          <w:tcPr>
            <w:tcW w:w="1135" w:type="dxa"/>
            <w:tcBorders>
              <w:top w:val="nil"/>
              <w:left w:val="nil"/>
              <w:bottom w:val="nil"/>
              <w:right w:val="nil"/>
            </w:tcBorders>
            <w:tcMar>
              <w:left w:w="60" w:type="dxa"/>
              <w:right w:w="60" w:type="dxa"/>
            </w:tcMar>
            <w:vAlign w:val="center"/>
          </w:tcPr>
          <w:p w14:paraId="6DEF69DB"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98.17%</w:t>
            </w:r>
          </w:p>
        </w:tc>
        <w:tc>
          <w:tcPr>
            <w:tcW w:w="960" w:type="dxa"/>
            <w:tcBorders>
              <w:top w:val="nil"/>
              <w:left w:val="nil"/>
              <w:bottom w:val="nil"/>
              <w:right w:val="nil"/>
            </w:tcBorders>
            <w:tcMar>
              <w:left w:w="60" w:type="dxa"/>
              <w:right w:w="60" w:type="dxa"/>
            </w:tcMar>
            <w:vAlign w:val="center"/>
          </w:tcPr>
          <w:p w14:paraId="14BCE7A1"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98.39%</w:t>
            </w:r>
          </w:p>
        </w:tc>
        <w:tc>
          <w:tcPr>
            <w:tcW w:w="945" w:type="dxa"/>
            <w:tcBorders>
              <w:top w:val="nil"/>
              <w:left w:val="nil"/>
              <w:bottom w:val="nil"/>
              <w:right w:val="nil"/>
            </w:tcBorders>
            <w:tcMar>
              <w:left w:w="60" w:type="dxa"/>
              <w:right w:w="60" w:type="dxa"/>
            </w:tcMar>
            <w:vAlign w:val="center"/>
          </w:tcPr>
          <w:p w14:paraId="2E0EC2B6"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98.28%</w:t>
            </w:r>
          </w:p>
        </w:tc>
      </w:tr>
      <w:tr w:rsidR="00302E8B" w14:paraId="61A3D6E5" w14:textId="77777777" w:rsidTr="55F015EE">
        <w:trPr>
          <w:trHeight w:val="225"/>
        </w:trPr>
        <w:tc>
          <w:tcPr>
            <w:tcW w:w="1425" w:type="dxa"/>
            <w:tcBorders>
              <w:top w:val="nil"/>
              <w:left w:val="nil"/>
              <w:bottom w:val="nil"/>
              <w:right w:val="nil"/>
            </w:tcBorders>
            <w:tcMar>
              <w:left w:w="60" w:type="dxa"/>
              <w:right w:w="60" w:type="dxa"/>
            </w:tcMar>
            <w:vAlign w:val="center"/>
          </w:tcPr>
          <w:p w14:paraId="396E8657"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HG003</w:t>
            </w:r>
          </w:p>
        </w:tc>
        <w:tc>
          <w:tcPr>
            <w:tcW w:w="1085" w:type="dxa"/>
            <w:tcBorders>
              <w:top w:val="nil"/>
              <w:left w:val="nil"/>
              <w:bottom w:val="nil"/>
              <w:right w:val="nil"/>
            </w:tcBorders>
            <w:tcMar>
              <w:left w:w="60" w:type="dxa"/>
              <w:right w:w="60" w:type="dxa"/>
            </w:tcMar>
            <w:vAlign w:val="center"/>
          </w:tcPr>
          <w:p w14:paraId="60249890"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2,829,271</w:t>
            </w:r>
          </w:p>
        </w:tc>
        <w:tc>
          <w:tcPr>
            <w:tcW w:w="1135" w:type="dxa"/>
            <w:tcBorders>
              <w:top w:val="nil"/>
              <w:left w:val="nil"/>
              <w:bottom w:val="nil"/>
              <w:right w:val="nil"/>
            </w:tcBorders>
            <w:tcMar>
              <w:left w:w="60" w:type="dxa"/>
              <w:right w:w="60" w:type="dxa"/>
            </w:tcMar>
            <w:vAlign w:val="center"/>
          </w:tcPr>
          <w:p w14:paraId="76FDA7CC"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98.15%</w:t>
            </w:r>
          </w:p>
        </w:tc>
        <w:tc>
          <w:tcPr>
            <w:tcW w:w="960" w:type="dxa"/>
            <w:tcBorders>
              <w:top w:val="nil"/>
              <w:left w:val="nil"/>
              <w:bottom w:val="nil"/>
              <w:right w:val="nil"/>
            </w:tcBorders>
            <w:tcMar>
              <w:left w:w="60" w:type="dxa"/>
              <w:right w:w="60" w:type="dxa"/>
            </w:tcMar>
            <w:vAlign w:val="center"/>
          </w:tcPr>
          <w:p w14:paraId="7C1B34F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98.24%</w:t>
            </w:r>
          </w:p>
        </w:tc>
        <w:tc>
          <w:tcPr>
            <w:tcW w:w="945" w:type="dxa"/>
            <w:tcBorders>
              <w:top w:val="nil"/>
              <w:left w:val="nil"/>
              <w:bottom w:val="nil"/>
              <w:right w:val="nil"/>
            </w:tcBorders>
            <w:tcMar>
              <w:left w:w="60" w:type="dxa"/>
              <w:right w:w="60" w:type="dxa"/>
            </w:tcMar>
            <w:vAlign w:val="center"/>
          </w:tcPr>
          <w:p w14:paraId="3ACCE617"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98.19%</w:t>
            </w:r>
          </w:p>
        </w:tc>
      </w:tr>
      <w:tr w:rsidR="00302E8B" w14:paraId="6284F055" w14:textId="77777777" w:rsidTr="55F015EE">
        <w:trPr>
          <w:trHeight w:val="225"/>
        </w:trPr>
        <w:tc>
          <w:tcPr>
            <w:tcW w:w="1425" w:type="dxa"/>
            <w:tcBorders>
              <w:top w:val="nil"/>
              <w:left w:val="nil"/>
              <w:bottom w:val="nil"/>
              <w:right w:val="nil"/>
            </w:tcBorders>
            <w:tcMar>
              <w:left w:w="60" w:type="dxa"/>
              <w:right w:w="60" w:type="dxa"/>
            </w:tcMar>
            <w:vAlign w:val="center"/>
          </w:tcPr>
          <w:p w14:paraId="65780786"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HG004</w:t>
            </w:r>
          </w:p>
        </w:tc>
        <w:tc>
          <w:tcPr>
            <w:tcW w:w="1085" w:type="dxa"/>
            <w:tcBorders>
              <w:top w:val="nil"/>
              <w:left w:val="nil"/>
              <w:bottom w:val="nil"/>
              <w:right w:val="nil"/>
            </w:tcBorders>
            <w:tcMar>
              <w:left w:w="60" w:type="dxa"/>
              <w:right w:w="60" w:type="dxa"/>
            </w:tcMar>
            <w:vAlign w:val="center"/>
          </w:tcPr>
          <w:p w14:paraId="48C594F1"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2,856,376</w:t>
            </w:r>
          </w:p>
        </w:tc>
        <w:tc>
          <w:tcPr>
            <w:tcW w:w="1135" w:type="dxa"/>
            <w:tcBorders>
              <w:top w:val="nil"/>
              <w:left w:val="nil"/>
              <w:bottom w:val="nil"/>
              <w:right w:val="nil"/>
            </w:tcBorders>
            <w:tcMar>
              <w:left w:w="60" w:type="dxa"/>
              <w:right w:w="60" w:type="dxa"/>
            </w:tcMar>
            <w:vAlign w:val="center"/>
          </w:tcPr>
          <w:p w14:paraId="5EEFC5A7"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98.22%</w:t>
            </w:r>
          </w:p>
        </w:tc>
        <w:tc>
          <w:tcPr>
            <w:tcW w:w="960" w:type="dxa"/>
            <w:tcBorders>
              <w:top w:val="nil"/>
              <w:left w:val="nil"/>
              <w:bottom w:val="nil"/>
              <w:right w:val="nil"/>
            </w:tcBorders>
            <w:tcMar>
              <w:left w:w="60" w:type="dxa"/>
              <w:right w:w="60" w:type="dxa"/>
            </w:tcMar>
            <w:vAlign w:val="center"/>
          </w:tcPr>
          <w:p w14:paraId="2F7E8B49"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98.38%</w:t>
            </w:r>
          </w:p>
        </w:tc>
        <w:tc>
          <w:tcPr>
            <w:tcW w:w="945" w:type="dxa"/>
            <w:tcBorders>
              <w:top w:val="nil"/>
              <w:left w:val="nil"/>
              <w:bottom w:val="nil"/>
              <w:right w:val="nil"/>
            </w:tcBorders>
            <w:tcMar>
              <w:left w:w="60" w:type="dxa"/>
              <w:right w:w="60" w:type="dxa"/>
            </w:tcMar>
            <w:vAlign w:val="center"/>
          </w:tcPr>
          <w:p w14:paraId="24B22D6A"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98.30%</w:t>
            </w:r>
          </w:p>
        </w:tc>
      </w:tr>
      <w:tr w:rsidR="00302E8B" w14:paraId="6D5CA1A2" w14:textId="77777777" w:rsidTr="55F015EE">
        <w:trPr>
          <w:trHeight w:val="225"/>
        </w:trPr>
        <w:tc>
          <w:tcPr>
            <w:tcW w:w="1425" w:type="dxa"/>
            <w:tcBorders>
              <w:top w:val="nil"/>
              <w:left w:val="nil"/>
              <w:bottom w:val="nil"/>
              <w:right w:val="nil"/>
            </w:tcBorders>
            <w:tcMar>
              <w:left w:w="60" w:type="dxa"/>
              <w:right w:w="60" w:type="dxa"/>
            </w:tcMar>
            <w:vAlign w:val="center"/>
          </w:tcPr>
          <w:p w14:paraId="2104C8E5"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HG005</w:t>
            </w:r>
          </w:p>
        </w:tc>
        <w:tc>
          <w:tcPr>
            <w:tcW w:w="1085" w:type="dxa"/>
            <w:tcBorders>
              <w:top w:val="nil"/>
              <w:left w:val="nil"/>
              <w:bottom w:val="nil"/>
              <w:right w:val="nil"/>
            </w:tcBorders>
            <w:tcMar>
              <w:left w:w="60" w:type="dxa"/>
              <w:right w:w="60" w:type="dxa"/>
            </w:tcMar>
            <w:vAlign w:val="center"/>
          </w:tcPr>
          <w:p w14:paraId="4F9BAEC4"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2,841,834</w:t>
            </w:r>
          </w:p>
        </w:tc>
        <w:tc>
          <w:tcPr>
            <w:tcW w:w="1135" w:type="dxa"/>
            <w:tcBorders>
              <w:top w:val="nil"/>
              <w:left w:val="nil"/>
              <w:bottom w:val="nil"/>
              <w:right w:val="nil"/>
            </w:tcBorders>
            <w:tcMar>
              <w:left w:w="60" w:type="dxa"/>
              <w:right w:w="60" w:type="dxa"/>
            </w:tcMar>
            <w:vAlign w:val="center"/>
          </w:tcPr>
          <w:p w14:paraId="228C6A2D"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97.85%</w:t>
            </w:r>
          </w:p>
        </w:tc>
        <w:tc>
          <w:tcPr>
            <w:tcW w:w="960" w:type="dxa"/>
            <w:tcBorders>
              <w:top w:val="nil"/>
              <w:left w:val="nil"/>
              <w:bottom w:val="nil"/>
              <w:right w:val="nil"/>
            </w:tcBorders>
            <w:tcMar>
              <w:left w:w="60" w:type="dxa"/>
              <w:right w:w="60" w:type="dxa"/>
            </w:tcMar>
            <w:vAlign w:val="center"/>
          </w:tcPr>
          <w:p w14:paraId="7FD1F312"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98.74%</w:t>
            </w:r>
          </w:p>
        </w:tc>
        <w:tc>
          <w:tcPr>
            <w:tcW w:w="945" w:type="dxa"/>
            <w:tcBorders>
              <w:top w:val="nil"/>
              <w:left w:val="nil"/>
              <w:bottom w:val="nil"/>
              <w:right w:val="nil"/>
            </w:tcBorders>
            <w:tcMar>
              <w:left w:w="60" w:type="dxa"/>
              <w:right w:w="60" w:type="dxa"/>
            </w:tcMar>
            <w:vAlign w:val="center"/>
          </w:tcPr>
          <w:p w14:paraId="3466F89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98.29%</w:t>
            </w:r>
          </w:p>
        </w:tc>
      </w:tr>
      <w:tr w:rsidR="00302E8B" w14:paraId="54892A25" w14:textId="77777777" w:rsidTr="55F015EE">
        <w:trPr>
          <w:trHeight w:val="225"/>
        </w:trPr>
        <w:tc>
          <w:tcPr>
            <w:tcW w:w="1425" w:type="dxa"/>
            <w:tcBorders>
              <w:top w:val="nil"/>
              <w:left w:val="nil"/>
              <w:bottom w:val="nil"/>
              <w:right w:val="nil"/>
            </w:tcBorders>
            <w:tcMar>
              <w:left w:w="60" w:type="dxa"/>
              <w:right w:w="60" w:type="dxa"/>
            </w:tcMar>
            <w:vAlign w:val="center"/>
          </w:tcPr>
          <w:p w14:paraId="15B1B4B2"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HG006</w:t>
            </w:r>
          </w:p>
        </w:tc>
        <w:tc>
          <w:tcPr>
            <w:tcW w:w="1085" w:type="dxa"/>
            <w:tcBorders>
              <w:top w:val="nil"/>
              <w:left w:val="nil"/>
              <w:bottom w:val="nil"/>
              <w:right w:val="nil"/>
            </w:tcBorders>
            <w:tcMar>
              <w:left w:w="60" w:type="dxa"/>
              <w:right w:w="60" w:type="dxa"/>
            </w:tcMar>
            <w:vAlign w:val="center"/>
          </w:tcPr>
          <w:p w14:paraId="5D6DD945"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2,929,927</w:t>
            </w:r>
          </w:p>
        </w:tc>
        <w:tc>
          <w:tcPr>
            <w:tcW w:w="1135" w:type="dxa"/>
            <w:tcBorders>
              <w:top w:val="nil"/>
              <w:left w:val="nil"/>
              <w:bottom w:val="nil"/>
              <w:right w:val="nil"/>
            </w:tcBorders>
            <w:tcMar>
              <w:left w:w="60" w:type="dxa"/>
              <w:right w:w="60" w:type="dxa"/>
            </w:tcMar>
            <w:vAlign w:val="center"/>
          </w:tcPr>
          <w:p w14:paraId="5A350647"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98.24%</w:t>
            </w:r>
          </w:p>
        </w:tc>
        <w:tc>
          <w:tcPr>
            <w:tcW w:w="960" w:type="dxa"/>
            <w:tcBorders>
              <w:top w:val="nil"/>
              <w:left w:val="nil"/>
              <w:bottom w:val="nil"/>
              <w:right w:val="nil"/>
            </w:tcBorders>
            <w:tcMar>
              <w:left w:w="60" w:type="dxa"/>
              <w:right w:w="60" w:type="dxa"/>
            </w:tcMar>
            <w:vAlign w:val="center"/>
          </w:tcPr>
          <w:p w14:paraId="3F3EC64F"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98.28%</w:t>
            </w:r>
          </w:p>
        </w:tc>
        <w:tc>
          <w:tcPr>
            <w:tcW w:w="945" w:type="dxa"/>
            <w:tcBorders>
              <w:top w:val="nil"/>
              <w:left w:val="nil"/>
              <w:bottom w:val="nil"/>
              <w:right w:val="nil"/>
            </w:tcBorders>
            <w:tcMar>
              <w:left w:w="60" w:type="dxa"/>
              <w:right w:w="60" w:type="dxa"/>
            </w:tcMar>
            <w:vAlign w:val="center"/>
          </w:tcPr>
          <w:p w14:paraId="664A897B"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98.26%</w:t>
            </w:r>
          </w:p>
        </w:tc>
      </w:tr>
      <w:tr w:rsidR="00302E8B" w14:paraId="3FC6F556" w14:textId="77777777" w:rsidTr="55F015EE">
        <w:trPr>
          <w:trHeight w:val="225"/>
        </w:trPr>
        <w:tc>
          <w:tcPr>
            <w:tcW w:w="1425" w:type="dxa"/>
            <w:tcBorders>
              <w:top w:val="nil"/>
              <w:left w:val="nil"/>
              <w:bottom w:val="nil"/>
              <w:right w:val="nil"/>
            </w:tcBorders>
            <w:tcMar>
              <w:left w:w="60" w:type="dxa"/>
              <w:right w:w="60" w:type="dxa"/>
            </w:tcMar>
            <w:vAlign w:val="center"/>
          </w:tcPr>
          <w:p w14:paraId="2D22ADF3"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HG007</w:t>
            </w:r>
          </w:p>
        </w:tc>
        <w:tc>
          <w:tcPr>
            <w:tcW w:w="1085" w:type="dxa"/>
            <w:tcBorders>
              <w:top w:val="nil"/>
              <w:left w:val="nil"/>
              <w:bottom w:val="nil"/>
              <w:right w:val="nil"/>
            </w:tcBorders>
            <w:tcMar>
              <w:left w:w="60" w:type="dxa"/>
              <w:right w:w="60" w:type="dxa"/>
            </w:tcMar>
            <w:vAlign w:val="center"/>
          </w:tcPr>
          <w:p w14:paraId="26781B52"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2,948,112</w:t>
            </w:r>
          </w:p>
        </w:tc>
        <w:tc>
          <w:tcPr>
            <w:tcW w:w="1135" w:type="dxa"/>
            <w:tcBorders>
              <w:top w:val="nil"/>
              <w:left w:val="nil"/>
              <w:bottom w:val="nil"/>
              <w:right w:val="nil"/>
            </w:tcBorders>
            <w:tcMar>
              <w:left w:w="60" w:type="dxa"/>
              <w:right w:w="60" w:type="dxa"/>
            </w:tcMar>
            <w:vAlign w:val="center"/>
          </w:tcPr>
          <w:p w14:paraId="68BCDCAC"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98.27%</w:t>
            </w:r>
          </w:p>
        </w:tc>
        <w:tc>
          <w:tcPr>
            <w:tcW w:w="960" w:type="dxa"/>
            <w:tcBorders>
              <w:top w:val="nil"/>
              <w:left w:val="nil"/>
              <w:bottom w:val="nil"/>
              <w:right w:val="nil"/>
            </w:tcBorders>
            <w:tcMar>
              <w:left w:w="60" w:type="dxa"/>
              <w:right w:w="60" w:type="dxa"/>
            </w:tcMar>
            <w:vAlign w:val="center"/>
          </w:tcPr>
          <w:p w14:paraId="306AA20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98.32%</w:t>
            </w:r>
          </w:p>
        </w:tc>
        <w:tc>
          <w:tcPr>
            <w:tcW w:w="945" w:type="dxa"/>
            <w:tcBorders>
              <w:top w:val="nil"/>
              <w:left w:val="nil"/>
              <w:bottom w:val="nil"/>
              <w:right w:val="nil"/>
            </w:tcBorders>
            <w:tcMar>
              <w:left w:w="60" w:type="dxa"/>
              <w:right w:w="60" w:type="dxa"/>
            </w:tcMar>
            <w:vAlign w:val="center"/>
          </w:tcPr>
          <w:p w14:paraId="05D7B853"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98.29%</w:t>
            </w:r>
          </w:p>
        </w:tc>
      </w:tr>
      <w:tr w:rsidR="00302E8B" w14:paraId="368A5DFF" w14:textId="77777777" w:rsidTr="55F015EE">
        <w:trPr>
          <w:trHeight w:val="225"/>
        </w:trPr>
        <w:tc>
          <w:tcPr>
            <w:tcW w:w="1425" w:type="dxa"/>
            <w:tcBorders>
              <w:top w:val="nil"/>
              <w:left w:val="nil"/>
              <w:bottom w:val="single" w:sz="6" w:space="0" w:color="auto"/>
              <w:right w:val="nil"/>
            </w:tcBorders>
            <w:tcMar>
              <w:left w:w="60" w:type="dxa"/>
              <w:right w:w="60" w:type="dxa"/>
            </w:tcMar>
            <w:vAlign w:val="center"/>
          </w:tcPr>
          <w:p w14:paraId="4EBEAC06"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Average</w:t>
            </w:r>
          </w:p>
        </w:tc>
        <w:tc>
          <w:tcPr>
            <w:tcW w:w="1085" w:type="dxa"/>
            <w:tcBorders>
              <w:top w:val="nil"/>
              <w:left w:val="nil"/>
              <w:bottom w:val="single" w:sz="6" w:space="0" w:color="auto"/>
              <w:right w:val="nil"/>
            </w:tcBorders>
            <w:tcMar>
              <w:left w:w="60" w:type="dxa"/>
              <w:right w:w="60" w:type="dxa"/>
            </w:tcMar>
            <w:vAlign w:val="center"/>
          </w:tcPr>
          <w:p w14:paraId="03DA3C79"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2,898,484</w:t>
            </w:r>
          </w:p>
        </w:tc>
        <w:tc>
          <w:tcPr>
            <w:tcW w:w="1135" w:type="dxa"/>
            <w:tcBorders>
              <w:top w:val="nil"/>
              <w:left w:val="nil"/>
              <w:bottom w:val="single" w:sz="6" w:space="0" w:color="auto"/>
              <w:right w:val="nil"/>
            </w:tcBorders>
            <w:tcMar>
              <w:left w:w="60" w:type="dxa"/>
              <w:right w:w="60" w:type="dxa"/>
            </w:tcMar>
            <w:vAlign w:val="center"/>
          </w:tcPr>
          <w:p w14:paraId="664E9CB6"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98.17%</w:t>
            </w:r>
          </w:p>
        </w:tc>
        <w:tc>
          <w:tcPr>
            <w:tcW w:w="960" w:type="dxa"/>
            <w:tcBorders>
              <w:top w:val="nil"/>
              <w:left w:val="nil"/>
              <w:bottom w:val="single" w:sz="6" w:space="0" w:color="auto"/>
              <w:right w:val="nil"/>
            </w:tcBorders>
            <w:tcMar>
              <w:left w:w="60" w:type="dxa"/>
              <w:right w:w="60" w:type="dxa"/>
            </w:tcMar>
            <w:vAlign w:val="center"/>
          </w:tcPr>
          <w:p w14:paraId="70DED924"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98.38%</w:t>
            </w:r>
          </w:p>
        </w:tc>
        <w:tc>
          <w:tcPr>
            <w:tcW w:w="945" w:type="dxa"/>
            <w:tcBorders>
              <w:top w:val="nil"/>
              <w:left w:val="nil"/>
              <w:bottom w:val="single" w:sz="6" w:space="0" w:color="auto"/>
              <w:right w:val="nil"/>
            </w:tcBorders>
            <w:tcMar>
              <w:left w:w="60" w:type="dxa"/>
              <w:right w:w="60" w:type="dxa"/>
            </w:tcMar>
            <w:vAlign w:val="center"/>
          </w:tcPr>
          <w:p w14:paraId="303D30EA"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98.28%</w:t>
            </w:r>
          </w:p>
        </w:tc>
      </w:tr>
    </w:tbl>
    <w:p w14:paraId="7544C312" w14:textId="77777777" w:rsidR="00302E8B" w:rsidRDefault="00302E8B" w:rsidP="55F015EE">
      <w:pPr>
        <w:widowControl w:val="0"/>
        <w:spacing w:after="160" w:line="259" w:lineRule="auto"/>
        <w:rPr>
          <w:rFonts w:ascii="Arial" w:eastAsia="Arial" w:hAnsi="Arial" w:cs="Arial"/>
          <w:color w:val="000000" w:themeColor="text1"/>
          <w:sz w:val="22"/>
          <w:szCs w:val="22"/>
        </w:rPr>
      </w:pPr>
    </w:p>
    <w:p w14:paraId="69FC75A9" w14:textId="77777777" w:rsidR="00302E8B" w:rsidRDefault="00302E8B" w:rsidP="55F015EE">
      <w:pPr>
        <w:widowControl w:val="0"/>
        <w:spacing w:after="160" w:line="259" w:lineRule="auto"/>
        <w:rPr>
          <w:rFonts w:ascii="Arial" w:eastAsia="Arial" w:hAnsi="Arial" w:cs="Arial"/>
          <w:color w:val="000000" w:themeColor="text1"/>
          <w:sz w:val="22"/>
          <w:szCs w:val="22"/>
        </w:rPr>
      </w:pPr>
      <w:r w:rsidRPr="0952260A">
        <w:rPr>
          <w:rFonts w:ascii="Arial" w:eastAsia="Arial" w:hAnsi="Arial" w:cs="Arial"/>
          <w:color w:val="000000" w:themeColor="text1"/>
          <w:sz w:val="22"/>
          <w:szCs w:val="22"/>
        </w:rPr>
        <w:t>C) Indel</w:t>
      </w:r>
    </w:p>
    <w:tbl>
      <w:tblPr>
        <w:tblW w:w="553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86"/>
        <w:gridCol w:w="1111"/>
        <w:gridCol w:w="1221"/>
        <w:gridCol w:w="1111"/>
        <w:gridCol w:w="906"/>
      </w:tblGrid>
      <w:tr w:rsidR="00302E8B" w14:paraId="1BC9F551" w14:textId="77777777" w:rsidTr="55F015EE">
        <w:trPr>
          <w:trHeight w:val="225"/>
        </w:trPr>
        <w:tc>
          <w:tcPr>
            <w:tcW w:w="1425" w:type="dxa"/>
            <w:tcBorders>
              <w:top w:val="single" w:sz="12" w:space="0" w:color="auto"/>
              <w:left w:val="nil"/>
              <w:bottom w:val="single" w:sz="6" w:space="0" w:color="auto"/>
              <w:right w:val="nil"/>
            </w:tcBorders>
            <w:tcMar>
              <w:left w:w="60" w:type="dxa"/>
              <w:right w:w="60" w:type="dxa"/>
            </w:tcMar>
            <w:vAlign w:val="center"/>
          </w:tcPr>
          <w:p w14:paraId="153AB26F"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GIAB sample</w:t>
            </w:r>
          </w:p>
        </w:tc>
        <w:tc>
          <w:tcPr>
            <w:tcW w:w="1085" w:type="dxa"/>
            <w:tcBorders>
              <w:top w:val="single" w:sz="12" w:space="0" w:color="auto"/>
              <w:left w:val="nil"/>
              <w:bottom w:val="single" w:sz="6" w:space="0" w:color="auto"/>
              <w:right w:val="nil"/>
            </w:tcBorders>
            <w:tcMar>
              <w:left w:w="60" w:type="dxa"/>
              <w:right w:w="60" w:type="dxa"/>
            </w:tcMar>
            <w:vAlign w:val="center"/>
          </w:tcPr>
          <w:p w14:paraId="07DBFE3B"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#Variants</w:t>
            </w:r>
          </w:p>
        </w:tc>
        <w:tc>
          <w:tcPr>
            <w:tcW w:w="1120" w:type="dxa"/>
            <w:tcBorders>
              <w:top w:val="single" w:sz="12" w:space="0" w:color="auto"/>
              <w:left w:val="nil"/>
              <w:bottom w:val="single" w:sz="6" w:space="0" w:color="auto"/>
              <w:right w:val="nil"/>
            </w:tcBorders>
            <w:tcMar>
              <w:left w:w="60" w:type="dxa"/>
              <w:right w:w="60" w:type="dxa"/>
            </w:tcMar>
            <w:vAlign w:val="center"/>
          </w:tcPr>
          <w:p w14:paraId="1DB4CFDD"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Sensitivity</w:t>
            </w:r>
          </w:p>
        </w:tc>
        <w:tc>
          <w:tcPr>
            <w:tcW w:w="960" w:type="dxa"/>
            <w:tcBorders>
              <w:top w:val="single" w:sz="12" w:space="0" w:color="auto"/>
              <w:left w:val="nil"/>
              <w:bottom w:val="single" w:sz="6" w:space="0" w:color="auto"/>
              <w:right w:val="nil"/>
            </w:tcBorders>
            <w:tcMar>
              <w:left w:w="60" w:type="dxa"/>
              <w:right w:w="60" w:type="dxa"/>
            </w:tcMar>
            <w:vAlign w:val="center"/>
          </w:tcPr>
          <w:p w14:paraId="3C970E21"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Precision</w:t>
            </w:r>
          </w:p>
        </w:tc>
        <w:tc>
          <w:tcPr>
            <w:tcW w:w="945" w:type="dxa"/>
            <w:tcBorders>
              <w:top w:val="single" w:sz="12" w:space="0" w:color="auto"/>
              <w:left w:val="nil"/>
              <w:bottom w:val="single" w:sz="6" w:space="0" w:color="auto"/>
              <w:right w:val="nil"/>
            </w:tcBorders>
            <w:tcMar>
              <w:left w:w="60" w:type="dxa"/>
              <w:right w:w="60" w:type="dxa"/>
            </w:tcMar>
            <w:vAlign w:val="center"/>
          </w:tcPr>
          <w:p w14:paraId="0A05CE59"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F1-score</w:t>
            </w:r>
          </w:p>
        </w:tc>
      </w:tr>
      <w:tr w:rsidR="00302E8B" w14:paraId="1F307FCB" w14:textId="77777777" w:rsidTr="55F015EE">
        <w:trPr>
          <w:trHeight w:val="225"/>
        </w:trPr>
        <w:tc>
          <w:tcPr>
            <w:tcW w:w="1425" w:type="dxa"/>
            <w:tcBorders>
              <w:top w:val="single" w:sz="6" w:space="0" w:color="auto"/>
              <w:left w:val="nil"/>
              <w:bottom w:val="nil"/>
              <w:right w:val="nil"/>
            </w:tcBorders>
            <w:tcMar>
              <w:left w:w="60" w:type="dxa"/>
              <w:right w:w="60" w:type="dxa"/>
            </w:tcMar>
            <w:vAlign w:val="center"/>
          </w:tcPr>
          <w:p w14:paraId="2DD4D4C2"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HG001</w:t>
            </w:r>
          </w:p>
        </w:tc>
        <w:tc>
          <w:tcPr>
            <w:tcW w:w="1085" w:type="dxa"/>
            <w:tcBorders>
              <w:top w:val="single" w:sz="6" w:space="0" w:color="auto"/>
              <w:left w:val="nil"/>
              <w:bottom w:val="nil"/>
              <w:right w:val="nil"/>
            </w:tcBorders>
            <w:tcMar>
              <w:left w:w="60" w:type="dxa"/>
              <w:right w:w="60" w:type="dxa"/>
            </w:tcMar>
            <w:vAlign w:val="center"/>
          </w:tcPr>
          <w:p w14:paraId="58F2D005"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467,083</w:t>
            </w:r>
          </w:p>
        </w:tc>
        <w:tc>
          <w:tcPr>
            <w:tcW w:w="1120" w:type="dxa"/>
            <w:tcBorders>
              <w:top w:val="single" w:sz="6" w:space="0" w:color="auto"/>
              <w:left w:val="nil"/>
              <w:bottom w:val="nil"/>
              <w:right w:val="nil"/>
            </w:tcBorders>
            <w:tcMar>
              <w:left w:w="60" w:type="dxa"/>
              <w:right w:w="60" w:type="dxa"/>
            </w:tcMar>
            <w:vAlign w:val="center"/>
          </w:tcPr>
          <w:p w14:paraId="76233CD6"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96.58%</w:t>
            </w:r>
          </w:p>
        </w:tc>
        <w:tc>
          <w:tcPr>
            <w:tcW w:w="960" w:type="dxa"/>
            <w:tcBorders>
              <w:top w:val="single" w:sz="6" w:space="0" w:color="auto"/>
              <w:left w:val="nil"/>
              <w:bottom w:val="nil"/>
              <w:right w:val="nil"/>
            </w:tcBorders>
            <w:tcMar>
              <w:left w:w="60" w:type="dxa"/>
              <w:right w:w="60" w:type="dxa"/>
            </w:tcMar>
            <w:vAlign w:val="center"/>
          </w:tcPr>
          <w:p w14:paraId="40E1C299"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97.41%</w:t>
            </w:r>
          </w:p>
        </w:tc>
        <w:tc>
          <w:tcPr>
            <w:tcW w:w="945" w:type="dxa"/>
            <w:tcBorders>
              <w:top w:val="single" w:sz="6" w:space="0" w:color="auto"/>
              <w:left w:val="nil"/>
              <w:bottom w:val="nil"/>
              <w:right w:val="nil"/>
            </w:tcBorders>
            <w:tcMar>
              <w:left w:w="60" w:type="dxa"/>
              <w:right w:w="60" w:type="dxa"/>
            </w:tcMar>
            <w:vAlign w:val="center"/>
          </w:tcPr>
          <w:p w14:paraId="2FF32DCB"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96.99%</w:t>
            </w:r>
          </w:p>
        </w:tc>
      </w:tr>
      <w:tr w:rsidR="00302E8B" w14:paraId="78504F4D" w14:textId="77777777" w:rsidTr="55F015EE">
        <w:trPr>
          <w:trHeight w:val="225"/>
        </w:trPr>
        <w:tc>
          <w:tcPr>
            <w:tcW w:w="1425" w:type="dxa"/>
            <w:tcBorders>
              <w:top w:val="nil"/>
              <w:left w:val="nil"/>
              <w:bottom w:val="nil"/>
              <w:right w:val="nil"/>
            </w:tcBorders>
            <w:tcMar>
              <w:left w:w="60" w:type="dxa"/>
              <w:right w:w="60" w:type="dxa"/>
            </w:tcMar>
            <w:vAlign w:val="center"/>
          </w:tcPr>
          <w:p w14:paraId="22A34752"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HG002</w:t>
            </w:r>
          </w:p>
        </w:tc>
        <w:tc>
          <w:tcPr>
            <w:tcW w:w="1085" w:type="dxa"/>
            <w:tcBorders>
              <w:top w:val="nil"/>
              <w:left w:val="nil"/>
              <w:bottom w:val="nil"/>
              <w:right w:val="nil"/>
            </w:tcBorders>
            <w:tcMar>
              <w:left w:w="60" w:type="dxa"/>
              <w:right w:w="60" w:type="dxa"/>
            </w:tcMar>
            <w:vAlign w:val="center"/>
          </w:tcPr>
          <w:p w14:paraId="6CF3CD95"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460,853</w:t>
            </w:r>
          </w:p>
        </w:tc>
        <w:tc>
          <w:tcPr>
            <w:tcW w:w="1120" w:type="dxa"/>
            <w:tcBorders>
              <w:top w:val="nil"/>
              <w:left w:val="nil"/>
              <w:bottom w:val="nil"/>
              <w:right w:val="nil"/>
            </w:tcBorders>
            <w:tcMar>
              <w:left w:w="60" w:type="dxa"/>
              <w:right w:w="60" w:type="dxa"/>
            </w:tcMar>
            <w:vAlign w:val="center"/>
          </w:tcPr>
          <w:p w14:paraId="6022C131"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96.94%</w:t>
            </w:r>
          </w:p>
        </w:tc>
        <w:tc>
          <w:tcPr>
            <w:tcW w:w="960" w:type="dxa"/>
            <w:tcBorders>
              <w:top w:val="nil"/>
              <w:left w:val="nil"/>
              <w:bottom w:val="nil"/>
              <w:right w:val="nil"/>
            </w:tcBorders>
            <w:tcMar>
              <w:left w:w="60" w:type="dxa"/>
              <w:right w:w="60" w:type="dxa"/>
            </w:tcMar>
            <w:vAlign w:val="center"/>
          </w:tcPr>
          <w:p w14:paraId="305A5C94"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97.85%</w:t>
            </w:r>
          </w:p>
        </w:tc>
        <w:tc>
          <w:tcPr>
            <w:tcW w:w="945" w:type="dxa"/>
            <w:tcBorders>
              <w:top w:val="nil"/>
              <w:left w:val="nil"/>
              <w:bottom w:val="nil"/>
              <w:right w:val="nil"/>
            </w:tcBorders>
            <w:tcMar>
              <w:left w:w="60" w:type="dxa"/>
              <w:right w:w="60" w:type="dxa"/>
            </w:tcMar>
            <w:vAlign w:val="center"/>
          </w:tcPr>
          <w:p w14:paraId="159E6333"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97.39%</w:t>
            </w:r>
          </w:p>
        </w:tc>
      </w:tr>
      <w:tr w:rsidR="00302E8B" w14:paraId="6FB38FF5" w14:textId="77777777" w:rsidTr="55F015EE">
        <w:trPr>
          <w:trHeight w:val="225"/>
        </w:trPr>
        <w:tc>
          <w:tcPr>
            <w:tcW w:w="1425" w:type="dxa"/>
            <w:tcBorders>
              <w:top w:val="nil"/>
              <w:left w:val="nil"/>
              <w:bottom w:val="nil"/>
              <w:right w:val="nil"/>
            </w:tcBorders>
            <w:tcMar>
              <w:left w:w="60" w:type="dxa"/>
              <w:right w:w="60" w:type="dxa"/>
            </w:tcMar>
            <w:vAlign w:val="center"/>
          </w:tcPr>
          <w:p w14:paraId="3BFF2A85"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HG003</w:t>
            </w:r>
          </w:p>
        </w:tc>
        <w:tc>
          <w:tcPr>
            <w:tcW w:w="1085" w:type="dxa"/>
            <w:tcBorders>
              <w:top w:val="nil"/>
              <w:left w:val="nil"/>
              <w:bottom w:val="nil"/>
              <w:right w:val="nil"/>
            </w:tcBorders>
            <w:tcMar>
              <w:left w:w="60" w:type="dxa"/>
              <w:right w:w="60" w:type="dxa"/>
            </w:tcMar>
            <w:vAlign w:val="center"/>
          </w:tcPr>
          <w:p w14:paraId="470EF939"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454,728</w:t>
            </w:r>
          </w:p>
        </w:tc>
        <w:tc>
          <w:tcPr>
            <w:tcW w:w="1120" w:type="dxa"/>
            <w:tcBorders>
              <w:top w:val="nil"/>
              <w:left w:val="nil"/>
              <w:bottom w:val="nil"/>
              <w:right w:val="nil"/>
            </w:tcBorders>
            <w:tcMar>
              <w:left w:w="60" w:type="dxa"/>
              <w:right w:w="60" w:type="dxa"/>
            </w:tcMar>
            <w:vAlign w:val="center"/>
          </w:tcPr>
          <w:p w14:paraId="247BCF6F"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96.49%</w:t>
            </w:r>
          </w:p>
        </w:tc>
        <w:tc>
          <w:tcPr>
            <w:tcW w:w="960" w:type="dxa"/>
            <w:tcBorders>
              <w:top w:val="nil"/>
              <w:left w:val="nil"/>
              <w:bottom w:val="nil"/>
              <w:right w:val="nil"/>
            </w:tcBorders>
            <w:tcMar>
              <w:left w:w="60" w:type="dxa"/>
              <w:right w:w="60" w:type="dxa"/>
            </w:tcMar>
            <w:vAlign w:val="center"/>
          </w:tcPr>
          <w:p w14:paraId="3CD192F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97.35%</w:t>
            </w:r>
          </w:p>
        </w:tc>
        <w:tc>
          <w:tcPr>
            <w:tcW w:w="945" w:type="dxa"/>
            <w:tcBorders>
              <w:top w:val="nil"/>
              <w:left w:val="nil"/>
              <w:bottom w:val="nil"/>
              <w:right w:val="nil"/>
            </w:tcBorders>
            <w:tcMar>
              <w:left w:w="60" w:type="dxa"/>
              <w:right w:w="60" w:type="dxa"/>
            </w:tcMar>
            <w:vAlign w:val="center"/>
          </w:tcPr>
          <w:p w14:paraId="4F00E08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96.92%</w:t>
            </w:r>
          </w:p>
        </w:tc>
      </w:tr>
      <w:tr w:rsidR="00302E8B" w14:paraId="4CDDD9DB" w14:textId="77777777" w:rsidTr="55F015EE">
        <w:trPr>
          <w:trHeight w:val="225"/>
        </w:trPr>
        <w:tc>
          <w:tcPr>
            <w:tcW w:w="1425" w:type="dxa"/>
            <w:tcBorders>
              <w:top w:val="nil"/>
              <w:left w:val="nil"/>
              <w:bottom w:val="nil"/>
              <w:right w:val="nil"/>
            </w:tcBorders>
            <w:tcMar>
              <w:left w:w="60" w:type="dxa"/>
              <w:right w:w="60" w:type="dxa"/>
            </w:tcMar>
            <w:vAlign w:val="center"/>
          </w:tcPr>
          <w:p w14:paraId="56A6AB2E"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HG004</w:t>
            </w:r>
          </w:p>
        </w:tc>
        <w:tc>
          <w:tcPr>
            <w:tcW w:w="1085" w:type="dxa"/>
            <w:tcBorders>
              <w:top w:val="nil"/>
              <w:left w:val="nil"/>
              <w:bottom w:val="nil"/>
              <w:right w:val="nil"/>
            </w:tcBorders>
            <w:tcMar>
              <w:left w:w="60" w:type="dxa"/>
              <w:right w:w="60" w:type="dxa"/>
            </w:tcMar>
            <w:vAlign w:val="center"/>
          </w:tcPr>
          <w:p w14:paraId="5301E33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465,703</w:t>
            </w:r>
          </w:p>
        </w:tc>
        <w:tc>
          <w:tcPr>
            <w:tcW w:w="1120" w:type="dxa"/>
            <w:tcBorders>
              <w:top w:val="nil"/>
              <w:left w:val="nil"/>
              <w:bottom w:val="nil"/>
              <w:right w:val="nil"/>
            </w:tcBorders>
            <w:tcMar>
              <w:left w:w="60" w:type="dxa"/>
              <w:right w:w="60" w:type="dxa"/>
            </w:tcMar>
            <w:vAlign w:val="center"/>
          </w:tcPr>
          <w:p w14:paraId="0A77B212"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96.78%</w:t>
            </w:r>
          </w:p>
        </w:tc>
        <w:tc>
          <w:tcPr>
            <w:tcW w:w="960" w:type="dxa"/>
            <w:tcBorders>
              <w:top w:val="nil"/>
              <w:left w:val="nil"/>
              <w:bottom w:val="nil"/>
              <w:right w:val="nil"/>
            </w:tcBorders>
            <w:tcMar>
              <w:left w:w="60" w:type="dxa"/>
              <w:right w:w="60" w:type="dxa"/>
            </w:tcMar>
            <w:vAlign w:val="center"/>
          </w:tcPr>
          <w:p w14:paraId="2CF70946"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97.79%</w:t>
            </w:r>
          </w:p>
        </w:tc>
        <w:tc>
          <w:tcPr>
            <w:tcW w:w="945" w:type="dxa"/>
            <w:tcBorders>
              <w:top w:val="nil"/>
              <w:left w:val="nil"/>
              <w:bottom w:val="nil"/>
              <w:right w:val="nil"/>
            </w:tcBorders>
            <w:tcMar>
              <w:left w:w="60" w:type="dxa"/>
              <w:right w:w="60" w:type="dxa"/>
            </w:tcMar>
            <w:vAlign w:val="center"/>
          </w:tcPr>
          <w:p w14:paraId="1C2B86C4"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97.28%</w:t>
            </w:r>
          </w:p>
        </w:tc>
      </w:tr>
      <w:tr w:rsidR="00302E8B" w14:paraId="2AF6BD57" w14:textId="77777777" w:rsidTr="55F015EE">
        <w:trPr>
          <w:trHeight w:val="225"/>
        </w:trPr>
        <w:tc>
          <w:tcPr>
            <w:tcW w:w="1425" w:type="dxa"/>
            <w:tcBorders>
              <w:top w:val="nil"/>
              <w:left w:val="nil"/>
              <w:bottom w:val="nil"/>
              <w:right w:val="nil"/>
            </w:tcBorders>
            <w:tcMar>
              <w:left w:w="60" w:type="dxa"/>
              <w:right w:w="60" w:type="dxa"/>
            </w:tcMar>
            <w:vAlign w:val="center"/>
          </w:tcPr>
          <w:p w14:paraId="75FB796D"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HG005</w:t>
            </w:r>
          </w:p>
        </w:tc>
        <w:tc>
          <w:tcPr>
            <w:tcW w:w="1085" w:type="dxa"/>
            <w:tcBorders>
              <w:top w:val="nil"/>
              <w:left w:val="nil"/>
              <w:bottom w:val="nil"/>
              <w:right w:val="nil"/>
            </w:tcBorders>
            <w:tcMar>
              <w:left w:w="60" w:type="dxa"/>
              <w:right w:w="60" w:type="dxa"/>
            </w:tcMar>
            <w:vAlign w:val="center"/>
          </w:tcPr>
          <w:p w14:paraId="4B6E46C1"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392,582</w:t>
            </w:r>
          </w:p>
        </w:tc>
        <w:tc>
          <w:tcPr>
            <w:tcW w:w="1120" w:type="dxa"/>
            <w:tcBorders>
              <w:top w:val="nil"/>
              <w:left w:val="nil"/>
              <w:bottom w:val="nil"/>
              <w:right w:val="nil"/>
            </w:tcBorders>
            <w:tcMar>
              <w:left w:w="60" w:type="dxa"/>
              <w:right w:w="60" w:type="dxa"/>
            </w:tcMar>
            <w:vAlign w:val="center"/>
          </w:tcPr>
          <w:p w14:paraId="609D3334"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97.27%</w:t>
            </w:r>
          </w:p>
        </w:tc>
        <w:tc>
          <w:tcPr>
            <w:tcW w:w="960" w:type="dxa"/>
            <w:tcBorders>
              <w:top w:val="nil"/>
              <w:left w:val="nil"/>
              <w:bottom w:val="nil"/>
              <w:right w:val="nil"/>
            </w:tcBorders>
            <w:tcMar>
              <w:left w:w="60" w:type="dxa"/>
              <w:right w:w="60" w:type="dxa"/>
            </w:tcMar>
            <w:vAlign w:val="center"/>
          </w:tcPr>
          <w:p w14:paraId="09C22A9C"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98.09%</w:t>
            </w:r>
          </w:p>
        </w:tc>
        <w:tc>
          <w:tcPr>
            <w:tcW w:w="945" w:type="dxa"/>
            <w:tcBorders>
              <w:top w:val="nil"/>
              <w:left w:val="nil"/>
              <w:bottom w:val="nil"/>
              <w:right w:val="nil"/>
            </w:tcBorders>
            <w:tcMar>
              <w:left w:w="60" w:type="dxa"/>
              <w:right w:w="60" w:type="dxa"/>
            </w:tcMar>
            <w:vAlign w:val="center"/>
          </w:tcPr>
          <w:p w14:paraId="78E9588B"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97.68%</w:t>
            </w:r>
          </w:p>
        </w:tc>
      </w:tr>
      <w:tr w:rsidR="00302E8B" w14:paraId="519F9610" w14:textId="77777777" w:rsidTr="55F015EE">
        <w:trPr>
          <w:trHeight w:val="225"/>
        </w:trPr>
        <w:tc>
          <w:tcPr>
            <w:tcW w:w="1425" w:type="dxa"/>
            <w:tcBorders>
              <w:top w:val="nil"/>
              <w:left w:val="nil"/>
              <w:bottom w:val="nil"/>
              <w:right w:val="nil"/>
            </w:tcBorders>
            <w:tcMar>
              <w:left w:w="60" w:type="dxa"/>
              <w:right w:w="60" w:type="dxa"/>
            </w:tcMar>
            <w:vAlign w:val="center"/>
          </w:tcPr>
          <w:p w14:paraId="56CA7B36"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HG006</w:t>
            </w:r>
          </w:p>
        </w:tc>
        <w:tc>
          <w:tcPr>
            <w:tcW w:w="1085" w:type="dxa"/>
            <w:tcBorders>
              <w:top w:val="nil"/>
              <w:left w:val="nil"/>
              <w:bottom w:val="nil"/>
              <w:right w:val="nil"/>
            </w:tcBorders>
            <w:tcMar>
              <w:left w:w="60" w:type="dxa"/>
              <w:right w:w="60" w:type="dxa"/>
            </w:tcMar>
            <w:vAlign w:val="center"/>
          </w:tcPr>
          <w:p w14:paraId="30E5A0D5"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395,874</w:t>
            </w:r>
          </w:p>
        </w:tc>
        <w:tc>
          <w:tcPr>
            <w:tcW w:w="1120" w:type="dxa"/>
            <w:tcBorders>
              <w:top w:val="nil"/>
              <w:left w:val="nil"/>
              <w:bottom w:val="nil"/>
              <w:right w:val="nil"/>
            </w:tcBorders>
            <w:tcMar>
              <w:left w:w="60" w:type="dxa"/>
              <w:right w:w="60" w:type="dxa"/>
            </w:tcMar>
            <w:vAlign w:val="center"/>
          </w:tcPr>
          <w:p w14:paraId="7457D987"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97.62%</w:t>
            </w:r>
          </w:p>
        </w:tc>
        <w:tc>
          <w:tcPr>
            <w:tcW w:w="960" w:type="dxa"/>
            <w:tcBorders>
              <w:top w:val="nil"/>
              <w:left w:val="nil"/>
              <w:bottom w:val="nil"/>
              <w:right w:val="nil"/>
            </w:tcBorders>
            <w:tcMar>
              <w:left w:w="60" w:type="dxa"/>
              <w:right w:w="60" w:type="dxa"/>
            </w:tcMar>
            <w:vAlign w:val="center"/>
          </w:tcPr>
          <w:p w14:paraId="6940FB30"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98.26%</w:t>
            </w:r>
          </w:p>
        </w:tc>
        <w:tc>
          <w:tcPr>
            <w:tcW w:w="945" w:type="dxa"/>
            <w:tcBorders>
              <w:top w:val="nil"/>
              <w:left w:val="nil"/>
              <w:bottom w:val="nil"/>
              <w:right w:val="nil"/>
            </w:tcBorders>
            <w:tcMar>
              <w:left w:w="60" w:type="dxa"/>
              <w:right w:w="60" w:type="dxa"/>
            </w:tcMar>
            <w:vAlign w:val="center"/>
          </w:tcPr>
          <w:p w14:paraId="7CF156E5"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97.94%</w:t>
            </w:r>
          </w:p>
        </w:tc>
      </w:tr>
      <w:tr w:rsidR="00302E8B" w14:paraId="0E99E6DC" w14:textId="77777777" w:rsidTr="55F015EE">
        <w:trPr>
          <w:trHeight w:val="225"/>
        </w:trPr>
        <w:tc>
          <w:tcPr>
            <w:tcW w:w="1425" w:type="dxa"/>
            <w:tcBorders>
              <w:top w:val="nil"/>
              <w:left w:val="nil"/>
              <w:bottom w:val="nil"/>
              <w:right w:val="nil"/>
            </w:tcBorders>
            <w:tcMar>
              <w:left w:w="60" w:type="dxa"/>
              <w:right w:w="60" w:type="dxa"/>
            </w:tcMar>
            <w:vAlign w:val="center"/>
          </w:tcPr>
          <w:p w14:paraId="724CBBDA"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HG007</w:t>
            </w:r>
          </w:p>
        </w:tc>
        <w:tc>
          <w:tcPr>
            <w:tcW w:w="1085" w:type="dxa"/>
            <w:tcBorders>
              <w:top w:val="nil"/>
              <w:left w:val="nil"/>
              <w:bottom w:val="nil"/>
              <w:right w:val="nil"/>
            </w:tcBorders>
            <w:tcMar>
              <w:left w:w="60" w:type="dxa"/>
              <w:right w:w="60" w:type="dxa"/>
            </w:tcMar>
            <w:vAlign w:val="center"/>
          </w:tcPr>
          <w:p w14:paraId="04CF8473"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398,196</w:t>
            </w:r>
          </w:p>
        </w:tc>
        <w:tc>
          <w:tcPr>
            <w:tcW w:w="1120" w:type="dxa"/>
            <w:tcBorders>
              <w:top w:val="nil"/>
              <w:left w:val="nil"/>
              <w:bottom w:val="nil"/>
              <w:right w:val="nil"/>
            </w:tcBorders>
            <w:tcMar>
              <w:left w:w="60" w:type="dxa"/>
              <w:right w:w="60" w:type="dxa"/>
            </w:tcMar>
            <w:vAlign w:val="center"/>
          </w:tcPr>
          <w:p w14:paraId="2818D29F"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97.70%</w:t>
            </w:r>
          </w:p>
        </w:tc>
        <w:tc>
          <w:tcPr>
            <w:tcW w:w="960" w:type="dxa"/>
            <w:tcBorders>
              <w:top w:val="nil"/>
              <w:left w:val="nil"/>
              <w:bottom w:val="nil"/>
              <w:right w:val="nil"/>
            </w:tcBorders>
            <w:tcMar>
              <w:left w:w="60" w:type="dxa"/>
              <w:right w:w="60" w:type="dxa"/>
            </w:tcMar>
            <w:vAlign w:val="center"/>
          </w:tcPr>
          <w:p w14:paraId="5B54E2F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98.32%</w:t>
            </w:r>
          </w:p>
        </w:tc>
        <w:tc>
          <w:tcPr>
            <w:tcW w:w="945" w:type="dxa"/>
            <w:tcBorders>
              <w:top w:val="nil"/>
              <w:left w:val="nil"/>
              <w:bottom w:val="nil"/>
              <w:right w:val="nil"/>
            </w:tcBorders>
            <w:tcMar>
              <w:left w:w="60" w:type="dxa"/>
              <w:right w:w="60" w:type="dxa"/>
            </w:tcMar>
            <w:vAlign w:val="center"/>
          </w:tcPr>
          <w:p w14:paraId="6295242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98.01%</w:t>
            </w:r>
          </w:p>
        </w:tc>
      </w:tr>
      <w:tr w:rsidR="00302E8B" w14:paraId="0C6CDBA3" w14:textId="77777777" w:rsidTr="55F015EE">
        <w:trPr>
          <w:trHeight w:val="225"/>
        </w:trPr>
        <w:tc>
          <w:tcPr>
            <w:tcW w:w="1425" w:type="dxa"/>
            <w:tcBorders>
              <w:top w:val="nil"/>
              <w:left w:val="nil"/>
              <w:bottom w:val="single" w:sz="6" w:space="0" w:color="auto"/>
              <w:right w:val="nil"/>
            </w:tcBorders>
            <w:tcMar>
              <w:left w:w="60" w:type="dxa"/>
              <w:right w:w="60" w:type="dxa"/>
            </w:tcMar>
            <w:vAlign w:val="center"/>
          </w:tcPr>
          <w:p w14:paraId="413A39D9"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Average</w:t>
            </w:r>
          </w:p>
        </w:tc>
        <w:tc>
          <w:tcPr>
            <w:tcW w:w="1085" w:type="dxa"/>
            <w:tcBorders>
              <w:top w:val="nil"/>
              <w:left w:val="nil"/>
              <w:bottom w:val="single" w:sz="6" w:space="0" w:color="auto"/>
              <w:right w:val="nil"/>
            </w:tcBorders>
            <w:tcMar>
              <w:left w:w="60" w:type="dxa"/>
              <w:right w:w="60" w:type="dxa"/>
            </w:tcMar>
            <w:vAlign w:val="center"/>
          </w:tcPr>
          <w:p w14:paraId="71CA0EF3"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433,574</w:t>
            </w:r>
          </w:p>
        </w:tc>
        <w:tc>
          <w:tcPr>
            <w:tcW w:w="1120" w:type="dxa"/>
            <w:tcBorders>
              <w:top w:val="nil"/>
              <w:left w:val="nil"/>
              <w:bottom w:val="single" w:sz="6" w:space="0" w:color="auto"/>
              <w:right w:val="nil"/>
            </w:tcBorders>
            <w:tcMar>
              <w:left w:w="60" w:type="dxa"/>
              <w:right w:w="60" w:type="dxa"/>
            </w:tcMar>
            <w:vAlign w:val="center"/>
          </w:tcPr>
          <w:p w14:paraId="6FAC674D"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97.05%</w:t>
            </w:r>
          </w:p>
        </w:tc>
        <w:tc>
          <w:tcPr>
            <w:tcW w:w="960" w:type="dxa"/>
            <w:tcBorders>
              <w:top w:val="nil"/>
              <w:left w:val="nil"/>
              <w:bottom w:val="single" w:sz="6" w:space="0" w:color="auto"/>
              <w:right w:val="nil"/>
            </w:tcBorders>
            <w:tcMar>
              <w:left w:w="60" w:type="dxa"/>
              <w:right w:w="60" w:type="dxa"/>
            </w:tcMar>
            <w:vAlign w:val="center"/>
          </w:tcPr>
          <w:p w14:paraId="4403EBE2"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97.87%</w:t>
            </w:r>
          </w:p>
        </w:tc>
        <w:tc>
          <w:tcPr>
            <w:tcW w:w="945" w:type="dxa"/>
            <w:tcBorders>
              <w:top w:val="nil"/>
              <w:left w:val="nil"/>
              <w:bottom w:val="single" w:sz="6" w:space="0" w:color="auto"/>
              <w:right w:val="nil"/>
            </w:tcBorders>
            <w:tcMar>
              <w:left w:w="60" w:type="dxa"/>
              <w:right w:w="60" w:type="dxa"/>
            </w:tcMar>
            <w:vAlign w:val="center"/>
          </w:tcPr>
          <w:p w14:paraId="657D2121" w14:textId="77777777" w:rsidR="00302E8B" w:rsidRDefault="00302E8B" w:rsidP="55F015EE">
            <w:pPr>
              <w:keepNext/>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97.46%</w:t>
            </w:r>
          </w:p>
        </w:tc>
      </w:tr>
    </w:tbl>
    <w:p w14:paraId="4732BE3A" w14:textId="4A2B6789" w:rsidR="00302E8B" w:rsidRDefault="00302E8B" w:rsidP="55F015EE">
      <w:pPr>
        <w:pStyle w:val="a4"/>
        <w:rPr>
          <w:rFonts w:ascii="Arial" w:eastAsia="Arial" w:hAnsi="Arial" w:cs="Arial"/>
          <w:i w:val="0"/>
          <w:iCs w:val="0"/>
          <w:sz w:val="22"/>
          <w:szCs w:val="22"/>
        </w:rPr>
      </w:pPr>
      <w:r w:rsidRPr="0952260A">
        <w:rPr>
          <w:rFonts w:ascii="Arial" w:eastAsia="Arial" w:hAnsi="Arial" w:cs="Arial"/>
          <w:b/>
          <w:i w:val="0"/>
          <w:sz w:val="22"/>
          <w:szCs w:val="22"/>
        </w:rPr>
        <w:t>Table S</w:t>
      </w:r>
      <w:r w:rsidR="003312D5" w:rsidRPr="0952260A">
        <w:rPr>
          <w:rFonts w:ascii="Arial" w:eastAsia="Arial" w:hAnsi="Arial" w:cs="Arial"/>
          <w:b/>
          <w:i w:val="0"/>
          <w:sz w:val="22"/>
          <w:szCs w:val="22"/>
        </w:rPr>
        <w:t>20</w:t>
      </w:r>
      <w:r w:rsidR="3FF0E727" w:rsidRPr="0952260A">
        <w:rPr>
          <w:rFonts w:ascii="Arial" w:eastAsia="Arial" w:hAnsi="Arial" w:cs="Arial"/>
          <w:b/>
          <w:i w:val="0"/>
          <w:sz w:val="22"/>
          <w:szCs w:val="22"/>
        </w:rPr>
        <w:t xml:space="preserve"> |</w:t>
      </w:r>
      <w:r w:rsidR="179E9970" w:rsidRPr="0952260A">
        <w:rPr>
          <w:rFonts w:ascii="Arial" w:eastAsia="Arial" w:hAnsi="Arial" w:cs="Arial"/>
          <w:b/>
          <w:i w:val="0"/>
          <w:sz w:val="22"/>
          <w:szCs w:val="22"/>
        </w:rPr>
        <w:t xml:space="preserve"> </w:t>
      </w:r>
      <w:r w:rsidRPr="0952260A">
        <w:rPr>
          <w:rFonts w:ascii="Arial" w:eastAsia="Arial" w:hAnsi="Arial" w:cs="Arial"/>
          <w:b/>
          <w:i w:val="0"/>
          <w:sz w:val="22"/>
          <w:szCs w:val="22"/>
        </w:rPr>
        <w:t xml:space="preserve">Genome in a bottle (GIAB) v3.3.2 truth set comparison of </w:t>
      </w:r>
      <w:proofErr w:type="spellStart"/>
      <w:r w:rsidRPr="0952260A">
        <w:rPr>
          <w:rFonts w:ascii="Arial" w:eastAsia="Arial" w:hAnsi="Arial" w:cs="Arial"/>
          <w:b/>
          <w:i w:val="0"/>
          <w:sz w:val="22"/>
          <w:szCs w:val="22"/>
        </w:rPr>
        <w:t>GraphTyper</w:t>
      </w:r>
      <w:proofErr w:type="spellEnd"/>
      <w:r w:rsidRPr="0952260A">
        <w:rPr>
          <w:rFonts w:ascii="Arial" w:eastAsia="Arial" w:hAnsi="Arial" w:cs="Arial"/>
          <w:b/>
          <w:i w:val="0"/>
          <w:sz w:val="22"/>
          <w:szCs w:val="22"/>
        </w:rPr>
        <w:t xml:space="preserve"> variant calls.</w:t>
      </w:r>
      <w:r w:rsidRPr="55F015EE">
        <w:rPr>
          <w:rFonts w:ascii="Arial" w:eastAsia="Arial" w:hAnsi="Arial" w:cs="Arial"/>
          <w:i w:val="0"/>
          <w:iCs w:val="0"/>
          <w:sz w:val="22"/>
          <w:szCs w:val="22"/>
        </w:rPr>
        <w:t xml:space="preserve"> Calls of each sample were extracted from the full set of variant calls in the joint call set. F1-score is the harmonic mean of Sensitivity and Precision. A) all variant types, B) SNPs only C) indels only.</w:t>
      </w:r>
    </w:p>
    <w:p w14:paraId="00B891E3" w14:textId="77777777" w:rsidR="00302E8B" w:rsidRDefault="00302E8B" w:rsidP="55F015EE">
      <w:pPr>
        <w:rPr>
          <w:rFonts w:ascii="Arial" w:eastAsia="Arial" w:hAnsi="Arial" w:cs="Arial"/>
          <w:sz w:val="22"/>
          <w:szCs w:val="22"/>
        </w:rPr>
      </w:pPr>
    </w:p>
    <w:p w14:paraId="43C16AA3" w14:textId="77777777" w:rsidR="00302E8B" w:rsidRDefault="00302E8B" w:rsidP="55F015EE">
      <w:pPr>
        <w:rPr>
          <w:rFonts w:ascii="Arial" w:eastAsia="Arial" w:hAnsi="Arial" w:cs="Arial"/>
          <w:sz w:val="22"/>
          <w:szCs w:val="22"/>
        </w:rPr>
      </w:pPr>
    </w:p>
    <w:p w14:paraId="6E24B964" w14:textId="77777777" w:rsidR="00302E8B" w:rsidRDefault="00302E8B" w:rsidP="55F015EE">
      <w:pPr>
        <w:rPr>
          <w:rFonts w:ascii="Arial" w:eastAsia="Arial" w:hAnsi="Arial" w:cs="Arial"/>
          <w:sz w:val="22"/>
          <w:szCs w:val="22"/>
        </w:rPr>
      </w:pPr>
    </w:p>
    <w:p w14:paraId="11E93641" w14:textId="77777777" w:rsidR="00302E8B" w:rsidRDefault="00302E8B" w:rsidP="55F015EE">
      <w:pPr>
        <w:rPr>
          <w:rFonts w:ascii="Arial" w:eastAsia="Arial" w:hAnsi="Arial" w:cs="Arial"/>
          <w:sz w:val="22"/>
          <w:szCs w:val="22"/>
        </w:rPr>
      </w:pPr>
    </w:p>
    <w:p w14:paraId="3AD317EE" w14:textId="77777777" w:rsidR="00302E8B" w:rsidRDefault="00302E8B"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br w:type="page"/>
      </w:r>
    </w:p>
    <w:p w14:paraId="614D3007" w14:textId="33D0A1DA" w:rsidR="00302E8B" w:rsidRPr="00B10505" w:rsidRDefault="00302E8B" w:rsidP="55F015EE">
      <w:pPr>
        <w:pStyle w:val="a5"/>
        <w:numPr>
          <w:ilvl w:val="0"/>
          <w:numId w:val="10"/>
        </w:numPr>
        <w:rPr>
          <w:rFonts w:ascii="Arial" w:eastAsia="Arial" w:hAnsi="Arial" w:cs="Arial"/>
          <w:color w:val="000000" w:themeColor="text1"/>
          <w:sz w:val="22"/>
          <w:szCs w:val="22"/>
        </w:rPr>
      </w:pPr>
      <w:r w:rsidRPr="0952260A">
        <w:rPr>
          <w:rFonts w:ascii="Arial" w:eastAsia="Arial" w:hAnsi="Arial" w:cs="Arial"/>
          <w:color w:val="000000" w:themeColor="text1"/>
          <w:sz w:val="22"/>
          <w:szCs w:val="22"/>
        </w:rPr>
        <w:lastRenderedPageBreak/>
        <w:t>Trio</w:t>
      </w:r>
    </w:p>
    <w:tbl>
      <w:tblPr>
        <w:tblW w:w="0" w:type="auto"/>
        <w:tblLayout w:type="fixed"/>
        <w:tblLook w:val="06A0" w:firstRow="1" w:lastRow="0" w:firstColumn="1" w:lastColumn="0" w:noHBand="1" w:noVBand="1"/>
      </w:tblPr>
      <w:tblGrid>
        <w:gridCol w:w="3429"/>
        <w:gridCol w:w="1349"/>
        <w:gridCol w:w="1935"/>
        <w:gridCol w:w="2302"/>
      </w:tblGrid>
      <w:tr w:rsidR="00302E8B" w14:paraId="22A23839" w14:textId="77777777" w:rsidTr="55F015EE">
        <w:trPr>
          <w:trHeight w:val="330"/>
        </w:trPr>
        <w:tc>
          <w:tcPr>
            <w:tcW w:w="3429" w:type="dxa"/>
            <w:tcBorders>
              <w:top w:val="single" w:sz="12" w:space="0" w:color="auto"/>
              <w:left w:val="nil"/>
              <w:bottom w:val="single" w:sz="8" w:space="0" w:color="auto"/>
              <w:right w:val="nil"/>
            </w:tcBorders>
            <w:tcMar>
              <w:top w:w="15" w:type="dxa"/>
              <w:left w:w="15" w:type="dxa"/>
              <w:right w:w="15" w:type="dxa"/>
            </w:tcMar>
            <w:vAlign w:val="center"/>
          </w:tcPr>
          <w:p w14:paraId="693876F9" w14:textId="77777777" w:rsidR="00302E8B" w:rsidRDefault="00302E8B" w:rsidP="55F015EE">
            <w:pPr>
              <w:jc w:val="cente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Method</w:t>
            </w:r>
          </w:p>
        </w:tc>
        <w:tc>
          <w:tcPr>
            <w:tcW w:w="1349" w:type="dxa"/>
            <w:tcBorders>
              <w:top w:val="single" w:sz="12" w:space="0" w:color="auto"/>
              <w:left w:val="nil"/>
              <w:bottom w:val="single" w:sz="8" w:space="0" w:color="auto"/>
              <w:right w:val="nil"/>
            </w:tcBorders>
            <w:tcMar>
              <w:top w:w="15" w:type="dxa"/>
              <w:left w:w="15" w:type="dxa"/>
              <w:right w:w="15" w:type="dxa"/>
            </w:tcMar>
            <w:vAlign w:val="center"/>
          </w:tcPr>
          <w:p w14:paraId="36392704" w14:textId="77777777" w:rsidR="00302E8B" w:rsidRDefault="00302E8B" w:rsidP="55F015EE">
            <w:pPr>
              <w:jc w:val="cente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FDR</w:t>
            </w:r>
          </w:p>
        </w:tc>
        <w:tc>
          <w:tcPr>
            <w:tcW w:w="1935" w:type="dxa"/>
            <w:tcBorders>
              <w:top w:val="single" w:sz="12" w:space="0" w:color="auto"/>
              <w:left w:val="nil"/>
              <w:bottom w:val="single" w:sz="8" w:space="0" w:color="auto"/>
              <w:right w:val="nil"/>
            </w:tcBorders>
            <w:tcMar>
              <w:top w:w="15" w:type="dxa"/>
              <w:left w:w="15" w:type="dxa"/>
              <w:right w:w="15" w:type="dxa"/>
            </w:tcMar>
            <w:vAlign w:val="center"/>
          </w:tcPr>
          <w:p w14:paraId="499AA842" w14:textId="77777777" w:rsidR="00302E8B" w:rsidRDefault="00302E8B" w:rsidP="55F015EE">
            <w:pPr>
              <w:jc w:val="cente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TP</w:t>
            </w:r>
          </w:p>
        </w:tc>
        <w:tc>
          <w:tcPr>
            <w:tcW w:w="2302" w:type="dxa"/>
            <w:tcBorders>
              <w:top w:val="single" w:sz="12" w:space="0" w:color="auto"/>
              <w:left w:val="nil"/>
              <w:bottom w:val="single" w:sz="8" w:space="0" w:color="auto"/>
              <w:right w:val="nil"/>
            </w:tcBorders>
            <w:tcMar>
              <w:top w:w="15" w:type="dxa"/>
              <w:left w:w="15" w:type="dxa"/>
              <w:right w:w="15" w:type="dxa"/>
            </w:tcMar>
            <w:vAlign w:val="center"/>
          </w:tcPr>
          <w:p w14:paraId="4D35C3B8" w14:textId="77777777" w:rsidR="00302E8B" w:rsidRDefault="00302E8B" w:rsidP="55F015EE">
            <w:pPr>
              <w:jc w:val="cente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#Variants</w:t>
            </w:r>
          </w:p>
        </w:tc>
      </w:tr>
      <w:tr w:rsidR="00302E8B" w14:paraId="421D2555" w14:textId="77777777" w:rsidTr="55F015EE">
        <w:trPr>
          <w:trHeight w:val="300"/>
        </w:trPr>
        <w:tc>
          <w:tcPr>
            <w:tcW w:w="3429" w:type="dxa"/>
            <w:tcBorders>
              <w:top w:val="single" w:sz="8" w:space="0" w:color="auto"/>
              <w:left w:val="nil"/>
              <w:bottom w:val="nil"/>
              <w:right w:val="nil"/>
            </w:tcBorders>
            <w:tcMar>
              <w:top w:w="15" w:type="dxa"/>
              <w:left w:w="15" w:type="dxa"/>
              <w:right w:w="15" w:type="dxa"/>
            </w:tcMar>
            <w:vAlign w:val="center"/>
          </w:tcPr>
          <w:p w14:paraId="44539608" w14:textId="77777777" w:rsidR="00302E8B" w:rsidRDefault="00302E8B" w:rsidP="55F015EE">
            <w:pPr>
              <w:rPr>
                <w:rFonts w:ascii="Arial" w:eastAsia="Arial" w:hAnsi="Arial" w:cs="Arial"/>
                <w:color w:val="000000" w:themeColor="text1"/>
                <w:sz w:val="22"/>
                <w:szCs w:val="22"/>
              </w:rPr>
            </w:pPr>
            <w:proofErr w:type="spellStart"/>
            <w:r w:rsidRPr="0952260A">
              <w:rPr>
                <w:rFonts w:ascii="Arial" w:eastAsia="Arial" w:hAnsi="Arial" w:cs="Arial"/>
                <w:color w:val="000000" w:themeColor="text1"/>
                <w:sz w:val="22"/>
                <w:szCs w:val="22"/>
              </w:rPr>
              <w:t>GraphTyperHQ</w:t>
            </w:r>
            <w:proofErr w:type="spellEnd"/>
          </w:p>
        </w:tc>
        <w:tc>
          <w:tcPr>
            <w:tcW w:w="1349" w:type="dxa"/>
            <w:tcBorders>
              <w:top w:val="single" w:sz="8" w:space="0" w:color="auto"/>
              <w:left w:val="nil"/>
              <w:bottom w:val="nil"/>
              <w:right w:val="nil"/>
            </w:tcBorders>
            <w:tcMar>
              <w:top w:w="15" w:type="dxa"/>
              <w:left w:w="15" w:type="dxa"/>
              <w:right w:w="15" w:type="dxa"/>
            </w:tcMar>
            <w:vAlign w:val="center"/>
          </w:tcPr>
          <w:p w14:paraId="55AF9B01"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6.6813%</w:t>
            </w:r>
          </w:p>
        </w:tc>
        <w:tc>
          <w:tcPr>
            <w:tcW w:w="1935" w:type="dxa"/>
            <w:tcBorders>
              <w:top w:val="single" w:sz="8" w:space="0" w:color="auto"/>
              <w:left w:val="nil"/>
              <w:bottom w:val="nil"/>
              <w:right w:val="nil"/>
            </w:tcBorders>
            <w:tcMar>
              <w:top w:w="15" w:type="dxa"/>
              <w:left w:w="15" w:type="dxa"/>
              <w:right w:w="15" w:type="dxa"/>
            </w:tcMar>
            <w:vAlign w:val="center"/>
          </w:tcPr>
          <w:p w14:paraId="4CDA56FF"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57,759,169 </w:t>
            </w:r>
          </w:p>
        </w:tc>
        <w:tc>
          <w:tcPr>
            <w:tcW w:w="2302" w:type="dxa"/>
            <w:tcBorders>
              <w:top w:val="single" w:sz="8" w:space="0" w:color="auto"/>
              <w:left w:val="nil"/>
              <w:bottom w:val="nil"/>
              <w:right w:val="nil"/>
            </w:tcBorders>
            <w:tcMar>
              <w:top w:w="15" w:type="dxa"/>
              <w:left w:w="15" w:type="dxa"/>
              <w:right w:w="15" w:type="dxa"/>
            </w:tcMar>
            <w:vAlign w:val="center"/>
          </w:tcPr>
          <w:p w14:paraId="6F48421C"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 61,894,512 </w:t>
            </w:r>
          </w:p>
        </w:tc>
      </w:tr>
      <w:tr w:rsidR="00302E8B" w14:paraId="7948D00A" w14:textId="77777777" w:rsidTr="55F015EE">
        <w:trPr>
          <w:trHeight w:val="300"/>
        </w:trPr>
        <w:tc>
          <w:tcPr>
            <w:tcW w:w="3429" w:type="dxa"/>
            <w:tcBorders>
              <w:top w:val="nil"/>
              <w:left w:val="nil"/>
              <w:bottom w:val="nil"/>
              <w:right w:val="nil"/>
            </w:tcBorders>
            <w:tcMar>
              <w:top w:w="15" w:type="dxa"/>
              <w:left w:w="15" w:type="dxa"/>
              <w:right w:w="15" w:type="dxa"/>
            </w:tcMar>
            <w:vAlign w:val="center"/>
          </w:tcPr>
          <w:p w14:paraId="732DFCC7" w14:textId="77777777" w:rsidR="00302E8B" w:rsidRDefault="00302E8B" w:rsidP="55F015EE">
            <w:pPr>
              <w:rPr>
                <w:rFonts w:ascii="Arial" w:eastAsia="Arial" w:hAnsi="Arial" w:cs="Arial"/>
                <w:color w:val="000000" w:themeColor="text1"/>
                <w:sz w:val="22"/>
                <w:szCs w:val="22"/>
              </w:rPr>
            </w:pPr>
            <w:proofErr w:type="spellStart"/>
            <w:r w:rsidRPr="0952260A">
              <w:rPr>
                <w:rFonts w:ascii="Arial" w:eastAsia="Arial" w:hAnsi="Arial" w:cs="Arial"/>
                <w:color w:val="000000" w:themeColor="text1"/>
                <w:sz w:val="22"/>
                <w:szCs w:val="22"/>
              </w:rPr>
              <w:t>GraphTyperHQ_GQ</w:t>
            </w:r>
            <w:proofErr w:type="spellEnd"/>
            <w:r w:rsidRPr="0952260A">
              <w:rPr>
                <w:rFonts w:ascii="Arial" w:eastAsia="Arial" w:hAnsi="Arial" w:cs="Arial"/>
                <w:color w:val="000000" w:themeColor="text1"/>
                <w:sz w:val="22"/>
                <w:szCs w:val="22"/>
              </w:rPr>
              <w:t>&gt;=40</w:t>
            </w:r>
          </w:p>
        </w:tc>
        <w:tc>
          <w:tcPr>
            <w:tcW w:w="1349" w:type="dxa"/>
            <w:tcBorders>
              <w:top w:val="nil"/>
              <w:left w:val="nil"/>
              <w:bottom w:val="nil"/>
              <w:right w:val="nil"/>
            </w:tcBorders>
            <w:tcMar>
              <w:top w:w="15" w:type="dxa"/>
              <w:left w:w="15" w:type="dxa"/>
              <w:right w:w="15" w:type="dxa"/>
            </w:tcMar>
            <w:vAlign w:val="center"/>
          </w:tcPr>
          <w:p w14:paraId="46474266"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0.9396%</w:t>
            </w:r>
          </w:p>
        </w:tc>
        <w:tc>
          <w:tcPr>
            <w:tcW w:w="1935" w:type="dxa"/>
            <w:tcBorders>
              <w:top w:val="nil"/>
              <w:left w:val="nil"/>
              <w:bottom w:val="nil"/>
              <w:right w:val="nil"/>
            </w:tcBorders>
            <w:tcMar>
              <w:top w:w="15" w:type="dxa"/>
              <w:left w:w="15" w:type="dxa"/>
              <w:right w:w="15" w:type="dxa"/>
            </w:tcMar>
            <w:vAlign w:val="center"/>
          </w:tcPr>
          <w:p w14:paraId="36CB104F"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56,574,906 </w:t>
            </w:r>
          </w:p>
        </w:tc>
        <w:tc>
          <w:tcPr>
            <w:tcW w:w="2302" w:type="dxa"/>
            <w:tcBorders>
              <w:top w:val="nil"/>
              <w:left w:val="nil"/>
              <w:bottom w:val="nil"/>
              <w:right w:val="nil"/>
            </w:tcBorders>
            <w:tcMar>
              <w:top w:w="15" w:type="dxa"/>
              <w:left w:w="15" w:type="dxa"/>
              <w:right w:w="15" w:type="dxa"/>
            </w:tcMar>
            <w:vAlign w:val="center"/>
          </w:tcPr>
          <w:p w14:paraId="273D6498"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 57,111,513 </w:t>
            </w:r>
          </w:p>
        </w:tc>
      </w:tr>
      <w:tr w:rsidR="00302E8B" w14:paraId="52012600" w14:textId="77777777" w:rsidTr="55F015EE">
        <w:trPr>
          <w:trHeight w:val="300"/>
        </w:trPr>
        <w:tc>
          <w:tcPr>
            <w:tcW w:w="3429" w:type="dxa"/>
            <w:tcBorders>
              <w:top w:val="nil"/>
              <w:left w:val="nil"/>
              <w:bottom w:val="nil"/>
              <w:right w:val="nil"/>
            </w:tcBorders>
            <w:tcMar>
              <w:top w:w="15" w:type="dxa"/>
              <w:left w:w="15" w:type="dxa"/>
              <w:right w:w="15" w:type="dxa"/>
            </w:tcMar>
            <w:vAlign w:val="center"/>
          </w:tcPr>
          <w:p w14:paraId="79621201" w14:textId="77777777" w:rsidR="00302E8B" w:rsidRDefault="00302E8B" w:rsidP="55F015EE">
            <w:pPr>
              <w:rPr>
                <w:rFonts w:ascii="Arial" w:eastAsia="Arial" w:hAnsi="Arial" w:cs="Arial"/>
                <w:color w:val="000000" w:themeColor="text1"/>
                <w:sz w:val="22"/>
                <w:szCs w:val="22"/>
              </w:rPr>
            </w:pPr>
            <w:proofErr w:type="spellStart"/>
            <w:r w:rsidRPr="0952260A">
              <w:rPr>
                <w:rFonts w:ascii="Arial" w:eastAsia="Arial" w:hAnsi="Arial" w:cs="Arial"/>
                <w:color w:val="000000" w:themeColor="text1"/>
                <w:sz w:val="22"/>
                <w:szCs w:val="22"/>
              </w:rPr>
              <w:t>GraphTyperHQ_GQ</w:t>
            </w:r>
            <w:proofErr w:type="spellEnd"/>
            <w:r w:rsidRPr="0952260A">
              <w:rPr>
                <w:rFonts w:ascii="Arial" w:eastAsia="Arial" w:hAnsi="Arial" w:cs="Arial"/>
                <w:color w:val="000000" w:themeColor="text1"/>
                <w:sz w:val="22"/>
                <w:szCs w:val="22"/>
              </w:rPr>
              <w:t>&gt;=40 Hi-conf</w:t>
            </w:r>
          </w:p>
        </w:tc>
        <w:tc>
          <w:tcPr>
            <w:tcW w:w="1349" w:type="dxa"/>
            <w:tcBorders>
              <w:top w:val="nil"/>
              <w:left w:val="nil"/>
              <w:bottom w:val="nil"/>
              <w:right w:val="nil"/>
            </w:tcBorders>
            <w:tcMar>
              <w:top w:w="15" w:type="dxa"/>
              <w:left w:w="15" w:type="dxa"/>
              <w:right w:w="15" w:type="dxa"/>
            </w:tcMar>
            <w:vAlign w:val="center"/>
          </w:tcPr>
          <w:p w14:paraId="4259B2AA"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0.4919%</w:t>
            </w:r>
          </w:p>
        </w:tc>
        <w:tc>
          <w:tcPr>
            <w:tcW w:w="1935" w:type="dxa"/>
            <w:tcBorders>
              <w:top w:val="nil"/>
              <w:left w:val="nil"/>
              <w:bottom w:val="nil"/>
              <w:right w:val="nil"/>
            </w:tcBorders>
            <w:tcMar>
              <w:top w:w="15" w:type="dxa"/>
              <w:left w:w="15" w:type="dxa"/>
              <w:right w:w="15" w:type="dxa"/>
            </w:tcMar>
            <w:vAlign w:val="center"/>
          </w:tcPr>
          <w:p w14:paraId="0627F8C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45,722,535 </w:t>
            </w:r>
          </w:p>
        </w:tc>
        <w:tc>
          <w:tcPr>
            <w:tcW w:w="2302" w:type="dxa"/>
            <w:tcBorders>
              <w:top w:val="nil"/>
              <w:left w:val="nil"/>
              <w:bottom w:val="nil"/>
              <w:right w:val="nil"/>
            </w:tcBorders>
            <w:tcMar>
              <w:top w:w="15" w:type="dxa"/>
              <w:left w:w="15" w:type="dxa"/>
              <w:right w:w="15" w:type="dxa"/>
            </w:tcMar>
            <w:vAlign w:val="center"/>
          </w:tcPr>
          <w:p w14:paraId="4680B088"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 45,948,550 </w:t>
            </w:r>
          </w:p>
        </w:tc>
      </w:tr>
      <w:tr w:rsidR="00302E8B" w14:paraId="3C0EF6E1" w14:textId="77777777" w:rsidTr="55F015EE">
        <w:trPr>
          <w:trHeight w:val="315"/>
        </w:trPr>
        <w:tc>
          <w:tcPr>
            <w:tcW w:w="3429" w:type="dxa"/>
            <w:tcBorders>
              <w:top w:val="nil"/>
              <w:left w:val="nil"/>
              <w:bottom w:val="single" w:sz="8" w:space="0" w:color="auto"/>
              <w:right w:val="nil"/>
            </w:tcBorders>
            <w:tcMar>
              <w:top w:w="15" w:type="dxa"/>
              <w:left w:w="15" w:type="dxa"/>
              <w:right w:w="15" w:type="dxa"/>
            </w:tcMar>
            <w:vAlign w:val="center"/>
          </w:tcPr>
          <w:p w14:paraId="111BAA9D" w14:textId="77777777" w:rsidR="00302E8B" w:rsidRDefault="00302E8B" w:rsidP="55F015EE">
            <w:pPr>
              <w:rPr>
                <w:rFonts w:ascii="Arial" w:eastAsia="Arial" w:hAnsi="Arial" w:cs="Arial"/>
                <w:color w:val="000000" w:themeColor="text1"/>
                <w:sz w:val="22"/>
                <w:szCs w:val="22"/>
              </w:rPr>
            </w:pPr>
            <w:proofErr w:type="spellStart"/>
            <w:r w:rsidRPr="0952260A">
              <w:rPr>
                <w:rFonts w:ascii="Arial" w:eastAsia="Arial" w:hAnsi="Arial" w:cs="Arial"/>
                <w:color w:val="000000" w:themeColor="text1"/>
                <w:sz w:val="22"/>
                <w:szCs w:val="22"/>
              </w:rPr>
              <w:t>GraphTyperHQ_GQ</w:t>
            </w:r>
            <w:proofErr w:type="spellEnd"/>
            <w:r w:rsidRPr="0952260A">
              <w:rPr>
                <w:rFonts w:ascii="Arial" w:eastAsia="Arial" w:hAnsi="Arial" w:cs="Arial"/>
                <w:color w:val="000000" w:themeColor="text1"/>
                <w:sz w:val="22"/>
                <w:szCs w:val="22"/>
              </w:rPr>
              <w:t>&gt;=40 Lo-conf</w:t>
            </w:r>
          </w:p>
        </w:tc>
        <w:tc>
          <w:tcPr>
            <w:tcW w:w="1349" w:type="dxa"/>
            <w:tcBorders>
              <w:top w:val="nil"/>
              <w:left w:val="nil"/>
              <w:bottom w:val="single" w:sz="8" w:space="0" w:color="auto"/>
              <w:right w:val="nil"/>
            </w:tcBorders>
            <w:tcMar>
              <w:top w:w="15" w:type="dxa"/>
              <w:left w:w="15" w:type="dxa"/>
              <w:right w:w="15" w:type="dxa"/>
            </w:tcMar>
            <w:vAlign w:val="center"/>
          </w:tcPr>
          <w:p w14:paraId="6D6D0FFD"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2.7823%</w:t>
            </w:r>
          </w:p>
        </w:tc>
        <w:tc>
          <w:tcPr>
            <w:tcW w:w="1935" w:type="dxa"/>
            <w:tcBorders>
              <w:top w:val="nil"/>
              <w:left w:val="nil"/>
              <w:bottom w:val="single" w:sz="8" w:space="0" w:color="auto"/>
              <w:right w:val="nil"/>
            </w:tcBorders>
            <w:tcMar>
              <w:top w:w="15" w:type="dxa"/>
              <w:left w:w="15" w:type="dxa"/>
              <w:right w:w="15" w:type="dxa"/>
            </w:tcMar>
            <w:vAlign w:val="center"/>
          </w:tcPr>
          <w:p w14:paraId="0C0B5DA4"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10,852,371 </w:t>
            </w:r>
          </w:p>
        </w:tc>
        <w:tc>
          <w:tcPr>
            <w:tcW w:w="2302" w:type="dxa"/>
            <w:tcBorders>
              <w:top w:val="nil"/>
              <w:left w:val="nil"/>
              <w:bottom w:val="single" w:sz="8" w:space="0" w:color="auto"/>
              <w:right w:val="nil"/>
            </w:tcBorders>
            <w:tcMar>
              <w:top w:w="15" w:type="dxa"/>
              <w:left w:w="15" w:type="dxa"/>
              <w:right w:w="15" w:type="dxa"/>
            </w:tcMar>
            <w:vAlign w:val="center"/>
          </w:tcPr>
          <w:p w14:paraId="2B14124E"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 11,162,963</w:t>
            </w:r>
          </w:p>
        </w:tc>
      </w:tr>
    </w:tbl>
    <w:p w14:paraId="6B3E84EA" w14:textId="77777777" w:rsidR="00302E8B" w:rsidRDefault="00302E8B" w:rsidP="55F015EE">
      <w:pPr>
        <w:widowControl w:val="0"/>
        <w:spacing w:after="160" w:line="259" w:lineRule="auto"/>
        <w:rPr>
          <w:rFonts w:ascii="Arial" w:eastAsia="Arial" w:hAnsi="Arial" w:cs="Arial"/>
          <w:color w:val="000000" w:themeColor="text1"/>
          <w:sz w:val="22"/>
          <w:szCs w:val="22"/>
        </w:rPr>
      </w:pPr>
    </w:p>
    <w:p w14:paraId="587E062F" w14:textId="77777777" w:rsidR="00302E8B" w:rsidRDefault="00302E8B" w:rsidP="55F015EE">
      <w:pPr>
        <w:widowControl w:val="0"/>
        <w:spacing w:after="160" w:line="259" w:lineRule="auto"/>
        <w:rPr>
          <w:rFonts w:ascii="Arial" w:eastAsia="Arial" w:hAnsi="Arial" w:cs="Arial"/>
          <w:color w:val="000000" w:themeColor="text1"/>
          <w:sz w:val="22"/>
          <w:szCs w:val="22"/>
        </w:rPr>
      </w:pPr>
      <w:r w:rsidRPr="0952260A">
        <w:rPr>
          <w:rFonts w:ascii="Arial" w:eastAsia="Arial" w:hAnsi="Arial" w:cs="Arial"/>
          <w:color w:val="000000" w:themeColor="text1"/>
          <w:sz w:val="22"/>
          <w:szCs w:val="22"/>
        </w:rPr>
        <w:t>B) Twin consistency table</w:t>
      </w:r>
    </w:p>
    <w:tbl>
      <w:tblPr>
        <w:tblW w:w="0" w:type="auto"/>
        <w:tblLayout w:type="fixed"/>
        <w:tblLook w:val="06A0" w:firstRow="1" w:lastRow="0" w:firstColumn="1" w:lastColumn="0" w:noHBand="1" w:noVBand="1"/>
      </w:tblPr>
      <w:tblGrid>
        <w:gridCol w:w="3452"/>
        <w:gridCol w:w="1339"/>
        <w:gridCol w:w="1928"/>
        <w:gridCol w:w="2295"/>
      </w:tblGrid>
      <w:tr w:rsidR="00302E8B" w14:paraId="43BFD5C8" w14:textId="77777777" w:rsidTr="55F015EE">
        <w:trPr>
          <w:trHeight w:val="315"/>
        </w:trPr>
        <w:tc>
          <w:tcPr>
            <w:tcW w:w="3452" w:type="dxa"/>
            <w:tcBorders>
              <w:top w:val="single" w:sz="12" w:space="0" w:color="auto"/>
              <w:left w:val="nil"/>
              <w:bottom w:val="single" w:sz="8" w:space="0" w:color="auto"/>
              <w:right w:val="nil"/>
            </w:tcBorders>
            <w:tcMar>
              <w:top w:w="15" w:type="dxa"/>
              <w:left w:w="15" w:type="dxa"/>
              <w:right w:w="15" w:type="dxa"/>
            </w:tcMar>
            <w:vAlign w:val="center"/>
          </w:tcPr>
          <w:p w14:paraId="75C0189B" w14:textId="77777777" w:rsidR="00302E8B" w:rsidRDefault="00302E8B" w:rsidP="55F015EE">
            <w:pPr>
              <w:jc w:val="cente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Method</w:t>
            </w:r>
          </w:p>
        </w:tc>
        <w:tc>
          <w:tcPr>
            <w:tcW w:w="1339" w:type="dxa"/>
            <w:tcBorders>
              <w:top w:val="single" w:sz="12" w:space="0" w:color="auto"/>
              <w:left w:val="nil"/>
              <w:bottom w:val="single" w:sz="8" w:space="0" w:color="auto"/>
              <w:right w:val="nil"/>
            </w:tcBorders>
            <w:tcMar>
              <w:top w:w="15" w:type="dxa"/>
              <w:left w:w="15" w:type="dxa"/>
              <w:right w:w="15" w:type="dxa"/>
            </w:tcMar>
            <w:vAlign w:val="center"/>
          </w:tcPr>
          <w:p w14:paraId="657CE2D9" w14:textId="77777777" w:rsidR="00302E8B" w:rsidRDefault="00302E8B" w:rsidP="55F015EE">
            <w:pPr>
              <w:jc w:val="cente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ICPM</w:t>
            </w:r>
          </w:p>
        </w:tc>
        <w:tc>
          <w:tcPr>
            <w:tcW w:w="1928" w:type="dxa"/>
            <w:tcBorders>
              <w:top w:val="single" w:sz="12" w:space="0" w:color="auto"/>
              <w:left w:val="nil"/>
              <w:bottom w:val="single" w:sz="8" w:space="0" w:color="auto"/>
              <w:right w:val="nil"/>
            </w:tcBorders>
            <w:tcMar>
              <w:top w:w="15" w:type="dxa"/>
              <w:left w:w="15" w:type="dxa"/>
              <w:right w:w="15" w:type="dxa"/>
            </w:tcMar>
            <w:vAlign w:val="center"/>
          </w:tcPr>
          <w:p w14:paraId="0317984B" w14:textId="77777777" w:rsidR="00302E8B" w:rsidRDefault="00302E8B" w:rsidP="55F015EE">
            <w:pPr>
              <w:jc w:val="cente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Non-ref consistency</w:t>
            </w:r>
          </w:p>
        </w:tc>
        <w:tc>
          <w:tcPr>
            <w:tcW w:w="2295" w:type="dxa"/>
            <w:tcBorders>
              <w:top w:val="single" w:sz="12" w:space="0" w:color="auto"/>
              <w:left w:val="nil"/>
              <w:bottom w:val="single" w:sz="8" w:space="0" w:color="auto"/>
              <w:right w:val="nil"/>
            </w:tcBorders>
            <w:tcMar>
              <w:top w:w="15" w:type="dxa"/>
              <w:left w:w="15" w:type="dxa"/>
              <w:right w:w="15" w:type="dxa"/>
            </w:tcMar>
            <w:vAlign w:val="center"/>
          </w:tcPr>
          <w:p w14:paraId="3B3A3995" w14:textId="77777777" w:rsidR="00302E8B" w:rsidRDefault="00302E8B" w:rsidP="55F015EE">
            <w:pPr>
              <w:jc w:val="center"/>
              <w:rPr>
                <w:rFonts w:ascii="Arial" w:eastAsia="Arial" w:hAnsi="Arial" w:cs="Arial"/>
                <w:b/>
                <w:color w:val="000000" w:themeColor="text1"/>
                <w:sz w:val="22"/>
                <w:szCs w:val="22"/>
              </w:rPr>
            </w:pPr>
            <w:r w:rsidRPr="0952260A">
              <w:rPr>
                <w:rFonts w:ascii="Arial" w:eastAsia="Arial" w:hAnsi="Arial" w:cs="Arial"/>
                <w:b/>
                <w:color w:val="000000" w:themeColor="text1"/>
                <w:sz w:val="22"/>
                <w:szCs w:val="22"/>
              </w:rPr>
              <w:t>Number of non-ref calls</w:t>
            </w:r>
          </w:p>
        </w:tc>
      </w:tr>
      <w:tr w:rsidR="00302E8B" w14:paraId="69D37B58" w14:textId="77777777" w:rsidTr="55F015EE">
        <w:trPr>
          <w:trHeight w:val="315"/>
        </w:trPr>
        <w:tc>
          <w:tcPr>
            <w:tcW w:w="3452" w:type="dxa"/>
            <w:tcBorders>
              <w:top w:val="single" w:sz="8" w:space="0" w:color="auto"/>
              <w:left w:val="nil"/>
              <w:bottom w:val="nil"/>
              <w:right w:val="nil"/>
            </w:tcBorders>
            <w:tcMar>
              <w:top w:w="15" w:type="dxa"/>
              <w:left w:w="15" w:type="dxa"/>
              <w:right w:w="15" w:type="dxa"/>
            </w:tcMar>
            <w:vAlign w:val="center"/>
          </w:tcPr>
          <w:p w14:paraId="31794388" w14:textId="77777777" w:rsidR="00302E8B" w:rsidRDefault="00302E8B" w:rsidP="55F015EE">
            <w:pPr>
              <w:rPr>
                <w:rFonts w:ascii="Arial" w:eastAsia="Arial" w:hAnsi="Arial" w:cs="Arial"/>
                <w:color w:val="000000" w:themeColor="text1"/>
                <w:sz w:val="22"/>
                <w:szCs w:val="22"/>
              </w:rPr>
            </w:pPr>
            <w:proofErr w:type="spellStart"/>
            <w:r w:rsidRPr="0952260A">
              <w:rPr>
                <w:rFonts w:ascii="Arial" w:eastAsia="Arial" w:hAnsi="Arial" w:cs="Arial"/>
                <w:color w:val="000000" w:themeColor="text1"/>
                <w:sz w:val="22"/>
                <w:szCs w:val="22"/>
              </w:rPr>
              <w:t>GraphTyperHQ</w:t>
            </w:r>
            <w:proofErr w:type="spellEnd"/>
          </w:p>
        </w:tc>
        <w:tc>
          <w:tcPr>
            <w:tcW w:w="1339" w:type="dxa"/>
            <w:tcBorders>
              <w:top w:val="single" w:sz="8" w:space="0" w:color="auto"/>
              <w:left w:val="nil"/>
              <w:bottom w:val="nil"/>
              <w:right w:val="nil"/>
            </w:tcBorders>
            <w:tcMar>
              <w:top w:w="15" w:type="dxa"/>
              <w:left w:w="15" w:type="dxa"/>
              <w:right w:w="15" w:type="dxa"/>
            </w:tcMar>
            <w:vAlign w:val="center"/>
          </w:tcPr>
          <w:p w14:paraId="14208523"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8.8518</w:t>
            </w:r>
          </w:p>
        </w:tc>
        <w:tc>
          <w:tcPr>
            <w:tcW w:w="1928" w:type="dxa"/>
            <w:tcBorders>
              <w:top w:val="single" w:sz="8" w:space="0" w:color="auto"/>
              <w:left w:val="nil"/>
              <w:bottom w:val="nil"/>
              <w:right w:val="nil"/>
            </w:tcBorders>
            <w:tcMar>
              <w:top w:w="15" w:type="dxa"/>
              <w:left w:w="15" w:type="dxa"/>
              <w:right w:w="15" w:type="dxa"/>
            </w:tcMar>
            <w:vAlign w:val="center"/>
          </w:tcPr>
          <w:p w14:paraId="3EA04331"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99.3946%</w:t>
            </w:r>
          </w:p>
        </w:tc>
        <w:tc>
          <w:tcPr>
            <w:tcW w:w="2295" w:type="dxa"/>
            <w:tcBorders>
              <w:top w:val="single" w:sz="8" w:space="0" w:color="auto"/>
              <w:left w:val="nil"/>
              <w:bottom w:val="nil"/>
              <w:right w:val="nil"/>
            </w:tcBorders>
            <w:tcMar>
              <w:top w:w="15" w:type="dxa"/>
              <w:left w:w="15" w:type="dxa"/>
              <w:right w:w="15" w:type="dxa"/>
            </w:tcMar>
            <w:vAlign w:val="center"/>
          </w:tcPr>
          <w:p w14:paraId="253E8079"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744,017,775 </w:t>
            </w:r>
          </w:p>
        </w:tc>
      </w:tr>
      <w:tr w:rsidR="00302E8B" w14:paraId="51983951" w14:textId="77777777" w:rsidTr="55F015EE">
        <w:trPr>
          <w:trHeight w:val="315"/>
        </w:trPr>
        <w:tc>
          <w:tcPr>
            <w:tcW w:w="3452" w:type="dxa"/>
            <w:tcBorders>
              <w:top w:val="nil"/>
              <w:left w:val="nil"/>
              <w:bottom w:val="nil"/>
              <w:right w:val="nil"/>
            </w:tcBorders>
            <w:tcMar>
              <w:top w:w="15" w:type="dxa"/>
              <w:left w:w="15" w:type="dxa"/>
              <w:right w:w="15" w:type="dxa"/>
            </w:tcMar>
            <w:vAlign w:val="center"/>
          </w:tcPr>
          <w:p w14:paraId="712FD38E" w14:textId="77777777" w:rsidR="00302E8B" w:rsidRDefault="00302E8B" w:rsidP="55F015EE">
            <w:pPr>
              <w:rPr>
                <w:rFonts w:ascii="Arial" w:eastAsia="Arial" w:hAnsi="Arial" w:cs="Arial"/>
                <w:color w:val="000000" w:themeColor="text1"/>
                <w:sz w:val="22"/>
                <w:szCs w:val="22"/>
              </w:rPr>
            </w:pPr>
            <w:proofErr w:type="spellStart"/>
            <w:r w:rsidRPr="0952260A">
              <w:rPr>
                <w:rFonts w:ascii="Arial" w:eastAsia="Arial" w:hAnsi="Arial" w:cs="Arial"/>
                <w:color w:val="000000" w:themeColor="text1"/>
                <w:sz w:val="22"/>
                <w:szCs w:val="22"/>
              </w:rPr>
              <w:t>GraphTyperHQ_GQ</w:t>
            </w:r>
            <w:proofErr w:type="spellEnd"/>
            <w:r w:rsidRPr="0952260A">
              <w:rPr>
                <w:rFonts w:ascii="Arial" w:eastAsia="Arial" w:hAnsi="Arial" w:cs="Arial"/>
                <w:color w:val="000000" w:themeColor="text1"/>
                <w:sz w:val="22"/>
                <w:szCs w:val="22"/>
              </w:rPr>
              <w:t>&gt;=40</w:t>
            </w:r>
          </w:p>
        </w:tc>
        <w:tc>
          <w:tcPr>
            <w:tcW w:w="1339" w:type="dxa"/>
            <w:tcBorders>
              <w:top w:val="nil"/>
              <w:left w:val="nil"/>
              <w:bottom w:val="nil"/>
              <w:right w:val="nil"/>
            </w:tcBorders>
            <w:tcMar>
              <w:top w:w="15" w:type="dxa"/>
              <w:left w:w="15" w:type="dxa"/>
              <w:right w:w="15" w:type="dxa"/>
            </w:tcMar>
            <w:vAlign w:val="center"/>
          </w:tcPr>
          <w:p w14:paraId="52D3E0B3"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0.2131</w:t>
            </w:r>
          </w:p>
        </w:tc>
        <w:tc>
          <w:tcPr>
            <w:tcW w:w="1928" w:type="dxa"/>
            <w:tcBorders>
              <w:top w:val="nil"/>
              <w:left w:val="nil"/>
              <w:bottom w:val="nil"/>
              <w:right w:val="nil"/>
            </w:tcBorders>
            <w:tcMar>
              <w:top w:w="15" w:type="dxa"/>
              <w:left w:w="15" w:type="dxa"/>
              <w:right w:w="15" w:type="dxa"/>
            </w:tcMar>
            <w:vAlign w:val="center"/>
          </w:tcPr>
          <w:p w14:paraId="25602572"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99.9848%</w:t>
            </w:r>
          </w:p>
        </w:tc>
        <w:tc>
          <w:tcPr>
            <w:tcW w:w="2295" w:type="dxa"/>
            <w:tcBorders>
              <w:top w:val="nil"/>
              <w:left w:val="nil"/>
              <w:bottom w:val="nil"/>
              <w:right w:val="nil"/>
            </w:tcBorders>
            <w:tcMar>
              <w:top w:w="15" w:type="dxa"/>
              <w:left w:w="15" w:type="dxa"/>
              <w:right w:w="15" w:type="dxa"/>
            </w:tcMar>
            <w:vAlign w:val="center"/>
          </w:tcPr>
          <w:p w14:paraId="748947E6"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 xml:space="preserve">715,742,368 </w:t>
            </w:r>
          </w:p>
        </w:tc>
      </w:tr>
      <w:tr w:rsidR="00302E8B" w14:paraId="3E8023C4" w14:textId="77777777" w:rsidTr="55F015EE">
        <w:trPr>
          <w:trHeight w:val="300"/>
        </w:trPr>
        <w:tc>
          <w:tcPr>
            <w:tcW w:w="3452" w:type="dxa"/>
            <w:tcBorders>
              <w:top w:val="nil"/>
              <w:left w:val="nil"/>
              <w:bottom w:val="nil"/>
              <w:right w:val="nil"/>
            </w:tcBorders>
            <w:tcMar>
              <w:top w:w="15" w:type="dxa"/>
              <w:left w:w="15" w:type="dxa"/>
              <w:right w:w="15" w:type="dxa"/>
            </w:tcMar>
            <w:vAlign w:val="bottom"/>
          </w:tcPr>
          <w:p w14:paraId="57DBAE84" w14:textId="77777777" w:rsidR="00302E8B" w:rsidRDefault="00302E8B" w:rsidP="55F015EE">
            <w:pPr>
              <w:rPr>
                <w:rFonts w:ascii="Arial" w:eastAsia="Arial" w:hAnsi="Arial" w:cs="Arial"/>
                <w:color w:val="000000" w:themeColor="text1"/>
                <w:sz w:val="22"/>
                <w:szCs w:val="22"/>
              </w:rPr>
            </w:pPr>
            <w:proofErr w:type="spellStart"/>
            <w:r w:rsidRPr="0952260A">
              <w:rPr>
                <w:rFonts w:ascii="Arial" w:eastAsia="Arial" w:hAnsi="Arial" w:cs="Arial"/>
                <w:color w:val="000000" w:themeColor="text1"/>
                <w:sz w:val="22"/>
                <w:szCs w:val="22"/>
              </w:rPr>
              <w:t>GraphTyperHQ_GQ</w:t>
            </w:r>
            <w:proofErr w:type="spellEnd"/>
            <w:r w:rsidRPr="0952260A">
              <w:rPr>
                <w:rFonts w:ascii="Arial" w:eastAsia="Arial" w:hAnsi="Arial" w:cs="Arial"/>
                <w:color w:val="000000" w:themeColor="text1"/>
                <w:sz w:val="22"/>
                <w:szCs w:val="22"/>
              </w:rPr>
              <w:t>&gt;=40 High-conf</w:t>
            </w:r>
          </w:p>
        </w:tc>
        <w:tc>
          <w:tcPr>
            <w:tcW w:w="1339" w:type="dxa"/>
            <w:tcBorders>
              <w:top w:val="nil"/>
              <w:left w:val="nil"/>
              <w:bottom w:val="nil"/>
              <w:right w:val="nil"/>
            </w:tcBorders>
            <w:tcMar>
              <w:top w:w="15" w:type="dxa"/>
              <w:left w:w="15" w:type="dxa"/>
              <w:right w:w="15" w:type="dxa"/>
            </w:tcMar>
            <w:vAlign w:val="center"/>
          </w:tcPr>
          <w:p w14:paraId="21C2F2D8"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0.0940</w:t>
            </w:r>
          </w:p>
        </w:tc>
        <w:tc>
          <w:tcPr>
            <w:tcW w:w="1928" w:type="dxa"/>
            <w:tcBorders>
              <w:top w:val="nil"/>
              <w:left w:val="nil"/>
              <w:bottom w:val="nil"/>
              <w:right w:val="nil"/>
            </w:tcBorders>
            <w:tcMar>
              <w:top w:w="15" w:type="dxa"/>
              <w:left w:w="15" w:type="dxa"/>
              <w:right w:w="15" w:type="dxa"/>
            </w:tcMar>
            <w:vAlign w:val="center"/>
          </w:tcPr>
          <w:p w14:paraId="4EEB09BB"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99.9929%</w:t>
            </w:r>
          </w:p>
        </w:tc>
        <w:tc>
          <w:tcPr>
            <w:tcW w:w="2295" w:type="dxa"/>
            <w:tcBorders>
              <w:top w:val="nil"/>
              <w:left w:val="nil"/>
              <w:bottom w:val="nil"/>
              <w:right w:val="nil"/>
            </w:tcBorders>
            <w:tcMar>
              <w:top w:w="15" w:type="dxa"/>
              <w:left w:w="15" w:type="dxa"/>
              <w:right w:w="15" w:type="dxa"/>
            </w:tcMar>
            <w:vAlign w:val="center"/>
          </w:tcPr>
          <w:p w14:paraId="29E12CCB"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562,537,813</w:t>
            </w:r>
          </w:p>
        </w:tc>
      </w:tr>
      <w:tr w:rsidR="00302E8B" w14:paraId="053AD01D" w14:textId="77777777" w:rsidTr="55F015EE">
        <w:trPr>
          <w:trHeight w:val="315"/>
        </w:trPr>
        <w:tc>
          <w:tcPr>
            <w:tcW w:w="3452" w:type="dxa"/>
            <w:tcBorders>
              <w:top w:val="nil"/>
              <w:left w:val="nil"/>
              <w:bottom w:val="single" w:sz="8" w:space="0" w:color="auto"/>
              <w:right w:val="nil"/>
            </w:tcBorders>
            <w:tcMar>
              <w:top w:w="15" w:type="dxa"/>
              <w:left w:w="15" w:type="dxa"/>
              <w:right w:w="15" w:type="dxa"/>
            </w:tcMar>
            <w:vAlign w:val="center"/>
          </w:tcPr>
          <w:p w14:paraId="54E8DCA3" w14:textId="77777777" w:rsidR="00302E8B" w:rsidRDefault="00302E8B" w:rsidP="55F015EE">
            <w:pPr>
              <w:rPr>
                <w:rFonts w:ascii="Arial" w:eastAsia="Arial" w:hAnsi="Arial" w:cs="Arial"/>
                <w:color w:val="000000" w:themeColor="text1"/>
                <w:sz w:val="22"/>
                <w:szCs w:val="22"/>
              </w:rPr>
            </w:pPr>
            <w:proofErr w:type="spellStart"/>
            <w:r w:rsidRPr="0952260A">
              <w:rPr>
                <w:rFonts w:ascii="Arial" w:eastAsia="Arial" w:hAnsi="Arial" w:cs="Arial"/>
                <w:color w:val="000000" w:themeColor="text1"/>
                <w:sz w:val="22"/>
                <w:szCs w:val="22"/>
              </w:rPr>
              <w:t>GraphTyperHQ_GQ</w:t>
            </w:r>
            <w:proofErr w:type="spellEnd"/>
            <w:r w:rsidRPr="0952260A">
              <w:rPr>
                <w:rFonts w:ascii="Arial" w:eastAsia="Arial" w:hAnsi="Arial" w:cs="Arial"/>
                <w:color w:val="000000" w:themeColor="text1"/>
                <w:sz w:val="22"/>
                <w:szCs w:val="22"/>
              </w:rPr>
              <w:t>&gt;=40 Low-conf</w:t>
            </w:r>
          </w:p>
        </w:tc>
        <w:tc>
          <w:tcPr>
            <w:tcW w:w="1339" w:type="dxa"/>
            <w:tcBorders>
              <w:top w:val="nil"/>
              <w:left w:val="nil"/>
              <w:bottom w:val="single" w:sz="8" w:space="0" w:color="auto"/>
              <w:right w:val="nil"/>
            </w:tcBorders>
            <w:tcMar>
              <w:top w:w="15" w:type="dxa"/>
              <w:left w:w="15" w:type="dxa"/>
              <w:right w:w="15" w:type="dxa"/>
            </w:tcMar>
            <w:vAlign w:val="center"/>
          </w:tcPr>
          <w:p w14:paraId="0465292B"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0.7943</w:t>
            </w:r>
          </w:p>
        </w:tc>
        <w:tc>
          <w:tcPr>
            <w:tcW w:w="1928" w:type="dxa"/>
            <w:tcBorders>
              <w:top w:val="nil"/>
              <w:left w:val="nil"/>
              <w:bottom w:val="single" w:sz="8" w:space="0" w:color="auto"/>
              <w:right w:val="nil"/>
            </w:tcBorders>
            <w:tcMar>
              <w:top w:w="15" w:type="dxa"/>
              <w:left w:w="15" w:type="dxa"/>
              <w:right w:w="15" w:type="dxa"/>
            </w:tcMar>
            <w:vAlign w:val="center"/>
          </w:tcPr>
          <w:p w14:paraId="37E902D4"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99.9551%</w:t>
            </w:r>
          </w:p>
        </w:tc>
        <w:tc>
          <w:tcPr>
            <w:tcW w:w="2295" w:type="dxa"/>
            <w:tcBorders>
              <w:top w:val="nil"/>
              <w:left w:val="nil"/>
              <w:bottom w:val="single" w:sz="8" w:space="0" w:color="auto"/>
              <w:right w:val="nil"/>
            </w:tcBorders>
            <w:tcMar>
              <w:top w:w="15" w:type="dxa"/>
              <w:left w:w="15" w:type="dxa"/>
              <w:right w:w="15" w:type="dxa"/>
            </w:tcMar>
            <w:vAlign w:val="center"/>
          </w:tcPr>
          <w:p w14:paraId="011E5F4D" w14:textId="77777777" w:rsidR="00302E8B" w:rsidRDefault="00302E8B" w:rsidP="55F015EE">
            <w:pPr>
              <w:jc w:val="right"/>
              <w:rPr>
                <w:rFonts w:ascii="Arial" w:eastAsia="Arial" w:hAnsi="Arial" w:cs="Arial"/>
                <w:color w:val="000000" w:themeColor="text1"/>
                <w:sz w:val="22"/>
                <w:szCs w:val="22"/>
              </w:rPr>
            </w:pPr>
            <w:r w:rsidRPr="0952260A">
              <w:rPr>
                <w:rFonts w:ascii="Arial" w:eastAsia="Arial" w:hAnsi="Arial" w:cs="Arial"/>
                <w:color w:val="000000" w:themeColor="text1"/>
                <w:sz w:val="22"/>
                <w:szCs w:val="22"/>
              </w:rPr>
              <w:t>153,204,555</w:t>
            </w:r>
          </w:p>
        </w:tc>
      </w:tr>
    </w:tbl>
    <w:p w14:paraId="3C4E926C" w14:textId="77777777" w:rsidR="00302E8B" w:rsidRDefault="00302E8B" w:rsidP="55F015EE">
      <w:pPr>
        <w:widowControl w:val="0"/>
        <w:spacing w:after="160" w:line="259" w:lineRule="auto"/>
        <w:rPr>
          <w:rFonts w:ascii="Arial" w:eastAsia="Arial" w:hAnsi="Arial" w:cs="Arial"/>
          <w:color w:val="000000" w:themeColor="text1"/>
          <w:sz w:val="22"/>
          <w:szCs w:val="22"/>
        </w:rPr>
      </w:pPr>
    </w:p>
    <w:p w14:paraId="5E6CE128" w14:textId="32489762" w:rsidR="00302E8B" w:rsidRDefault="00302E8B" w:rsidP="55F015EE">
      <w:pPr>
        <w:widowControl w:val="0"/>
        <w:rPr>
          <w:rFonts w:ascii="Arial" w:eastAsia="Arial" w:hAnsi="Arial" w:cs="Arial"/>
          <w:color w:val="000000" w:themeColor="text1"/>
          <w:sz w:val="22"/>
          <w:szCs w:val="22"/>
        </w:rPr>
      </w:pPr>
      <w:r w:rsidRPr="0952260A">
        <w:rPr>
          <w:rFonts w:ascii="Arial" w:eastAsia="Arial" w:hAnsi="Arial" w:cs="Arial"/>
          <w:b/>
          <w:color w:val="000000" w:themeColor="text1"/>
          <w:sz w:val="22"/>
          <w:szCs w:val="22"/>
        </w:rPr>
        <w:t>Table S</w:t>
      </w:r>
      <w:r w:rsidR="3EEBC92A" w:rsidRPr="0952260A">
        <w:rPr>
          <w:rFonts w:ascii="Arial" w:eastAsia="Arial" w:hAnsi="Arial" w:cs="Arial"/>
          <w:b/>
          <w:color w:val="000000" w:themeColor="text1"/>
          <w:sz w:val="22"/>
          <w:szCs w:val="22"/>
        </w:rPr>
        <w:t>2</w:t>
      </w:r>
      <w:r w:rsidR="003312D5" w:rsidRPr="0952260A">
        <w:rPr>
          <w:rFonts w:ascii="Arial" w:eastAsia="Arial" w:hAnsi="Arial" w:cs="Arial"/>
          <w:b/>
          <w:color w:val="000000" w:themeColor="text1"/>
          <w:sz w:val="22"/>
          <w:szCs w:val="22"/>
        </w:rPr>
        <w:t>1</w:t>
      </w:r>
      <w:r w:rsidR="3EE225A7" w:rsidRPr="55F015EE">
        <w:rPr>
          <w:rFonts w:ascii="Arial" w:eastAsia="Arial" w:hAnsi="Arial" w:cs="Arial"/>
          <w:b/>
          <w:bCs/>
          <w:color w:val="000000" w:themeColor="text1"/>
          <w:sz w:val="22"/>
          <w:szCs w:val="22"/>
        </w:rPr>
        <w:t xml:space="preserve"> </w:t>
      </w:r>
      <w:r w:rsidR="3EE225A7" w:rsidRPr="0952260A">
        <w:rPr>
          <w:rFonts w:ascii="Arial" w:eastAsia="Arial" w:hAnsi="Arial" w:cs="Arial"/>
          <w:b/>
          <w:bCs/>
          <w:color w:val="000000" w:themeColor="text1"/>
          <w:sz w:val="22"/>
          <w:szCs w:val="22"/>
        </w:rPr>
        <w:t>|</w:t>
      </w:r>
      <w:r w:rsidRPr="0952260A">
        <w:rPr>
          <w:rFonts w:ascii="Arial" w:eastAsia="Arial" w:hAnsi="Arial" w:cs="Arial"/>
          <w:b/>
          <w:color w:val="000000" w:themeColor="text1"/>
          <w:sz w:val="22"/>
          <w:szCs w:val="22"/>
        </w:rPr>
        <w:t xml:space="preserve"> A) Estimate of false discovery rate (FDR) and number of true positive (TP) variants among the 1,045 parent-offspring trios.</w:t>
      </w:r>
      <w:r w:rsidRPr="0952260A">
        <w:rPr>
          <w:rFonts w:ascii="Arial" w:eastAsia="Arial" w:hAnsi="Arial" w:cs="Arial"/>
          <w:color w:val="000000" w:themeColor="text1"/>
          <w:sz w:val="22"/>
          <w:szCs w:val="22"/>
        </w:rPr>
        <w:t xml:space="preserve"> The estimates are determined from the allele transmission ratios from parent to offspring. B) Genotype consistency across among the 177 monozygotic twin pairs. ICPM = number of inconsistent genotypes per 1Mb. Results are presented </w:t>
      </w:r>
      <w:proofErr w:type="spellStart"/>
      <w:r w:rsidRPr="0952260A">
        <w:rPr>
          <w:rFonts w:ascii="Arial" w:eastAsia="Arial" w:hAnsi="Arial" w:cs="Arial"/>
          <w:color w:val="000000" w:themeColor="text1"/>
          <w:sz w:val="22"/>
          <w:szCs w:val="22"/>
        </w:rPr>
        <w:t>i</w:t>
      </w:r>
      <w:proofErr w:type="spellEnd"/>
      <w:r w:rsidRPr="0952260A">
        <w:rPr>
          <w:rFonts w:ascii="Arial" w:eastAsia="Arial" w:hAnsi="Arial" w:cs="Arial"/>
          <w:color w:val="000000" w:themeColor="text1"/>
          <w:sz w:val="22"/>
          <w:szCs w:val="22"/>
        </w:rPr>
        <w:t xml:space="preserve">) In the complete dataset. ii) in the </w:t>
      </w:r>
      <w:proofErr w:type="spellStart"/>
      <w:r w:rsidRPr="0952260A">
        <w:rPr>
          <w:rFonts w:ascii="Arial" w:eastAsia="Arial" w:hAnsi="Arial" w:cs="Arial"/>
          <w:color w:val="000000" w:themeColor="text1"/>
          <w:sz w:val="22"/>
          <w:szCs w:val="22"/>
        </w:rPr>
        <w:t>GraphTyperHQ</w:t>
      </w:r>
      <w:proofErr w:type="spellEnd"/>
      <w:r w:rsidRPr="0952260A">
        <w:rPr>
          <w:rFonts w:ascii="Arial" w:eastAsia="Arial" w:hAnsi="Arial" w:cs="Arial"/>
          <w:color w:val="000000" w:themeColor="text1"/>
          <w:sz w:val="22"/>
          <w:szCs w:val="22"/>
        </w:rPr>
        <w:t xml:space="preserve"> dataset iii-v) in the </w:t>
      </w:r>
      <w:proofErr w:type="spellStart"/>
      <w:r w:rsidRPr="0952260A">
        <w:rPr>
          <w:rFonts w:ascii="Arial" w:eastAsia="Arial" w:hAnsi="Arial" w:cs="Arial"/>
          <w:color w:val="000000" w:themeColor="text1"/>
          <w:sz w:val="22"/>
          <w:szCs w:val="22"/>
        </w:rPr>
        <w:t>GraphTyperHQ</w:t>
      </w:r>
      <w:proofErr w:type="spellEnd"/>
      <w:r w:rsidRPr="0952260A">
        <w:rPr>
          <w:rFonts w:ascii="Arial" w:eastAsia="Arial" w:hAnsi="Arial" w:cs="Arial"/>
          <w:color w:val="000000" w:themeColor="text1"/>
          <w:sz w:val="22"/>
          <w:szCs w:val="22"/>
        </w:rPr>
        <w:t xml:space="preserve"> dataset considering only markers with genotype quality &gt;=40, in iii) All markers, iv) in high confidence regions and v) in low-confidence regions.  </w:t>
      </w:r>
    </w:p>
    <w:p w14:paraId="492F8BB1" w14:textId="77777777" w:rsidR="00D60F62" w:rsidRDefault="00D60F62" w:rsidP="55F015EE">
      <w:pPr>
        <w:rPr>
          <w:rFonts w:ascii="Arial" w:eastAsia="Arial" w:hAnsi="Arial" w:cs="Arial"/>
          <w:sz w:val="22"/>
          <w:szCs w:val="22"/>
        </w:rPr>
      </w:pPr>
    </w:p>
    <w:p w14:paraId="407DBD9B" w14:textId="77777777" w:rsidR="0036518A" w:rsidRDefault="0036518A" w:rsidP="55F015EE">
      <w:pPr>
        <w:rPr>
          <w:rFonts w:ascii="Arial" w:eastAsia="Arial" w:hAnsi="Arial" w:cs="Arial"/>
          <w:sz w:val="22"/>
          <w:szCs w:val="22"/>
        </w:rPr>
      </w:pPr>
      <w:r w:rsidRPr="0952260A">
        <w:rPr>
          <w:rFonts w:ascii="Arial" w:eastAsia="Arial" w:hAnsi="Arial" w:cs="Arial"/>
          <w:sz w:val="22"/>
          <w:szCs w:val="22"/>
        </w:rPr>
        <w:br w:type="page"/>
      </w:r>
    </w:p>
    <w:p w14:paraId="15821176" w14:textId="7C9E7F3C" w:rsidR="00BE684E" w:rsidRDefault="00BE684E" w:rsidP="55F015EE">
      <w:pPr>
        <w:widowControl w:val="0"/>
        <w:spacing w:line="259" w:lineRule="auto"/>
        <w:rPr>
          <w:rFonts w:ascii="Arial" w:eastAsia="Arial" w:hAnsi="Arial" w:cs="Arial"/>
          <w:color w:val="000000" w:themeColor="text1"/>
          <w:sz w:val="22"/>
          <w:szCs w:val="22"/>
        </w:rPr>
      </w:pPr>
    </w:p>
    <w:p w14:paraId="49A12626" w14:textId="666C70B9" w:rsidR="567C1D7D" w:rsidRDefault="567C1D7D" w:rsidP="55F015EE">
      <w:pPr>
        <w:widowControl w:val="0"/>
        <w:spacing w:line="259" w:lineRule="auto"/>
        <w:rPr>
          <w:rFonts w:ascii="Arial" w:eastAsia="Arial" w:hAnsi="Arial" w:cs="Arial"/>
          <w:color w:val="000000" w:themeColor="text1"/>
          <w:sz w:val="22"/>
          <w:szCs w:val="22"/>
        </w:rPr>
      </w:pPr>
    </w:p>
    <w:p w14:paraId="6A980415" w14:textId="69B562AB" w:rsidR="79B4447D" w:rsidRDefault="79B4447D" w:rsidP="55F015EE">
      <w:pPr>
        <w:rPr>
          <w:rFonts w:ascii="Arial" w:eastAsia="Arial" w:hAnsi="Arial" w:cs="Arial"/>
          <w:b/>
          <w:sz w:val="22"/>
          <w:szCs w:val="22"/>
        </w:rPr>
      </w:pPr>
    </w:p>
    <w:p w14:paraId="58B27DB0" w14:textId="572F52C6" w:rsidR="00671DBA" w:rsidRDefault="00CD6643" w:rsidP="55F015EE">
      <w:pPr>
        <w:rPr>
          <w:rFonts w:ascii="Arial" w:eastAsia="Arial" w:hAnsi="Arial" w:cs="Arial"/>
          <w:sz w:val="22"/>
          <w:szCs w:val="22"/>
        </w:rPr>
      </w:pPr>
      <w:r w:rsidRPr="0952260A">
        <w:rPr>
          <w:rFonts w:ascii="Arial" w:eastAsia="Arial" w:hAnsi="Arial" w:cs="Arial"/>
          <w:b/>
          <w:sz w:val="22"/>
          <w:szCs w:val="22"/>
        </w:rPr>
        <w:t xml:space="preserve">Table </w:t>
      </w:r>
      <w:r w:rsidR="005B38AC" w:rsidRPr="0952260A">
        <w:rPr>
          <w:rFonts w:ascii="Arial" w:eastAsia="Arial" w:hAnsi="Arial" w:cs="Arial"/>
          <w:b/>
          <w:sz w:val="22"/>
          <w:szCs w:val="22"/>
        </w:rPr>
        <w:t>S22</w:t>
      </w:r>
      <w:r w:rsidR="318F4F88" w:rsidRPr="55F015EE">
        <w:rPr>
          <w:rFonts w:ascii="Arial" w:eastAsia="Arial" w:hAnsi="Arial" w:cs="Arial"/>
          <w:b/>
          <w:bCs/>
          <w:sz w:val="22"/>
          <w:szCs w:val="22"/>
        </w:rPr>
        <w:t xml:space="preserve"> </w:t>
      </w:r>
      <w:r w:rsidR="318F4F88" w:rsidRPr="0952260A">
        <w:rPr>
          <w:rFonts w:ascii="Arial" w:eastAsia="Arial" w:hAnsi="Arial" w:cs="Arial"/>
          <w:b/>
          <w:bCs/>
          <w:sz w:val="22"/>
          <w:szCs w:val="22"/>
        </w:rPr>
        <w:t>|</w:t>
      </w:r>
      <w:r w:rsidRPr="0952260A">
        <w:rPr>
          <w:rFonts w:ascii="Arial" w:eastAsia="Arial" w:hAnsi="Arial" w:cs="Arial"/>
          <w:b/>
          <w:sz w:val="22"/>
          <w:szCs w:val="22"/>
        </w:rPr>
        <w:t xml:space="preserve"> Gene level cautions for region-based collapsing analysis </w:t>
      </w:r>
      <w:proofErr w:type="spellStart"/>
      <w:r w:rsidRPr="0952260A">
        <w:rPr>
          <w:rFonts w:ascii="Arial" w:eastAsia="Arial" w:hAnsi="Arial" w:cs="Arial"/>
          <w:b/>
          <w:sz w:val="22"/>
          <w:szCs w:val="22"/>
        </w:rPr>
        <w:t>PheWASs</w:t>
      </w:r>
      <w:proofErr w:type="spellEnd"/>
      <w:r w:rsidRPr="0952260A">
        <w:rPr>
          <w:rFonts w:ascii="Arial" w:eastAsia="Arial" w:hAnsi="Arial" w:cs="Arial"/>
          <w:b/>
          <w:sz w:val="22"/>
          <w:szCs w:val="22"/>
        </w:rPr>
        <w:t xml:space="preserve">. Genes identified as being associated (p≤1x10-7) with WES sequencing batch or WGS sequencing site. </w:t>
      </w:r>
      <w:r w:rsidRPr="0952260A">
        <w:rPr>
          <w:rFonts w:ascii="Arial" w:eastAsia="Arial" w:hAnsi="Arial" w:cs="Arial"/>
          <w:sz w:val="22"/>
          <w:szCs w:val="22"/>
        </w:rPr>
        <w:t>– See separate Excel file.</w:t>
      </w:r>
    </w:p>
    <w:p w14:paraId="025D0DDE" w14:textId="405EA208" w:rsidR="3AD4E2C0" w:rsidRDefault="3AD4E2C0" w:rsidP="55F015EE">
      <w:pPr>
        <w:rPr>
          <w:rFonts w:ascii="Arial" w:eastAsia="Arial" w:hAnsi="Arial" w:cs="Arial"/>
          <w:sz w:val="22"/>
          <w:szCs w:val="22"/>
        </w:rPr>
      </w:pPr>
    </w:p>
    <w:p w14:paraId="1920C532" w14:textId="77777777" w:rsidR="00671DBA" w:rsidRDefault="00671DBA" w:rsidP="55F015EE">
      <w:pPr>
        <w:rPr>
          <w:rFonts w:ascii="Arial" w:eastAsia="Arial" w:hAnsi="Arial" w:cs="Arial"/>
          <w:sz w:val="22"/>
          <w:szCs w:val="22"/>
        </w:rPr>
      </w:pPr>
    </w:p>
    <w:p w14:paraId="01D57D8F" w14:textId="257FEDF9" w:rsidR="79B4447D" w:rsidRDefault="79B4447D" w:rsidP="55F015EE">
      <w:pPr>
        <w:widowControl w:val="0"/>
        <w:rPr>
          <w:rFonts w:ascii="Arial" w:eastAsia="Arial" w:hAnsi="Arial" w:cs="Arial"/>
          <w:sz w:val="22"/>
          <w:szCs w:val="22"/>
        </w:rPr>
      </w:pPr>
    </w:p>
    <w:tbl>
      <w:tblPr>
        <w:tblW w:w="9026" w:type="dxa"/>
        <w:tblBorders>
          <w:top w:val="single" w:sz="12" w:space="0" w:color="000000"/>
          <w:bottom w:val="single" w:sz="12" w:space="0" w:color="000000"/>
        </w:tblBorders>
        <w:tblLayout w:type="fixed"/>
        <w:tblCellMar>
          <w:left w:w="0" w:type="dxa"/>
          <w:right w:w="0" w:type="dxa"/>
        </w:tblCellMar>
        <w:tblLook w:val="0400" w:firstRow="0" w:lastRow="0" w:firstColumn="0" w:lastColumn="0" w:noHBand="0" w:noVBand="1"/>
      </w:tblPr>
      <w:tblGrid>
        <w:gridCol w:w="2688"/>
        <w:gridCol w:w="1629"/>
        <w:gridCol w:w="4709"/>
      </w:tblGrid>
      <w:tr w:rsidR="00005BC5" w14:paraId="6FA6AE7F" w14:textId="77777777" w:rsidTr="55F015EE">
        <w:trPr>
          <w:tblHeader/>
        </w:trPr>
        <w:tc>
          <w:tcPr>
            <w:tcW w:w="2688" w:type="dxa"/>
            <w:tcBorders>
              <w:top w:val="single" w:sz="12" w:space="0" w:color="000000" w:themeColor="text1"/>
              <w:bottom w:val="single" w:sz="4" w:space="0" w:color="000000" w:themeColor="text1"/>
            </w:tcBorders>
            <w:shd w:val="clear" w:color="auto" w:fill="FFFFFF" w:themeFill="background1"/>
            <w:tcMar>
              <w:top w:w="105" w:type="dxa"/>
              <w:left w:w="150" w:type="dxa"/>
              <w:bottom w:w="105" w:type="dxa"/>
              <w:right w:w="225" w:type="dxa"/>
            </w:tcMar>
            <w:vAlign w:val="bottom"/>
          </w:tcPr>
          <w:p w14:paraId="00000078" w14:textId="77777777" w:rsidR="00005BC5" w:rsidRDefault="00F77B76" w:rsidP="55F015EE">
            <w:pPr>
              <w:rPr>
                <w:rFonts w:ascii="Arial" w:eastAsia="Arial" w:hAnsi="Arial" w:cs="Arial"/>
                <w:b/>
                <w:sz w:val="22"/>
                <w:szCs w:val="22"/>
              </w:rPr>
            </w:pPr>
            <w:r w:rsidRPr="0952260A">
              <w:rPr>
                <w:rFonts w:ascii="Arial" w:eastAsia="Arial" w:hAnsi="Arial" w:cs="Arial"/>
                <w:b/>
                <w:sz w:val="22"/>
                <w:szCs w:val="22"/>
              </w:rPr>
              <w:t>Parameter</w:t>
            </w:r>
          </w:p>
        </w:tc>
        <w:tc>
          <w:tcPr>
            <w:tcW w:w="1629" w:type="dxa"/>
            <w:tcBorders>
              <w:top w:val="single" w:sz="12" w:space="0" w:color="000000" w:themeColor="text1"/>
              <w:bottom w:val="single" w:sz="4" w:space="0" w:color="000000" w:themeColor="text1"/>
            </w:tcBorders>
            <w:shd w:val="clear" w:color="auto" w:fill="FFFFFF" w:themeFill="background1"/>
            <w:tcMar>
              <w:top w:w="105" w:type="dxa"/>
              <w:left w:w="150" w:type="dxa"/>
              <w:bottom w:w="105" w:type="dxa"/>
              <w:right w:w="225" w:type="dxa"/>
            </w:tcMar>
            <w:vAlign w:val="bottom"/>
          </w:tcPr>
          <w:p w14:paraId="00000079" w14:textId="77777777" w:rsidR="00005BC5" w:rsidRDefault="00F77B76" w:rsidP="55F015EE">
            <w:pPr>
              <w:jc w:val="center"/>
              <w:rPr>
                <w:rFonts w:ascii="Arial" w:eastAsia="Arial" w:hAnsi="Arial" w:cs="Arial"/>
                <w:b/>
                <w:sz w:val="22"/>
                <w:szCs w:val="22"/>
              </w:rPr>
            </w:pPr>
            <w:r w:rsidRPr="0952260A">
              <w:rPr>
                <w:rFonts w:ascii="Arial" w:eastAsia="Arial" w:hAnsi="Arial" w:cs="Arial"/>
                <w:b/>
                <w:sz w:val="22"/>
                <w:szCs w:val="22"/>
              </w:rPr>
              <w:t>Information Requested</w:t>
            </w:r>
          </w:p>
        </w:tc>
        <w:tc>
          <w:tcPr>
            <w:tcW w:w="4709" w:type="dxa"/>
            <w:tcBorders>
              <w:top w:val="single" w:sz="12" w:space="0" w:color="000000" w:themeColor="text1"/>
              <w:bottom w:val="single" w:sz="4" w:space="0" w:color="000000" w:themeColor="text1"/>
            </w:tcBorders>
            <w:shd w:val="clear" w:color="auto" w:fill="FFFFFF" w:themeFill="background1"/>
            <w:tcMar>
              <w:top w:w="105" w:type="dxa"/>
              <w:left w:w="150" w:type="dxa"/>
              <w:bottom w:w="105" w:type="dxa"/>
              <w:right w:w="225" w:type="dxa"/>
            </w:tcMar>
            <w:vAlign w:val="bottom"/>
          </w:tcPr>
          <w:p w14:paraId="0000007A" w14:textId="77777777" w:rsidR="00005BC5" w:rsidRDefault="00F77B76" w:rsidP="55F015EE">
            <w:pPr>
              <w:jc w:val="center"/>
              <w:rPr>
                <w:rFonts w:ascii="Arial" w:eastAsia="Arial" w:hAnsi="Arial" w:cs="Arial"/>
                <w:b/>
                <w:sz w:val="22"/>
                <w:szCs w:val="22"/>
              </w:rPr>
            </w:pPr>
            <w:r w:rsidRPr="0952260A">
              <w:rPr>
                <w:rFonts w:ascii="Arial" w:eastAsia="Arial" w:hAnsi="Arial" w:cs="Arial"/>
                <w:b/>
                <w:sz w:val="22"/>
                <w:szCs w:val="22"/>
              </w:rPr>
              <w:t>Definition</w:t>
            </w:r>
          </w:p>
        </w:tc>
      </w:tr>
      <w:tr w:rsidR="00005BC5" w14:paraId="68813D4A" w14:textId="77777777" w:rsidTr="55F015EE">
        <w:tc>
          <w:tcPr>
            <w:tcW w:w="2688" w:type="dxa"/>
            <w:tcBorders>
              <w:top w:val="single" w:sz="4" w:space="0" w:color="000000" w:themeColor="text1"/>
            </w:tcBorders>
            <w:tcMar>
              <w:top w:w="105" w:type="dxa"/>
              <w:left w:w="150" w:type="dxa"/>
              <w:bottom w:w="105" w:type="dxa"/>
              <w:right w:w="150" w:type="dxa"/>
            </w:tcMar>
            <w:vAlign w:val="center"/>
          </w:tcPr>
          <w:p w14:paraId="0000007B"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prc_auto_ge_15x</w:t>
            </w:r>
          </w:p>
        </w:tc>
        <w:tc>
          <w:tcPr>
            <w:tcW w:w="1629" w:type="dxa"/>
            <w:tcBorders>
              <w:top w:val="single" w:sz="4" w:space="0" w:color="000000" w:themeColor="text1"/>
            </w:tcBorders>
            <w:tcMar>
              <w:top w:w="105" w:type="dxa"/>
              <w:left w:w="150" w:type="dxa"/>
              <w:bottom w:w="105" w:type="dxa"/>
              <w:right w:w="150" w:type="dxa"/>
            </w:tcMar>
            <w:vAlign w:val="center"/>
          </w:tcPr>
          <w:p w14:paraId="0000007C"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Coverage</w:t>
            </w:r>
          </w:p>
        </w:tc>
        <w:tc>
          <w:tcPr>
            <w:tcW w:w="4709" w:type="dxa"/>
            <w:tcBorders>
              <w:top w:val="single" w:sz="4" w:space="0" w:color="000000" w:themeColor="text1"/>
            </w:tcBorders>
            <w:tcMar>
              <w:top w:w="105" w:type="dxa"/>
              <w:left w:w="150" w:type="dxa"/>
              <w:bottom w:w="105" w:type="dxa"/>
              <w:right w:w="150" w:type="dxa"/>
            </w:tcMar>
            <w:vAlign w:val="center"/>
          </w:tcPr>
          <w:p w14:paraId="0000007D"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PCT_15X </w:t>
            </w:r>
            <w:proofErr w:type="gramStart"/>
            <w:r w:rsidRPr="0952260A">
              <w:rPr>
                <w:rFonts w:ascii="Arial" w:eastAsia="Arial" w:hAnsi="Arial" w:cs="Arial"/>
                <w:sz w:val="22"/>
                <w:szCs w:val="22"/>
              </w:rPr>
              <w:t>from .</w:t>
            </w:r>
            <w:proofErr w:type="spellStart"/>
            <w:r w:rsidRPr="0952260A">
              <w:rPr>
                <w:rFonts w:ascii="Arial" w:eastAsia="Arial" w:hAnsi="Arial" w:cs="Arial"/>
                <w:sz w:val="22"/>
                <w:szCs w:val="22"/>
              </w:rPr>
              <w:t>wgsmetrics</w:t>
            </w:r>
            <w:proofErr w:type="gramEnd"/>
            <w:r w:rsidRPr="0952260A">
              <w:rPr>
                <w:rFonts w:ascii="Arial" w:eastAsia="Arial" w:hAnsi="Arial" w:cs="Arial"/>
                <w:sz w:val="22"/>
                <w:szCs w:val="22"/>
              </w:rPr>
              <w:t>_autosome</w:t>
            </w:r>
            <w:proofErr w:type="spellEnd"/>
            <w:r w:rsidRPr="0952260A">
              <w:rPr>
                <w:rFonts w:ascii="Arial" w:eastAsia="Arial" w:hAnsi="Arial" w:cs="Arial"/>
                <w:sz w:val="22"/>
                <w:szCs w:val="22"/>
              </w:rPr>
              <w:t xml:space="preserve"> in </w:t>
            </w:r>
            <w:proofErr w:type="spellStart"/>
            <w:r w:rsidRPr="0952260A">
              <w:rPr>
                <w:rFonts w:ascii="Arial" w:eastAsia="Arial" w:hAnsi="Arial" w:cs="Arial"/>
                <w:sz w:val="22"/>
                <w:szCs w:val="22"/>
              </w:rPr>
              <w:t>QCPreview</w:t>
            </w:r>
            <w:proofErr w:type="spellEnd"/>
          </w:p>
        </w:tc>
      </w:tr>
      <w:tr w:rsidR="00005BC5" w14:paraId="4119232A" w14:textId="77777777" w:rsidTr="55F015EE">
        <w:tc>
          <w:tcPr>
            <w:tcW w:w="2688" w:type="dxa"/>
            <w:tcMar>
              <w:top w:w="105" w:type="dxa"/>
              <w:left w:w="150" w:type="dxa"/>
              <w:bottom w:w="105" w:type="dxa"/>
              <w:right w:w="150" w:type="dxa"/>
            </w:tcMar>
            <w:vAlign w:val="center"/>
          </w:tcPr>
          <w:p w14:paraId="0000007E" w14:textId="51E41572" w:rsidR="00005BC5" w:rsidRDefault="002829F6" w:rsidP="55F015EE">
            <w:pPr>
              <w:rPr>
                <w:rFonts w:ascii="Arial" w:eastAsia="Arial" w:hAnsi="Arial" w:cs="Arial"/>
                <w:sz w:val="22"/>
                <w:szCs w:val="22"/>
              </w:rPr>
            </w:pPr>
            <w:r w:rsidRPr="0952260A">
              <w:rPr>
                <w:rFonts w:ascii="Arial" w:eastAsia="Arial" w:hAnsi="Arial" w:cs="Arial"/>
                <w:sz w:val="22"/>
                <w:szCs w:val="22"/>
              </w:rPr>
              <w:t>C</w:t>
            </w:r>
            <w:r w:rsidR="00F77B76" w:rsidRPr="0952260A">
              <w:rPr>
                <w:rFonts w:ascii="Arial" w:eastAsia="Arial" w:hAnsi="Arial" w:cs="Arial"/>
                <w:sz w:val="22"/>
                <w:szCs w:val="22"/>
              </w:rPr>
              <w:t>overage</w:t>
            </w:r>
          </w:p>
        </w:tc>
        <w:tc>
          <w:tcPr>
            <w:tcW w:w="1629" w:type="dxa"/>
            <w:tcMar>
              <w:top w:w="105" w:type="dxa"/>
              <w:left w:w="150" w:type="dxa"/>
              <w:bottom w:w="105" w:type="dxa"/>
              <w:right w:w="150" w:type="dxa"/>
            </w:tcMar>
            <w:vAlign w:val="center"/>
          </w:tcPr>
          <w:p w14:paraId="0000007F"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autosomal mean coverage</w:t>
            </w:r>
          </w:p>
        </w:tc>
        <w:tc>
          <w:tcPr>
            <w:tcW w:w="4709" w:type="dxa"/>
            <w:tcMar>
              <w:top w:w="105" w:type="dxa"/>
              <w:left w:w="150" w:type="dxa"/>
              <w:bottom w:w="105" w:type="dxa"/>
              <w:right w:w="150" w:type="dxa"/>
            </w:tcMar>
            <w:vAlign w:val="center"/>
          </w:tcPr>
          <w:p w14:paraId="00000080" w14:textId="28A78D9B"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MEAN_COVERAGE * (1.0 </w:t>
            </w:r>
            <w:r w:rsidR="007C1498" w:rsidRPr="0952260A">
              <w:rPr>
                <w:rFonts w:ascii="Arial" w:eastAsia="Arial" w:hAnsi="Arial" w:cs="Arial"/>
                <w:sz w:val="22"/>
                <w:szCs w:val="22"/>
              </w:rPr>
              <w:t>–</w:t>
            </w:r>
            <w:r w:rsidRPr="0952260A">
              <w:rPr>
                <w:rFonts w:ascii="Arial" w:eastAsia="Arial" w:hAnsi="Arial" w:cs="Arial"/>
                <w:sz w:val="22"/>
                <w:szCs w:val="22"/>
              </w:rPr>
              <w:t xml:space="preserve"> PCT_EXC_DUPE </w:t>
            </w:r>
            <w:r w:rsidR="007C1498" w:rsidRPr="0952260A">
              <w:rPr>
                <w:rFonts w:ascii="Arial" w:eastAsia="Arial" w:hAnsi="Arial" w:cs="Arial"/>
                <w:sz w:val="22"/>
                <w:szCs w:val="22"/>
              </w:rPr>
              <w:t>–</w:t>
            </w:r>
            <w:r w:rsidRPr="0952260A">
              <w:rPr>
                <w:rFonts w:ascii="Arial" w:eastAsia="Arial" w:hAnsi="Arial" w:cs="Arial"/>
                <w:sz w:val="22"/>
                <w:szCs w:val="22"/>
              </w:rPr>
              <w:t xml:space="preserve"> PCT_EXC_OVERLAP </w:t>
            </w:r>
            <w:r w:rsidR="007C1498" w:rsidRPr="0952260A">
              <w:rPr>
                <w:rFonts w:ascii="Arial" w:eastAsia="Arial" w:hAnsi="Arial" w:cs="Arial"/>
                <w:sz w:val="22"/>
                <w:szCs w:val="22"/>
              </w:rPr>
              <w:t>–</w:t>
            </w:r>
            <w:r w:rsidRPr="0952260A">
              <w:rPr>
                <w:rFonts w:ascii="Arial" w:eastAsia="Arial" w:hAnsi="Arial" w:cs="Arial"/>
                <w:sz w:val="22"/>
                <w:szCs w:val="22"/>
              </w:rPr>
              <w:t xml:space="preserve"> PCT_EXC_ADAPTER) / (1.0 </w:t>
            </w:r>
            <w:r w:rsidR="007C1498" w:rsidRPr="0952260A">
              <w:rPr>
                <w:rFonts w:ascii="Arial" w:eastAsia="Arial" w:hAnsi="Arial" w:cs="Arial"/>
                <w:sz w:val="22"/>
                <w:szCs w:val="22"/>
              </w:rPr>
              <w:t>–</w:t>
            </w:r>
            <w:r w:rsidRPr="0952260A">
              <w:rPr>
                <w:rFonts w:ascii="Arial" w:eastAsia="Arial" w:hAnsi="Arial" w:cs="Arial"/>
                <w:sz w:val="22"/>
                <w:szCs w:val="22"/>
              </w:rPr>
              <w:t xml:space="preserve"> PCT_EXC_TOTAL) </w:t>
            </w:r>
            <w:proofErr w:type="gramStart"/>
            <w:r w:rsidRPr="0952260A">
              <w:rPr>
                <w:rFonts w:ascii="Arial" w:eastAsia="Arial" w:hAnsi="Arial" w:cs="Arial"/>
                <w:sz w:val="22"/>
                <w:szCs w:val="22"/>
              </w:rPr>
              <w:t>from .</w:t>
            </w:r>
            <w:proofErr w:type="spellStart"/>
            <w:r w:rsidRPr="0952260A">
              <w:rPr>
                <w:rFonts w:ascii="Arial" w:eastAsia="Arial" w:hAnsi="Arial" w:cs="Arial"/>
                <w:sz w:val="22"/>
                <w:szCs w:val="22"/>
              </w:rPr>
              <w:t>wgsmetrics</w:t>
            </w:r>
            <w:proofErr w:type="gramEnd"/>
            <w:r w:rsidRPr="0952260A">
              <w:rPr>
                <w:rFonts w:ascii="Arial" w:eastAsia="Arial" w:hAnsi="Arial" w:cs="Arial"/>
                <w:sz w:val="22"/>
                <w:szCs w:val="22"/>
              </w:rPr>
              <w:t>_autosome</w:t>
            </w:r>
            <w:proofErr w:type="spellEnd"/>
            <w:r w:rsidRPr="0952260A">
              <w:rPr>
                <w:rFonts w:ascii="Arial" w:eastAsia="Arial" w:hAnsi="Arial" w:cs="Arial"/>
                <w:sz w:val="22"/>
                <w:szCs w:val="22"/>
              </w:rPr>
              <w:t xml:space="preserve"> in </w:t>
            </w:r>
            <w:proofErr w:type="spellStart"/>
            <w:r w:rsidRPr="0952260A">
              <w:rPr>
                <w:rFonts w:ascii="Arial" w:eastAsia="Arial" w:hAnsi="Arial" w:cs="Arial"/>
                <w:sz w:val="22"/>
                <w:szCs w:val="22"/>
              </w:rPr>
              <w:t>QCPreview</w:t>
            </w:r>
            <w:proofErr w:type="spellEnd"/>
          </w:p>
        </w:tc>
      </w:tr>
      <w:tr w:rsidR="00005BC5" w14:paraId="7C66CF95" w14:textId="77777777" w:rsidTr="55F015EE">
        <w:tc>
          <w:tcPr>
            <w:tcW w:w="2688" w:type="dxa"/>
            <w:tcMar>
              <w:top w:w="105" w:type="dxa"/>
              <w:left w:w="150" w:type="dxa"/>
              <w:bottom w:w="105" w:type="dxa"/>
              <w:right w:w="150" w:type="dxa"/>
            </w:tcMar>
            <w:vAlign w:val="center"/>
          </w:tcPr>
          <w:p w14:paraId="00000081"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genetic_sex</w:t>
            </w:r>
            <w:proofErr w:type="spellEnd"/>
          </w:p>
        </w:tc>
        <w:tc>
          <w:tcPr>
            <w:tcW w:w="1629" w:type="dxa"/>
            <w:tcMar>
              <w:top w:w="105" w:type="dxa"/>
              <w:left w:w="150" w:type="dxa"/>
              <w:bottom w:w="105" w:type="dxa"/>
              <w:right w:w="150" w:type="dxa"/>
            </w:tcMar>
            <w:vAlign w:val="center"/>
          </w:tcPr>
          <w:p w14:paraId="00000082"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Sex</w:t>
            </w:r>
          </w:p>
        </w:tc>
        <w:tc>
          <w:tcPr>
            <w:tcW w:w="4709" w:type="dxa"/>
            <w:tcMar>
              <w:top w:w="105" w:type="dxa"/>
              <w:left w:w="150" w:type="dxa"/>
              <w:bottom w:w="105" w:type="dxa"/>
              <w:right w:w="150" w:type="dxa"/>
            </w:tcMar>
            <w:vAlign w:val="center"/>
          </w:tcPr>
          <w:p w14:paraId="00000083" w14:textId="38330A06"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if NX&lt;=0.3 then </w:t>
            </w:r>
            <w:r w:rsidR="007C1498" w:rsidRPr="0952260A">
              <w:rPr>
                <w:rFonts w:ascii="Arial" w:eastAsia="Arial" w:hAnsi="Arial" w:cs="Arial"/>
                <w:sz w:val="22"/>
                <w:szCs w:val="22"/>
              </w:rPr>
              <w:t>“</w:t>
            </w:r>
            <w:r w:rsidRPr="0952260A">
              <w:rPr>
                <w:rFonts w:ascii="Arial" w:eastAsia="Arial" w:hAnsi="Arial" w:cs="Arial"/>
                <w:sz w:val="22"/>
                <w:szCs w:val="22"/>
              </w:rPr>
              <w:t>Female</w:t>
            </w:r>
            <w:r w:rsidR="007C1498" w:rsidRPr="0952260A">
              <w:rPr>
                <w:rFonts w:ascii="Arial" w:eastAsia="Arial" w:hAnsi="Arial" w:cs="Arial"/>
                <w:sz w:val="22"/>
                <w:szCs w:val="22"/>
              </w:rPr>
              <w:t>”</w:t>
            </w:r>
            <w:r w:rsidRPr="0952260A">
              <w:rPr>
                <w:rFonts w:ascii="Arial" w:eastAsia="Arial" w:hAnsi="Arial" w:cs="Arial"/>
                <w:sz w:val="22"/>
                <w:szCs w:val="22"/>
              </w:rPr>
              <w:t xml:space="preserve"> else if NX&gt;=0.7 then </w:t>
            </w:r>
            <w:r w:rsidR="007C1498" w:rsidRPr="0952260A">
              <w:rPr>
                <w:rFonts w:ascii="Arial" w:eastAsia="Arial" w:hAnsi="Arial" w:cs="Arial"/>
                <w:sz w:val="22"/>
                <w:szCs w:val="22"/>
              </w:rPr>
              <w:t>“</w:t>
            </w:r>
            <w:r w:rsidRPr="0952260A">
              <w:rPr>
                <w:rFonts w:ascii="Arial" w:eastAsia="Arial" w:hAnsi="Arial" w:cs="Arial"/>
                <w:sz w:val="22"/>
                <w:szCs w:val="22"/>
              </w:rPr>
              <w:t>Male</w:t>
            </w:r>
            <w:r w:rsidR="007C1498" w:rsidRPr="0952260A">
              <w:rPr>
                <w:rFonts w:ascii="Arial" w:eastAsia="Arial" w:hAnsi="Arial" w:cs="Arial"/>
                <w:sz w:val="22"/>
                <w:szCs w:val="22"/>
              </w:rPr>
              <w:t>”</w:t>
            </w:r>
            <w:r w:rsidRPr="0952260A">
              <w:rPr>
                <w:rFonts w:ascii="Arial" w:eastAsia="Arial" w:hAnsi="Arial" w:cs="Arial"/>
                <w:sz w:val="22"/>
                <w:szCs w:val="22"/>
              </w:rPr>
              <w:t xml:space="preserve"> else </w:t>
            </w:r>
            <w:r w:rsidR="007C1498" w:rsidRPr="0952260A">
              <w:rPr>
                <w:rFonts w:ascii="Arial" w:eastAsia="Arial" w:hAnsi="Arial" w:cs="Arial"/>
                <w:sz w:val="22"/>
                <w:szCs w:val="22"/>
              </w:rPr>
              <w:t>“</w:t>
            </w:r>
            <w:r w:rsidRPr="0952260A">
              <w:rPr>
                <w:rFonts w:ascii="Arial" w:eastAsia="Arial" w:hAnsi="Arial" w:cs="Arial"/>
                <w:sz w:val="22"/>
                <w:szCs w:val="22"/>
              </w:rPr>
              <w:t>Undetermined</w:t>
            </w:r>
            <w:r w:rsidR="007C1498" w:rsidRPr="0952260A">
              <w:rPr>
                <w:rFonts w:ascii="Arial" w:eastAsia="Arial" w:hAnsi="Arial" w:cs="Arial"/>
                <w:sz w:val="22"/>
                <w:szCs w:val="22"/>
              </w:rPr>
              <w:t>”</w:t>
            </w:r>
            <w:r w:rsidRPr="0952260A">
              <w:rPr>
                <w:rFonts w:ascii="Arial" w:eastAsia="Arial" w:hAnsi="Arial" w:cs="Arial"/>
                <w:sz w:val="22"/>
                <w:szCs w:val="22"/>
              </w:rPr>
              <w:t xml:space="preserve"> </w:t>
            </w:r>
            <w:proofErr w:type="gramStart"/>
            <w:r w:rsidRPr="0952260A">
              <w:rPr>
                <w:rFonts w:ascii="Arial" w:eastAsia="Arial" w:hAnsi="Arial" w:cs="Arial"/>
                <w:sz w:val="22"/>
                <w:szCs w:val="22"/>
              </w:rPr>
              <w:t>from .</w:t>
            </w:r>
            <w:proofErr w:type="spellStart"/>
            <w:r w:rsidRPr="0952260A">
              <w:rPr>
                <w:rFonts w:ascii="Arial" w:eastAsia="Arial" w:hAnsi="Arial" w:cs="Arial"/>
                <w:sz w:val="22"/>
                <w:szCs w:val="22"/>
              </w:rPr>
              <w:t>sexcheck</w:t>
            </w:r>
            <w:proofErr w:type="spellEnd"/>
            <w:proofErr w:type="gramEnd"/>
            <w:r w:rsidRPr="0952260A">
              <w:rPr>
                <w:rFonts w:ascii="Arial" w:eastAsia="Arial" w:hAnsi="Arial" w:cs="Arial"/>
                <w:sz w:val="22"/>
                <w:szCs w:val="22"/>
              </w:rPr>
              <w:t xml:space="preserve"> output file in </w:t>
            </w:r>
            <w:proofErr w:type="spellStart"/>
            <w:r w:rsidRPr="0952260A">
              <w:rPr>
                <w:rFonts w:ascii="Arial" w:eastAsia="Arial" w:hAnsi="Arial" w:cs="Arial"/>
                <w:sz w:val="22"/>
                <w:szCs w:val="22"/>
              </w:rPr>
              <w:t>QCStats</w:t>
            </w:r>
            <w:proofErr w:type="spellEnd"/>
          </w:p>
        </w:tc>
      </w:tr>
      <w:tr w:rsidR="00005BC5" w14:paraId="0F36725B" w14:textId="77777777" w:rsidTr="55F015EE">
        <w:tc>
          <w:tcPr>
            <w:tcW w:w="2688" w:type="dxa"/>
            <w:tcMar>
              <w:top w:w="105" w:type="dxa"/>
              <w:left w:w="150" w:type="dxa"/>
              <w:bottom w:w="105" w:type="dxa"/>
              <w:right w:w="150" w:type="dxa"/>
            </w:tcMar>
            <w:vAlign w:val="center"/>
          </w:tcPr>
          <w:p w14:paraId="00000084" w14:textId="438122B4" w:rsidR="00005BC5" w:rsidRDefault="002829F6" w:rsidP="55F015EE">
            <w:pPr>
              <w:rPr>
                <w:rFonts w:ascii="Arial" w:eastAsia="Arial" w:hAnsi="Arial" w:cs="Arial"/>
                <w:sz w:val="22"/>
                <w:szCs w:val="22"/>
              </w:rPr>
            </w:pPr>
            <w:r w:rsidRPr="0952260A">
              <w:rPr>
                <w:rFonts w:ascii="Arial" w:eastAsia="Arial" w:hAnsi="Arial" w:cs="Arial"/>
                <w:sz w:val="22"/>
                <w:szCs w:val="22"/>
              </w:rPr>
              <w:t>Y</w:t>
            </w:r>
            <w:r w:rsidR="00F77B76" w:rsidRPr="0952260A">
              <w:rPr>
                <w:rFonts w:ascii="Arial" w:eastAsia="Arial" w:hAnsi="Arial" w:cs="Arial"/>
                <w:sz w:val="22"/>
                <w:szCs w:val="22"/>
              </w:rPr>
              <w:t>ield</w:t>
            </w:r>
          </w:p>
        </w:tc>
        <w:tc>
          <w:tcPr>
            <w:tcW w:w="1629" w:type="dxa"/>
            <w:tcMar>
              <w:top w:w="105" w:type="dxa"/>
              <w:left w:w="150" w:type="dxa"/>
              <w:bottom w:w="105" w:type="dxa"/>
              <w:right w:w="150" w:type="dxa"/>
            </w:tcMar>
            <w:vAlign w:val="center"/>
          </w:tcPr>
          <w:p w14:paraId="00000085"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Yield </w:t>
            </w:r>
          </w:p>
        </w:tc>
        <w:tc>
          <w:tcPr>
            <w:tcW w:w="4709" w:type="dxa"/>
            <w:tcMar>
              <w:top w:w="105" w:type="dxa"/>
              <w:left w:w="150" w:type="dxa"/>
              <w:bottom w:w="105" w:type="dxa"/>
              <w:right w:w="150" w:type="dxa"/>
            </w:tcMar>
            <w:vAlign w:val="center"/>
          </w:tcPr>
          <w:p w14:paraId="00000086" w14:textId="5FECADA2"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GENOME_TERRITORY * MEAN_COVERAGE * (1.0 </w:t>
            </w:r>
            <w:r w:rsidR="007C1498" w:rsidRPr="0952260A">
              <w:rPr>
                <w:rFonts w:ascii="Arial" w:eastAsia="Arial" w:hAnsi="Arial" w:cs="Arial"/>
                <w:sz w:val="22"/>
                <w:szCs w:val="22"/>
              </w:rPr>
              <w:t>–</w:t>
            </w:r>
            <w:r w:rsidRPr="0952260A">
              <w:rPr>
                <w:rFonts w:ascii="Arial" w:eastAsia="Arial" w:hAnsi="Arial" w:cs="Arial"/>
                <w:sz w:val="22"/>
                <w:szCs w:val="22"/>
              </w:rPr>
              <w:t xml:space="preserve"> PCT_EXC_DUPE </w:t>
            </w:r>
            <w:r w:rsidR="007C1498" w:rsidRPr="0952260A">
              <w:rPr>
                <w:rFonts w:ascii="Arial" w:eastAsia="Arial" w:hAnsi="Arial" w:cs="Arial"/>
                <w:sz w:val="22"/>
                <w:szCs w:val="22"/>
              </w:rPr>
              <w:t>–</w:t>
            </w:r>
            <w:r w:rsidRPr="0952260A">
              <w:rPr>
                <w:rFonts w:ascii="Arial" w:eastAsia="Arial" w:hAnsi="Arial" w:cs="Arial"/>
                <w:sz w:val="22"/>
                <w:szCs w:val="22"/>
              </w:rPr>
              <w:t xml:space="preserve"> PCT_EXC_OVERLAP </w:t>
            </w:r>
            <w:r w:rsidR="007C1498" w:rsidRPr="0952260A">
              <w:rPr>
                <w:rFonts w:ascii="Arial" w:eastAsia="Arial" w:hAnsi="Arial" w:cs="Arial"/>
                <w:sz w:val="22"/>
                <w:szCs w:val="22"/>
              </w:rPr>
              <w:t>–</w:t>
            </w:r>
            <w:r w:rsidRPr="0952260A">
              <w:rPr>
                <w:rFonts w:ascii="Arial" w:eastAsia="Arial" w:hAnsi="Arial" w:cs="Arial"/>
                <w:sz w:val="22"/>
                <w:szCs w:val="22"/>
              </w:rPr>
              <w:t xml:space="preserve"> PCT_EXC_ADAPTER) / (1.0 </w:t>
            </w:r>
            <w:r w:rsidR="007C1498" w:rsidRPr="0952260A">
              <w:rPr>
                <w:rFonts w:ascii="Arial" w:eastAsia="Arial" w:hAnsi="Arial" w:cs="Arial"/>
                <w:sz w:val="22"/>
                <w:szCs w:val="22"/>
              </w:rPr>
              <w:t>–</w:t>
            </w:r>
            <w:r w:rsidRPr="0952260A">
              <w:rPr>
                <w:rFonts w:ascii="Arial" w:eastAsia="Arial" w:hAnsi="Arial" w:cs="Arial"/>
                <w:sz w:val="22"/>
                <w:szCs w:val="22"/>
              </w:rPr>
              <w:t xml:space="preserve"> PCT_EXC_TOTAL) </w:t>
            </w:r>
            <w:proofErr w:type="gramStart"/>
            <w:r w:rsidRPr="0952260A">
              <w:rPr>
                <w:rFonts w:ascii="Arial" w:eastAsia="Arial" w:hAnsi="Arial" w:cs="Arial"/>
                <w:sz w:val="22"/>
                <w:szCs w:val="22"/>
              </w:rPr>
              <w:t>from .</w:t>
            </w:r>
            <w:proofErr w:type="spellStart"/>
            <w:r w:rsidRPr="0952260A">
              <w:rPr>
                <w:rFonts w:ascii="Arial" w:eastAsia="Arial" w:hAnsi="Arial" w:cs="Arial"/>
                <w:sz w:val="22"/>
                <w:szCs w:val="22"/>
              </w:rPr>
              <w:t>wgsmetrics</w:t>
            </w:r>
            <w:proofErr w:type="spellEnd"/>
            <w:proofErr w:type="gramEnd"/>
            <w:r w:rsidRPr="0952260A">
              <w:rPr>
                <w:rFonts w:ascii="Arial" w:eastAsia="Arial" w:hAnsi="Arial" w:cs="Arial"/>
                <w:sz w:val="22"/>
                <w:szCs w:val="22"/>
              </w:rPr>
              <w:t xml:space="preserve"> output file in </w:t>
            </w:r>
            <w:proofErr w:type="spellStart"/>
            <w:r w:rsidRPr="0952260A">
              <w:rPr>
                <w:rFonts w:ascii="Arial" w:eastAsia="Arial" w:hAnsi="Arial" w:cs="Arial"/>
                <w:sz w:val="22"/>
                <w:szCs w:val="22"/>
              </w:rPr>
              <w:t>QCPreview</w:t>
            </w:r>
            <w:proofErr w:type="spellEnd"/>
          </w:p>
        </w:tc>
      </w:tr>
      <w:tr w:rsidR="00005BC5" w14:paraId="36CDBDD6" w14:textId="77777777" w:rsidTr="55F015EE">
        <w:tc>
          <w:tcPr>
            <w:tcW w:w="2688" w:type="dxa"/>
            <w:tcMar>
              <w:top w:w="105" w:type="dxa"/>
              <w:left w:w="150" w:type="dxa"/>
              <w:bottom w:w="105" w:type="dxa"/>
              <w:right w:w="150" w:type="dxa"/>
            </w:tcMar>
            <w:vAlign w:val="center"/>
          </w:tcPr>
          <w:p w14:paraId="00000087"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read_haps_error_percentage</w:t>
            </w:r>
            <w:proofErr w:type="spellEnd"/>
          </w:p>
        </w:tc>
        <w:tc>
          <w:tcPr>
            <w:tcW w:w="1629" w:type="dxa"/>
            <w:tcMar>
              <w:top w:w="105" w:type="dxa"/>
              <w:left w:w="150" w:type="dxa"/>
              <w:bottom w:w="105" w:type="dxa"/>
              <w:right w:w="150" w:type="dxa"/>
            </w:tcMar>
            <w:vAlign w:val="center"/>
          </w:tcPr>
          <w:p w14:paraId="00000088"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Read_haps</w:t>
            </w:r>
            <w:proofErr w:type="spellEnd"/>
          </w:p>
        </w:tc>
        <w:tc>
          <w:tcPr>
            <w:tcW w:w="4709" w:type="dxa"/>
            <w:tcMar>
              <w:top w:w="105" w:type="dxa"/>
              <w:left w:w="150" w:type="dxa"/>
              <w:bottom w:w="105" w:type="dxa"/>
              <w:right w:w="150" w:type="dxa"/>
            </w:tcMar>
            <w:vAlign w:val="center"/>
          </w:tcPr>
          <w:p w14:paraId="00000089"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100*DOUBLE_ERROR_FRACTION </w:t>
            </w:r>
            <w:proofErr w:type="gramStart"/>
            <w:r w:rsidRPr="0952260A">
              <w:rPr>
                <w:rFonts w:ascii="Arial" w:eastAsia="Arial" w:hAnsi="Arial" w:cs="Arial"/>
                <w:sz w:val="22"/>
                <w:szCs w:val="22"/>
              </w:rPr>
              <w:t>from .contamination</w:t>
            </w:r>
            <w:proofErr w:type="gramEnd"/>
            <w:r w:rsidRPr="0952260A">
              <w:rPr>
                <w:rFonts w:ascii="Arial" w:eastAsia="Arial" w:hAnsi="Arial" w:cs="Arial"/>
                <w:sz w:val="22"/>
                <w:szCs w:val="22"/>
              </w:rPr>
              <w:t xml:space="preserve"> output file in </w:t>
            </w:r>
            <w:proofErr w:type="spellStart"/>
            <w:r w:rsidRPr="0952260A">
              <w:rPr>
                <w:rFonts w:ascii="Arial" w:eastAsia="Arial" w:hAnsi="Arial" w:cs="Arial"/>
                <w:sz w:val="22"/>
                <w:szCs w:val="22"/>
              </w:rPr>
              <w:t>QCStats</w:t>
            </w:r>
            <w:proofErr w:type="spellEnd"/>
          </w:p>
        </w:tc>
      </w:tr>
      <w:tr w:rsidR="00005BC5" w14:paraId="0DF89E1A" w14:textId="77777777" w:rsidTr="55F015EE">
        <w:tc>
          <w:tcPr>
            <w:tcW w:w="2688" w:type="dxa"/>
            <w:tcMar>
              <w:top w:w="105" w:type="dxa"/>
              <w:left w:w="150" w:type="dxa"/>
              <w:bottom w:w="105" w:type="dxa"/>
              <w:right w:w="150" w:type="dxa"/>
            </w:tcMar>
            <w:vAlign w:val="center"/>
          </w:tcPr>
          <w:p w14:paraId="0000008A"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freemix_percentage</w:t>
            </w:r>
            <w:proofErr w:type="spellEnd"/>
          </w:p>
        </w:tc>
        <w:tc>
          <w:tcPr>
            <w:tcW w:w="1629" w:type="dxa"/>
            <w:tcMar>
              <w:top w:w="105" w:type="dxa"/>
              <w:left w:w="150" w:type="dxa"/>
              <w:bottom w:w="105" w:type="dxa"/>
              <w:right w:w="150" w:type="dxa"/>
            </w:tcMar>
            <w:vAlign w:val="center"/>
          </w:tcPr>
          <w:p w14:paraId="0000008B"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Freemix</w:t>
            </w:r>
            <w:proofErr w:type="spellEnd"/>
            <w:r w:rsidRPr="0952260A">
              <w:rPr>
                <w:rFonts w:ascii="Arial" w:eastAsia="Arial" w:hAnsi="Arial" w:cs="Arial"/>
                <w:sz w:val="22"/>
                <w:szCs w:val="22"/>
              </w:rPr>
              <w:t>/Verify Bam ID</w:t>
            </w:r>
          </w:p>
        </w:tc>
        <w:tc>
          <w:tcPr>
            <w:tcW w:w="4709" w:type="dxa"/>
            <w:tcMar>
              <w:top w:w="105" w:type="dxa"/>
              <w:left w:w="150" w:type="dxa"/>
              <w:bottom w:w="105" w:type="dxa"/>
              <w:right w:w="150" w:type="dxa"/>
            </w:tcMar>
            <w:vAlign w:val="center"/>
          </w:tcPr>
          <w:p w14:paraId="0000008C"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100 * FREEMIX </w:t>
            </w:r>
            <w:proofErr w:type="gramStart"/>
            <w:r w:rsidRPr="0952260A">
              <w:rPr>
                <w:rFonts w:ascii="Arial" w:eastAsia="Arial" w:hAnsi="Arial" w:cs="Arial"/>
                <w:sz w:val="22"/>
                <w:szCs w:val="22"/>
              </w:rPr>
              <w:t>from .</w:t>
            </w:r>
            <w:proofErr w:type="spellStart"/>
            <w:proofErr w:type="gramEnd"/>
            <w:r w:rsidRPr="0952260A">
              <w:rPr>
                <w:rFonts w:ascii="Arial" w:eastAsia="Arial" w:hAnsi="Arial" w:cs="Arial"/>
                <w:sz w:val="22"/>
                <w:szCs w:val="22"/>
              </w:rPr>
              <w:t>verifyBamId.selfSM</w:t>
            </w:r>
            <w:proofErr w:type="spellEnd"/>
            <w:r w:rsidRPr="0952260A">
              <w:rPr>
                <w:rFonts w:ascii="Arial" w:eastAsia="Arial" w:hAnsi="Arial" w:cs="Arial"/>
                <w:sz w:val="22"/>
                <w:szCs w:val="22"/>
              </w:rPr>
              <w:t xml:space="preserve"> output file in </w:t>
            </w:r>
            <w:proofErr w:type="spellStart"/>
            <w:r w:rsidRPr="0952260A">
              <w:rPr>
                <w:rFonts w:ascii="Arial" w:eastAsia="Arial" w:hAnsi="Arial" w:cs="Arial"/>
                <w:sz w:val="22"/>
                <w:szCs w:val="22"/>
              </w:rPr>
              <w:t>QCStats</w:t>
            </w:r>
            <w:proofErr w:type="spellEnd"/>
          </w:p>
        </w:tc>
      </w:tr>
      <w:tr w:rsidR="00005BC5" w14:paraId="15D5F961" w14:textId="77777777" w:rsidTr="55F015EE">
        <w:tc>
          <w:tcPr>
            <w:tcW w:w="2688" w:type="dxa"/>
            <w:tcMar>
              <w:top w:w="105" w:type="dxa"/>
              <w:left w:w="150" w:type="dxa"/>
              <w:bottom w:w="105" w:type="dxa"/>
              <w:right w:w="150" w:type="dxa"/>
            </w:tcMar>
            <w:vAlign w:val="center"/>
          </w:tcPr>
          <w:p w14:paraId="0000008D"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prc_proper_pairs</w:t>
            </w:r>
            <w:proofErr w:type="spellEnd"/>
          </w:p>
        </w:tc>
        <w:tc>
          <w:tcPr>
            <w:tcW w:w="1629" w:type="dxa"/>
            <w:tcMar>
              <w:top w:w="105" w:type="dxa"/>
              <w:left w:w="150" w:type="dxa"/>
              <w:bottom w:w="105" w:type="dxa"/>
              <w:right w:w="150" w:type="dxa"/>
            </w:tcMar>
            <w:vAlign w:val="center"/>
          </w:tcPr>
          <w:p w14:paraId="0000008E"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Proportion of mapped read pairs</w:t>
            </w:r>
          </w:p>
        </w:tc>
        <w:tc>
          <w:tcPr>
            <w:tcW w:w="4709" w:type="dxa"/>
            <w:tcMar>
              <w:top w:w="105" w:type="dxa"/>
              <w:left w:w="150" w:type="dxa"/>
              <w:bottom w:w="105" w:type="dxa"/>
              <w:right w:w="150" w:type="dxa"/>
            </w:tcMar>
            <w:vAlign w:val="center"/>
          </w:tcPr>
          <w:p w14:paraId="0000008F"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100 * (</w:t>
            </w:r>
            <w:proofErr w:type="spellStart"/>
            <w:r w:rsidRPr="0952260A">
              <w:rPr>
                <w:rFonts w:ascii="Arial" w:eastAsia="Arial" w:hAnsi="Arial" w:cs="Arial"/>
                <w:sz w:val="22"/>
                <w:szCs w:val="22"/>
              </w:rPr>
              <w:t>reads_properly_paired</w:t>
            </w:r>
            <w:proofErr w:type="spellEnd"/>
            <w:r w:rsidRPr="0952260A">
              <w:rPr>
                <w:rFonts w:ascii="Arial" w:eastAsia="Arial" w:hAnsi="Arial" w:cs="Arial"/>
                <w:sz w:val="22"/>
                <w:szCs w:val="22"/>
              </w:rPr>
              <w:t>/</w:t>
            </w:r>
            <w:proofErr w:type="spellStart"/>
            <w:r w:rsidRPr="0952260A">
              <w:rPr>
                <w:rFonts w:ascii="Arial" w:eastAsia="Arial" w:hAnsi="Arial" w:cs="Arial"/>
                <w:sz w:val="22"/>
                <w:szCs w:val="22"/>
              </w:rPr>
              <w:t>reads_mapped</w:t>
            </w:r>
            <w:proofErr w:type="spellEnd"/>
            <w:r w:rsidRPr="0952260A">
              <w:rPr>
                <w:rFonts w:ascii="Arial" w:eastAsia="Arial" w:hAnsi="Arial" w:cs="Arial"/>
                <w:sz w:val="22"/>
                <w:szCs w:val="22"/>
              </w:rPr>
              <w:t xml:space="preserve">) </w:t>
            </w:r>
            <w:proofErr w:type="gramStart"/>
            <w:r w:rsidRPr="0952260A">
              <w:rPr>
                <w:rFonts w:ascii="Arial" w:eastAsia="Arial" w:hAnsi="Arial" w:cs="Arial"/>
                <w:sz w:val="22"/>
                <w:szCs w:val="22"/>
              </w:rPr>
              <w:t>from .stats</w:t>
            </w:r>
            <w:proofErr w:type="gramEnd"/>
            <w:r w:rsidRPr="0952260A">
              <w:rPr>
                <w:rFonts w:ascii="Arial" w:eastAsia="Arial" w:hAnsi="Arial" w:cs="Arial"/>
                <w:sz w:val="22"/>
                <w:szCs w:val="22"/>
              </w:rPr>
              <w:t xml:space="preserve"> output file in </w:t>
            </w:r>
            <w:proofErr w:type="spellStart"/>
            <w:r w:rsidRPr="0952260A">
              <w:rPr>
                <w:rFonts w:ascii="Arial" w:eastAsia="Arial" w:hAnsi="Arial" w:cs="Arial"/>
                <w:sz w:val="22"/>
                <w:szCs w:val="22"/>
              </w:rPr>
              <w:t>QCPreview</w:t>
            </w:r>
            <w:proofErr w:type="spellEnd"/>
          </w:p>
        </w:tc>
      </w:tr>
      <w:tr w:rsidR="00005BC5" w14:paraId="4CCCBEFA" w14:textId="77777777" w:rsidTr="55F015EE">
        <w:tc>
          <w:tcPr>
            <w:tcW w:w="2688" w:type="dxa"/>
            <w:tcMar>
              <w:top w:w="105" w:type="dxa"/>
              <w:left w:w="150" w:type="dxa"/>
              <w:bottom w:w="105" w:type="dxa"/>
              <w:right w:w="150" w:type="dxa"/>
            </w:tcMar>
            <w:vAlign w:val="center"/>
          </w:tcPr>
          <w:p w14:paraId="00000090"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discordance_prc</w:t>
            </w:r>
            <w:proofErr w:type="spellEnd"/>
          </w:p>
        </w:tc>
        <w:tc>
          <w:tcPr>
            <w:tcW w:w="1629" w:type="dxa"/>
            <w:tcMar>
              <w:top w:w="105" w:type="dxa"/>
              <w:left w:w="150" w:type="dxa"/>
              <w:bottom w:w="105" w:type="dxa"/>
              <w:right w:w="150" w:type="dxa"/>
            </w:tcMar>
            <w:vAlign w:val="center"/>
          </w:tcPr>
          <w:p w14:paraId="00000091"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NRD Genotyping</w:t>
            </w:r>
          </w:p>
        </w:tc>
        <w:tc>
          <w:tcPr>
            <w:tcW w:w="4709" w:type="dxa"/>
            <w:tcMar>
              <w:top w:w="105" w:type="dxa"/>
              <w:left w:w="150" w:type="dxa"/>
              <w:bottom w:w="105" w:type="dxa"/>
              <w:right w:w="150" w:type="dxa"/>
            </w:tcMar>
            <w:vAlign w:val="center"/>
          </w:tcPr>
          <w:p w14:paraId="00000092" w14:textId="787F7577" w:rsidR="00005BC5" w:rsidRDefault="00F77B76" w:rsidP="55F015EE">
            <w:pPr>
              <w:keepNext/>
              <w:rPr>
                <w:rFonts w:ascii="Arial" w:eastAsia="Arial" w:hAnsi="Arial" w:cs="Arial"/>
                <w:sz w:val="22"/>
                <w:szCs w:val="22"/>
              </w:rPr>
            </w:pPr>
            <w:r w:rsidRPr="0952260A">
              <w:rPr>
                <w:rFonts w:ascii="Arial" w:eastAsia="Arial" w:hAnsi="Arial" w:cs="Arial"/>
                <w:sz w:val="22"/>
                <w:szCs w:val="22"/>
              </w:rPr>
              <w:t xml:space="preserve">100 * (1.0 </w:t>
            </w:r>
            <w:r w:rsidR="007C1498" w:rsidRPr="0952260A">
              <w:rPr>
                <w:rFonts w:ascii="Arial" w:eastAsia="Arial" w:hAnsi="Arial" w:cs="Arial"/>
                <w:sz w:val="22"/>
                <w:szCs w:val="22"/>
              </w:rPr>
              <w:t>–</w:t>
            </w:r>
            <w:r w:rsidRPr="0952260A">
              <w:rPr>
                <w:rFonts w:ascii="Arial" w:eastAsia="Arial" w:hAnsi="Arial" w:cs="Arial"/>
                <w:sz w:val="22"/>
                <w:szCs w:val="22"/>
              </w:rPr>
              <w:t xml:space="preserve"> NON_REF_GENOTYPE_CONCORDANCE) </w:t>
            </w:r>
            <w:proofErr w:type="gramStart"/>
            <w:r w:rsidRPr="0952260A">
              <w:rPr>
                <w:rFonts w:ascii="Arial" w:eastAsia="Arial" w:hAnsi="Arial" w:cs="Arial"/>
                <w:sz w:val="22"/>
                <w:szCs w:val="22"/>
              </w:rPr>
              <w:t>from .</w:t>
            </w:r>
            <w:proofErr w:type="spellStart"/>
            <w:r w:rsidRPr="0952260A">
              <w:rPr>
                <w:rFonts w:ascii="Arial" w:eastAsia="Arial" w:hAnsi="Arial" w:cs="Arial"/>
                <w:sz w:val="22"/>
                <w:szCs w:val="22"/>
              </w:rPr>
              <w:t>genotype</w:t>
            </w:r>
            <w:proofErr w:type="gramEnd"/>
            <w:r w:rsidRPr="0952260A">
              <w:rPr>
                <w:rFonts w:ascii="Arial" w:eastAsia="Arial" w:hAnsi="Arial" w:cs="Arial"/>
                <w:sz w:val="22"/>
                <w:szCs w:val="22"/>
              </w:rPr>
              <w:t>_concordance_summary_metrics</w:t>
            </w:r>
            <w:proofErr w:type="spellEnd"/>
            <w:r w:rsidRPr="0952260A">
              <w:rPr>
                <w:rFonts w:ascii="Arial" w:eastAsia="Arial" w:hAnsi="Arial" w:cs="Arial"/>
                <w:sz w:val="22"/>
                <w:szCs w:val="22"/>
              </w:rPr>
              <w:t xml:space="preserve"> in Concords or -1 if chip genotypes are not available</w:t>
            </w:r>
          </w:p>
        </w:tc>
      </w:tr>
    </w:tbl>
    <w:p w14:paraId="00000093" w14:textId="1AFCDD4B" w:rsidR="00005BC5" w:rsidRDefault="00F77B76" w:rsidP="55F015EE">
      <w:pPr>
        <w:rPr>
          <w:rFonts w:ascii="Arial" w:eastAsia="Arial" w:hAnsi="Arial" w:cs="Arial"/>
          <w:b/>
          <w:sz w:val="22"/>
          <w:szCs w:val="22"/>
        </w:rPr>
      </w:pPr>
      <w:bookmarkStart w:id="18" w:name="_heading=h.3rdcrjn"/>
      <w:bookmarkEnd w:id="18"/>
      <w:r w:rsidRPr="0952260A">
        <w:rPr>
          <w:rFonts w:ascii="Arial" w:eastAsia="Arial" w:hAnsi="Arial" w:cs="Arial"/>
          <w:b/>
          <w:sz w:val="22"/>
          <w:szCs w:val="22"/>
        </w:rPr>
        <w:t xml:space="preserve">Table </w:t>
      </w:r>
      <w:r w:rsidR="00FF34E2" w:rsidRPr="0952260A">
        <w:rPr>
          <w:rFonts w:ascii="Arial" w:eastAsia="Arial" w:hAnsi="Arial" w:cs="Arial"/>
          <w:b/>
          <w:sz w:val="22"/>
          <w:szCs w:val="22"/>
        </w:rPr>
        <w:t>S23</w:t>
      </w:r>
      <w:r w:rsidR="5809A748" w:rsidRPr="0952260A">
        <w:rPr>
          <w:rFonts w:ascii="Arial" w:eastAsia="Arial" w:hAnsi="Arial" w:cs="Arial"/>
          <w:b/>
          <w:sz w:val="22"/>
          <w:szCs w:val="22"/>
        </w:rPr>
        <w:t xml:space="preserve"> </w:t>
      </w:r>
      <w:r w:rsidR="5809A748" w:rsidRPr="0952260A">
        <w:rPr>
          <w:rFonts w:ascii="Arial" w:eastAsia="Arial" w:hAnsi="Arial" w:cs="Arial"/>
          <w:b/>
          <w:bCs/>
          <w:sz w:val="22"/>
          <w:szCs w:val="22"/>
        </w:rPr>
        <w:t>|</w:t>
      </w:r>
      <w:r w:rsidRPr="0952260A">
        <w:rPr>
          <w:rFonts w:ascii="Arial" w:eastAsia="Arial" w:hAnsi="Arial" w:cs="Arial"/>
          <w:b/>
          <w:sz w:val="22"/>
          <w:szCs w:val="22"/>
        </w:rPr>
        <w:t xml:space="preserve"> QA/QC metrics derived from the files delivered to the UKB. </w:t>
      </w:r>
    </w:p>
    <w:p w14:paraId="00000094" w14:textId="77777777" w:rsidR="00005BC5" w:rsidRDefault="00F77B76" w:rsidP="55F015EE">
      <w:pPr>
        <w:widowControl w:val="0"/>
        <w:rPr>
          <w:rFonts w:ascii="Arial" w:eastAsia="Arial" w:hAnsi="Arial" w:cs="Arial"/>
          <w:sz w:val="22"/>
          <w:szCs w:val="22"/>
        </w:rPr>
      </w:pPr>
      <w:r w:rsidRPr="0952260A">
        <w:rPr>
          <w:rFonts w:ascii="Arial" w:eastAsia="Arial" w:hAnsi="Arial" w:cs="Arial"/>
          <w:sz w:val="22"/>
          <w:szCs w:val="22"/>
        </w:rPr>
        <w:t xml:space="preserve">The result is written to a file, </w:t>
      </w:r>
      <w:proofErr w:type="spellStart"/>
      <w:r w:rsidRPr="0952260A">
        <w:rPr>
          <w:rFonts w:ascii="Arial" w:eastAsia="Arial" w:hAnsi="Arial" w:cs="Arial"/>
          <w:sz w:val="22"/>
          <w:szCs w:val="22"/>
        </w:rPr>
        <w:t>qaqc_metric</w:t>
      </w:r>
      <w:proofErr w:type="spellEnd"/>
      <w:r w:rsidRPr="0952260A">
        <w:rPr>
          <w:rFonts w:ascii="Arial" w:eastAsia="Arial" w:hAnsi="Arial" w:cs="Arial"/>
          <w:sz w:val="22"/>
          <w:szCs w:val="22"/>
        </w:rPr>
        <w:t>.</w:t>
      </w:r>
    </w:p>
    <w:p w14:paraId="00000095"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br w:type="page"/>
      </w:r>
    </w:p>
    <w:p w14:paraId="00000096" w14:textId="77777777" w:rsidR="00005BC5" w:rsidRDefault="00005BC5" w:rsidP="55F015EE">
      <w:pPr>
        <w:rPr>
          <w:rFonts w:ascii="Arial" w:eastAsia="Arial" w:hAnsi="Arial" w:cs="Arial"/>
          <w:sz w:val="22"/>
          <w:szCs w:val="22"/>
        </w:rPr>
      </w:pPr>
    </w:p>
    <w:tbl>
      <w:tblPr>
        <w:tblW w:w="10456" w:type="dxa"/>
        <w:tblInd w:w="-108" w:type="dxa"/>
        <w:tblLayout w:type="fixed"/>
        <w:tblCellMar>
          <w:left w:w="115" w:type="dxa"/>
          <w:right w:w="115" w:type="dxa"/>
        </w:tblCellMar>
        <w:tblLook w:val="0400" w:firstRow="0" w:lastRow="0" w:firstColumn="0" w:lastColumn="0" w:noHBand="0" w:noVBand="1"/>
      </w:tblPr>
      <w:tblGrid>
        <w:gridCol w:w="3652"/>
        <w:gridCol w:w="851"/>
        <w:gridCol w:w="1134"/>
        <w:gridCol w:w="850"/>
        <w:gridCol w:w="3969"/>
      </w:tblGrid>
      <w:tr w:rsidR="000413E4" w14:paraId="65C75442" w14:textId="77777777" w:rsidTr="55F015EE">
        <w:trPr>
          <w:trHeight w:val="20"/>
        </w:trPr>
        <w:tc>
          <w:tcPr>
            <w:tcW w:w="3652" w:type="dxa"/>
            <w:tcBorders>
              <w:top w:val="single" w:sz="12" w:space="0" w:color="000000" w:themeColor="text1"/>
              <w:bottom w:val="single" w:sz="4" w:space="0" w:color="000000" w:themeColor="text1"/>
            </w:tcBorders>
            <w:shd w:val="clear" w:color="auto" w:fill="FFFFFF" w:themeFill="background1"/>
            <w:vAlign w:val="center"/>
          </w:tcPr>
          <w:p w14:paraId="00000097" w14:textId="77777777" w:rsidR="00005BC5" w:rsidRDefault="00F77B76" w:rsidP="55F015EE">
            <w:pPr>
              <w:ind w:firstLine="201"/>
              <w:rPr>
                <w:rFonts w:ascii="Arial" w:eastAsia="Arial" w:hAnsi="Arial" w:cs="Arial"/>
                <w:b/>
                <w:sz w:val="22"/>
                <w:szCs w:val="22"/>
              </w:rPr>
            </w:pPr>
            <w:r w:rsidRPr="0952260A">
              <w:rPr>
                <w:rFonts w:ascii="Arial" w:eastAsia="Arial" w:hAnsi="Arial" w:cs="Arial"/>
                <w:b/>
                <w:sz w:val="22"/>
                <w:szCs w:val="22"/>
              </w:rPr>
              <w:t>Column</w:t>
            </w:r>
          </w:p>
        </w:tc>
        <w:tc>
          <w:tcPr>
            <w:tcW w:w="851" w:type="dxa"/>
            <w:tcBorders>
              <w:top w:val="single" w:sz="12" w:space="0" w:color="000000" w:themeColor="text1"/>
              <w:bottom w:val="single" w:sz="4" w:space="0" w:color="000000" w:themeColor="text1"/>
            </w:tcBorders>
            <w:shd w:val="clear" w:color="auto" w:fill="FFFFFF" w:themeFill="background1"/>
            <w:vAlign w:val="center"/>
          </w:tcPr>
          <w:p w14:paraId="00000098" w14:textId="77777777" w:rsidR="00005BC5" w:rsidRDefault="00F77B76" w:rsidP="55F015EE">
            <w:pPr>
              <w:ind w:firstLine="201"/>
              <w:jc w:val="center"/>
              <w:rPr>
                <w:rFonts w:ascii="Arial" w:eastAsia="Arial" w:hAnsi="Arial" w:cs="Arial"/>
                <w:b/>
                <w:sz w:val="22"/>
                <w:szCs w:val="22"/>
              </w:rPr>
            </w:pPr>
            <w:r w:rsidRPr="0952260A">
              <w:rPr>
                <w:rFonts w:ascii="Arial" w:eastAsia="Arial" w:hAnsi="Arial" w:cs="Arial"/>
                <w:b/>
                <w:sz w:val="22"/>
                <w:szCs w:val="22"/>
              </w:rPr>
              <w:t>Min</w:t>
            </w:r>
          </w:p>
        </w:tc>
        <w:tc>
          <w:tcPr>
            <w:tcW w:w="1134" w:type="dxa"/>
            <w:tcBorders>
              <w:top w:val="single" w:sz="12" w:space="0" w:color="000000" w:themeColor="text1"/>
              <w:bottom w:val="single" w:sz="4" w:space="0" w:color="000000" w:themeColor="text1"/>
            </w:tcBorders>
            <w:shd w:val="clear" w:color="auto" w:fill="FFFFFF" w:themeFill="background1"/>
            <w:vAlign w:val="center"/>
          </w:tcPr>
          <w:p w14:paraId="00000099" w14:textId="77777777" w:rsidR="00005BC5" w:rsidRDefault="00F77B76" w:rsidP="55F015EE">
            <w:pPr>
              <w:ind w:firstLine="201"/>
              <w:jc w:val="center"/>
              <w:rPr>
                <w:rFonts w:ascii="Arial" w:eastAsia="Arial" w:hAnsi="Arial" w:cs="Arial"/>
                <w:b/>
                <w:sz w:val="22"/>
                <w:szCs w:val="22"/>
              </w:rPr>
            </w:pPr>
            <w:r w:rsidRPr="0952260A">
              <w:rPr>
                <w:rFonts w:ascii="Arial" w:eastAsia="Arial" w:hAnsi="Arial" w:cs="Arial"/>
                <w:b/>
                <w:sz w:val="22"/>
                <w:szCs w:val="22"/>
              </w:rPr>
              <w:t>Max</w:t>
            </w:r>
          </w:p>
        </w:tc>
        <w:tc>
          <w:tcPr>
            <w:tcW w:w="850" w:type="dxa"/>
            <w:tcBorders>
              <w:top w:val="single" w:sz="12" w:space="0" w:color="000000" w:themeColor="text1"/>
              <w:bottom w:val="single" w:sz="4" w:space="0" w:color="000000" w:themeColor="text1"/>
            </w:tcBorders>
            <w:shd w:val="clear" w:color="auto" w:fill="FFFFFF" w:themeFill="background1"/>
            <w:vAlign w:val="center"/>
          </w:tcPr>
          <w:p w14:paraId="0000009A" w14:textId="77777777" w:rsidR="00005BC5" w:rsidRDefault="00F77B76" w:rsidP="55F015EE">
            <w:pPr>
              <w:ind w:firstLine="201"/>
              <w:jc w:val="center"/>
              <w:rPr>
                <w:rFonts w:ascii="Arial" w:eastAsia="Arial" w:hAnsi="Arial" w:cs="Arial"/>
                <w:b/>
                <w:sz w:val="22"/>
                <w:szCs w:val="22"/>
              </w:rPr>
            </w:pPr>
            <w:r w:rsidRPr="0952260A">
              <w:rPr>
                <w:rFonts w:ascii="Arial" w:eastAsia="Arial" w:hAnsi="Arial" w:cs="Arial"/>
                <w:b/>
                <w:sz w:val="22"/>
                <w:szCs w:val="22"/>
              </w:rPr>
              <w:t>Flag</w:t>
            </w:r>
          </w:p>
        </w:tc>
        <w:tc>
          <w:tcPr>
            <w:tcW w:w="3969" w:type="dxa"/>
            <w:tcBorders>
              <w:top w:val="single" w:sz="12" w:space="0" w:color="000000" w:themeColor="text1"/>
              <w:bottom w:val="single" w:sz="4" w:space="0" w:color="000000" w:themeColor="text1"/>
            </w:tcBorders>
            <w:shd w:val="clear" w:color="auto" w:fill="FFFFFF" w:themeFill="background1"/>
            <w:vAlign w:val="center"/>
          </w:tcPr>
          <w:p w14:paraId="0000009B" w14:textId="77777777" w:rsidR="00005BC5" w:rsidRDefault="00F77B76" w:rsidP="55F015EE">
            <w:pPr>
              <w:ind w:firstLine="201"/>
              <w:rPr>
                <w:rFonts w:ascii="Arial" w:eastAsia="Arial" w:hAnsi="Arial" w:cs="Arial"/>
                <w:b/>
                <w:sz w:val="22"/>
                <w:szCs w:val="22"/>
              </w:rPr>
            </w:pPr>
            <w:r w:rsidRPr="0952260A">
              <w:rPr>
                <w:rFonts w:ascii="Arial" w:eastAsia="Arial" w:hAnsi="Arial" w:cs="Arial"/>
                <w:b/>
                <w:sz w:val="22"/>
                <w:szCs w:val="22"/>
              </w:rPr>
              <w:t>Explanation</w:t>
            </w:r>
          </w:p>
        </w:tc>
      </w:tr>
      <w:tr w:rsidR="00005BC5" w14:paraId="2AF86735" w14:textId="77777777" w:rsidTr="55F015EE">
        <w:trPr>
          <w:trHeight w:val="20"/>
        </w:trPr>
        <w:tc>
          <w:tcPr>
            <w:tcW w:w="3652" w:type="dxa"/>
            <w:tcBorders>
              <w:top w:val="single" w:sz="4" w:space="0" w:color="000000" w:themeColor="text1"/>
            </w:tcBorders>
            <w:shd w:val="clear" w:color="auto" w:fill="FFFFFF" w:themeFill="background1"/>
            <w:vAlign w:val="center"/>
          </w:tcPr>
          <w:p w14:paraId="0000009C"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SAMPLE_ID</w:t>
            </w:r>
          </w:p>
        </w:tc>
        <w:tc>
          <w:tcPr>
            <w:tcW w:w="851" w:type="dxa"/>
            <w:tcBorders>
              <w:top w:val="single" w:sz="4" w:space="0" w:color="000000" w:themeColor="text1"/>
            </w:tcBorders>
            <w:shd w:val="clear" w:color="auto" w:fill="FFFFFF" w:themeFill="background1"/>
          </w:tcPr>
          <w:p w14:paraId="0000009D" w14:textId="77777777" w:rsidR="00005BC5" w:rsidRDefault="00005BC5" w:rsidP="55F015EE">
            <w:pPr>
              <w:ind w:firstLine="180"/>
              <w:jc w:val="center"/>
              <w:rPr>
                <w:rFonts w:ascii="Arial" w:eastAsia="Arial" w:hAnsi="Arial" w:cs="Arial"/>
                <w:sz w:val="22"/>
                <w:szCs w:val="22"/>
              </w:rPr>
            </w:pPr>
          </w:p>
        </w:tc>
        <w:tc>
          <w:tcPr>
            <w:tcW w:w="1134" w:type="dxa"/>
            <w:tcBorders>
              <w:top w:val="single" w:sz="4" w:space="0" w:color="000000" w:themeColor="text1"/>
            </w:tcBorders>
            <w:shd w:val="clear" w:color="auto" w:fill="FFFFFF" w:themeFill="background1"/>
          </w:tcPr>
          <w:p w14:paraId="0000009E" w14:textId="77777777" w:rsidR="00005BC5" w:rsidRDefault="00005BC5" w:rsidP="55F015EE">
            <w:pPr>
              <w:ind w:firstLine="180"/>
              <w:jc w:val="center"/>
              <w:rPr>
                <w:rFonts w:ascii="Arial" w:eastAsia="Arial" w:hAnsi="Arial" w:cs="Arial"/>
                <w:sz w:val="22"/>
                <w:szCs w:val="22"/>
              </w:rPr>
            </w:pPr>
          </w:p>
        </w:tc>
        <w:tc>
          <w:tcPr>
            <w:tcW w:w="850" w:type="dxa"/>
            <w:tcBorders>
              <w:top w:val="single" w:sz="4" w:space="0" w:color="000000" w:themeColor="text1"/>
            </w:tcBorders>
            <w:shd w:val="clear" w:color="auto" w:fill="FFFFFF" w:themeFill="background1"/>
          </w:tcPr>
          <w:p w14:paraId="0000009F" w14:textId="77777777" w:rsidR="00005BC5" w:rsidRDefault="00005BC5" w:rsidP="55F015EE">
            <w:pPr>
              <w:ind w:firstLine="180"/>
              <w:jc w:val="center"/>
              <w:rPr>
                <w:rFonts w:ascii="Arial" w:eastAsia="Arial" w:hAnsi="Arial" w:cs="Arial"/>
                <w:sz w:val="22"/>
                <w:szCs w:val="22"/>
              </w:rPr>
            </w:pPr>
          </w:p>
        </w:tc>
        <w:tc>
          <w:tcPr>
            <w:tcW w:w="3969" w:type="dxa"/>
            <w:tcBorders>
              <w:top w:val="single" w:sz="4" w:space="0" w:color="000000" w:themeColor="text1"/>
            </w:tcBorders>
            <w:shd w:val="clear" w:color="auto" w:fill="FFFFFF" w:themeFill="background1"/>
            <w:vAlign w:val="center"/>
          </w:tcPr>
          <w:p w14:paraId="000000A0"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Read group ID</w:t>
            </w:r>
          </w:p>
        </w:tc>
      </w:tr>
      <w:tr w:rsidR="00005BC5" w14:paraId="169C2011" w14:textId="77777777" w:rsidTr="55F015EE">
        <w:trPr>
          <w:trHeight w:val="20"/>
        </w:trPr>
        <w:tc>
          <w:tcPr>
            <w:tcW w:w="3652" w:type="dxa"/>
            <w:shd w:val="clear" w:color="auto" w:fill="FFFFFF" w:themeFill="background1"/>
            <w:vAlign w:val="center"/>
          </w:tcPr>
          <w:p w14:paraId="000000A1"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LANE</w:t>
            </w:r>
          </w:p>
        </w:tc>
        <w:tc>
          <w:tcPr>
            <w:tcW w:w="851" w:type="dxa"/>
            <w:shd w:val="clear" w:color="auto" w:fill="FFFFFF" w:themeFill="background1"/>
          </w:tcPr>
          <w:p w14:paraId="000000A2"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0A3"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0A4"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0A5"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Lane ID (=Read group ID)</w:t>
            </w:r>
          </w:p>
        </w:tc>
      </w:tr>
      <w:tr w:rsidR="00005BC5" w14:paraId="7E86EE69" w14:textId="77777777" w:rsidTr="55F015EE">
        <w:trPr>
          <w:trHeight w:val="20"/>
        </w:trPr>
        <w:tc>
          <w:tcPr>
            <w:tcW w:w="3652" w:type="dxa"/>
            <w:shd w:val="clear" w:color="auto" w:fill="FFFFFF" w:themeFill="background1"/>
            <w:vAlign w:val="center"/>
          </w:tcPr>
          <w:p w14:paraId="000000A6"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FAILURE_FLAGS</w:t>
            </w:r>
          </w:p>
        </w:tc>
        <w:tc>
          <w:tcPr>
            <w:tcW w:w="851" w:type="dxa"/>
            <w:shd w:val="clear" w:color="auto" w:fill="FFFFFF" w:themeFill="background1"/>
          </w:tcPr>
          <w:p w14:paraId="000000A7"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0A8"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0A9"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0AA"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Failure flag</w:t>
            </w:r>
          </w:p>
        </w:tc>
      </w:tr>
      <w:tr w:rsidR="00005BC5" w14:paraId="197521DE" w14:textId="77777777" w:rsidTr="55F015EE">
        <w:trPr>
          <w:trHeight w:val="20"/>
        </w:trPr>
        <w:tc>
          <w:tcPr>
            <w:tcW w:w="3652" w:type="dxa"/>
            <w:shd w:val="clear" w:color="auto" w:fill="FFFFFF" w:themeFill="background1"/>
            <w:vAlign w:val="center"/>
          </w:tcPr>
          <w:p w14:paraId="000000AB"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JOINT_CALLING_FLAGS</w:t>
            </w:r>
          </w:p>
        </w:tc>
        <w:tc>
          <w:tcPr>
            <w:tcW w:w="851" w:type="dxa"/>
            <w:shd w:val="clear" w:color="auto" w:fill="FFFFFF" w:themeFill="background1"/>
          </w:tcPr>
          <w:p w14:paraId="000000AC"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0AD"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0AE"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0AF"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Joint calling failure flag</w:t>
            </w:r>
          </w:p>
        </w:tc>
      </w:tr>
      <w:tr w:rsidR="00005BC5" w14:paraId="3DA0EE88" w14:textId="77777777" w:rsidTr="55F015EE">
        <w:trPr>
          <w:trHeight w:val="20"/>
        </w:trPr>
        <w:tc>
          <w:tcPr>
            <w:tcW w:w="3652" w:type="dxa"/>
            <w:shd w:val="clear" w:color="auto" w:fill="FFFFFF" w:themeFill="background1"/>
            <w:vAlign w:val="center"/>
          </w:tcPr>
          <w:p w14:paraId="000000B0"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STRICT_FLAGS</w:t>
            </w:r>
          </w:p>
        </w:tc>
        <w:tc>
          <w:tcPr>
            <w:tcW w:w="851" w:type="dxa"/>
            <w:shd w:val="clear" w:color="auto" w:fill="FFFFFF" w:themeFill="background1"/>
          </w:tcPr>
          <w:p w14:paraId="000000B1"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0B2"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0B3"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0B4"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Strict failure flag</w:t>
            </w:r>
          </w:p>
        </w:tc>
      </w:tr>
      <w:tr w:rsidR="00005BC5" w14:paraId="61EBA9AD" w14:textId="77777777" w:rsidTr="55F015EE">
        <w:trPr>
          <w:trHeight w:val="20"/>
        </w:trPr>
        <w:tc>
          <w:tcPr>
            <w:tcW w:w="3652" w:type="dxa"/>
            <w:shd w:val="clear" w:color="auto" w:fill="FFFFFF" w:themeFill="background1"/>
            <w:vAlign w:val="center"/>
          </w:tcPr>
          <w:p w14:paraId="000000B5"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TOTAL_BPS</w:t>
            </w:r>
          </w:p>
        </w:tc>
        <w:tc>
          <w:tcPr>
            <w:tcW w:w="851" w:type="dxa"/>
            <w:shd w:val="clear" w:color="auto" w:fill="FFFFFF" w:themeFill="background1"/>
            <w:vAlign w:val="center"/>
          </w:tcPr>
          <w:p w14:paraId="000000B6"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3e8</w:t>
            </w:r>
          </w:p>
        </w:tc>
        <w:tc>
          <w:tcPr>
            <w:tcW w:w="1134" w:type="dxa"/>
            <w:shd w:val="clear" w:color="auto" w:fill="FFFFFF" w:themeFill="background1"/>
            <w:vAlign w:val="center"/>
          </w:tcPr>
          <w:p w14:paraId="000000B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1e14</w:t>
            </w:r>
          </w:p>
        </w:tc>
        <w:tc>
          <w:tcPr>
            <w:tcW w:w="850" w:type="dxa"/>
            <w:shd w:val="clear" w:color="auto" w:fill="FFFFFF" w:themeFill="background1"/>
            <w:vAlign w:val="center"/>
          </w:tcPr>
          <w:p w14:paraId="000000B8"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C</w:t>
            </w:r>
          </w:p>
        </w:tc>
        <w:tc>
          <w:tcPr>
            <w:tcW w:w="3969" w:type="dxa"/>
            <w:shd w:val="clear" w:color="auto" w:fill="FFFFFF" w:themeFill="background1"/>
            <w:vAlign w:val="center"/>
          </w:tcPr>
          <w:p w14:paraId="000000B9"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 xml:space="preserve">Total </w:t>
            </w:r>
            <w:proofErr w:type="spellStart"/>
            <w:r w:rsidRPr="0952260A">
              <w:rPr>
                <w:rFonts w:ascii="Arial" w:eastAsia="Arial" w:hAnsi="Arial" w:cs="Arial"/>
                <w:sz w:val="22"/>
                <w:szCs w:val="22"/>
              </w:rPr>
              <w:t>basepairs</w:t>
            </w:r>
            <w:proofErr w:type="spellEnd"/>
          </w:p>
        </w:tc>
      </w:tr>
      <w:tr w:rsidR="00005BC5" w14:paraId="28D93C9F" w14:textId="77777777" w:rsidTr="55F015EE">
        <w:trPr>
          <w:trHeight w:val="20"/>
        </w:trPr>
        <w:tc>
          <w:tcPr>
            <w:tcW w:w="3652" w:type="dxa"/>
            <w:shd w:val="clear" w:color="auto" w:fill="FFFFFF" w:themeFill="background1"/>
            <w:vAlign w:val="center"/>
          </w:tcPr>
          <w:p w14:paraId="000000BA"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TOTAL_READ_PAIRS</w:t>
            </w:r>
          </w:p>
        </w:tc>
        <w:tc>
          <w:tcPr>
            <w:tcW w:w="851" w:type="dxa"/>
            <w:shd w:val="clear" w:color="auto" w:fill="FFFFFF" w:themeFill="background1"/>
          </w:tcPr>
          <w:p w14:paraId="000000BB"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0BC"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0BD"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0BE"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Total read pairs</w:t>
            </w:r>
          </w:p>
        </w:tc>
      </w:tr>
      <w:tr w:rsidR="00005BC5" w14:paraId="30F77362" w14:textId="77777777" w:rsidTr="55F015EE">
        <w:trPr>
          <w:trHeight w:val="20"/>
        </w:trPr>
        <w:tc>
          <w:tcPr>
            <w:tcW w:w="3652" w:type="dxa"/>
            <w:shd w:val="clear" w:color="auto" w:fill="FFFFFF" w:themeFill="background1"/>
            <w:vAlign w:val="center"/>
          </w:tcPr>
          <w:p w14:paraId="000000BF"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READ_LENGTH</w:t>
            </w:r>
          </w:p>
        </w:tc>
        <w:tc>
          <w:tcPr>
            <w:tcW w:w="851" w:type="dxa"/>
            <w:shd w:val="clear" w:color="auto" w:fill="FFFFFF" w:themeFill="background1"/>
          </w:tcPr>
          <w:p w14:paraId="000000C0"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0C1"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0C2"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0C3"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Read length</w:t>
            </w:r>
          </w:p>
        </w:tc>
      </w:tr>
      <w:tr w:rsidR="00005BC5" w14:paraId="2012455A" w14:textId="77777777" w:rsidTr="55F015EE">
        <w:trPr>
          <w:trHeight w:val="20"/>
        </w:trPr>
        <w:tc>
          <w:tcPr>
            <w:tcW w:w="3652" w:type="dxa"/>
            <w:shd w:val="clear" w:color="auto" w:fill="FFFFFF" w:themeFill="background1"/>
            <w:vAlign w:val="center"/>
          </w:tcPr>
          <w:p w14:paraId="000000C4"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MEAN_BASE_QUAL_PER_READ</w:t>
            </w:r>
          </w:p>
        </w:tc>
        <w:tc>
          <w:tcPr>
            <w:tcW w:w="851" w:type="dxa"/>
            <w:shd w:val="clear" w:color="auto" w:fill="FFFFFF" w:themeFill="background1"/>
            <w:vAlign w:val="center"/>
          </w:tcPr>
          <w:p w14:paraId="000000C5"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30</w:t>
            </w:r>
          </w:p>
        </w:tc>
        <w:tc>
          <w:tcPr>
            <w:tcW w:w="1134" w:type="dxa"/>
            <w:shd w:val="clear" w:color="auto" w:fill="FFFFFF" w:themeFill="background1"/>
            <w:vAlign w:val="center"/>
          </w:tcPr>
          <w:p w14:paraId="000000C6"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100</w:t>
            </w:r>
          </w:p>
        </w:tc>
        <w:tc>
          <w:tcPr>
            <w:tcW w:w="850" w:type="dxa"/>
            <w:shd w:val="clear" w:color="auto" w:fill="FFFFFF" w:themeFill="background1"/>
            <w:vAlign w:val="center"/>
          </w:tcPr>
          <w:p w14:paraId="000000C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Q</w:t>
            </w:r>
          </w:p>
        </w:tc>
        <w:tc>
          <w:tcPr>
            <w:tcW w:w="3969" w:type="dxa"/>
            <w:shd w:val="clear" w:color="auto" w:fill="FFFFFF" w:themeFill="background1"/>
            <w:vAlign w:val="center"/>
          </w:tcPr>
          <w:p w14:paraId="000000C8"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of base calling quality</w:t>
            </w:r>
          </w:p>
        </w:tc>
      </w:tr>
      <w:tr w:rsidR="00005BC5" w14:paraId="77FB63DC" w14:textId="77777777" w:rsidTr="55F015EE">
        <w:trPr>
          <w:trHeight w:val="20"/>
        </w:trPr>
        <w:tc>
          <w:tcPr>
            <w:tcW w:w="3652" w:type="dxa"/>
            <w:shd w:val="clear" w:color="auto" w:fill="FFFFFF" w:themeFill="background1"/>
            <w:vAlign w:val="center"/>
          </w:tcPr>
          <w:p w14:paraId="000000C9"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STD_BASE_QUAL_PER_READ</w:t>
            </w:r>
          </w:p>
        </w:tc>
        <w:tc>
          <w:tcPr>
            <w:tcW w:w="851" w:type="dxa"/>
            <w:shd w:val="clear" w:color="auto" w:fill="FFFFFF" w:themeFill="background1"/>
            <w:vAlign w:val="center"/>
          </w:tcPr>
          <w:p w14:paraId="000000CA"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0CB"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w:t>
            </w:r>
          </w:p>
        </w:tc>
        <w:tc>
          <w:tcPr>
            <w:tcW w:w="850" w:type="dxa"/>
            <w:shd w:val="clear" w:color="auto" w:fill="FFFFFF" w:themeFill="background1"/>
            <w:vAlign w:val="center"/>
          </w:tcPr>
          <w:p w14:paraId="000000CC"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Q</w:t>
            </w:r>
          </w:p>
        </w:tc>
        <w:tc>
          <w:tcPr>
            <w:tcW w:w="3969" w:type="dxa"/>
            <w:shd w:val="clear" w:color="auto" w:fill="FFFFFF" w:themeFill="background1"/>
            <w:vAlign w:val="center"/>
          </w:tcPr>
          <w:p w14:paraId="000000CD"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mean base calling quality</w:t>
            </w:r>
          </w:p>
        </w:tc>
      </w:tr>
      <w:tr w:rsidR="00005BC5" w14:paraId="0232EAC8" w14:textId="77777777" w:rsidTr="55F015EE">
        <w:trPr>
          <w:trHeight w:val="20"/>
        </w:trPr>
        <w:tc>
          <w:tcPr>
            <w:tcW w:w="3652" w:type="dxa"/>
            <w:shd w:val="clear" w:color="auto" w:fill="FFFFFF" w:themeFill="background1"/>
            <w:vAlign w:val="center"/>
          </w:tcPr>
          <w:p w14:paraId="000000CE"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MEAN_N_COUNT_PER_READ</w:t>
            </w:r>
          </w:p>
        </w:tc>
        <w:tc>
          <w:tcPr>
            <w:tcW w:w="851" w:type="dxa"/>
            <w:shd w:val="clear" w:color="auto" w:fill="FFFFFF" w:themeFill="background1"/>
            <w:vAlign w:val="center"/>
          </w:tcPr>
          <w:p w14:paraId="000000CF"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0D0"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w:t>
            </w:r>
          </w:p>
        </w:tc>
        <w:tc>
          <w:tcPr>
            <w:tcW w:w="850" w:type="dxa"/>
            <w:shd w:val="clear" w:color="auto" w:fill="FFFFFF" w:themeFill="background1"/>
            <w:vAlign w:val="center"/>
          </w:tcPr>
          <w:p w14:paraId="000000D1"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N</w:t>
            </w:r>
          </w:p>
        </w:tc>
        <w:tc>
          <w:tcPr>
            <w:tcW w:w="3969" w:type="dxa"/>
            <w:shd w:val="clear" w:color="auto" w:fill="FFFFFF" w:themeFill="background1"/>
            <w:vAlign w:val="center"/>
          </w:tcPr>
          <w:p w14:paraId="000000D2"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Percentage N</w:t>
            </w:r>
          </w:p>
        </w:tc>
      </w:tr>
      <w:tr w:rsidR="00005BC5" w14:paraId="7665B7DF" w14:textId="77777777" w:rsidTr="55F015EE">
        <w:trPr>
          <w:trHeight w:val="20"/>
        </w:trPr>
        <w:tc>
          <w:tcPr>
            <w:tcW w:w="3652" w:type="dxa"/>
            <w:shd w:val="clear" w:color="auto" w:fill="FFFFFF" w:themeFill="background1"/>
            <w:vAlign w:val="center"/>
          </w:tcPr>
          <w:p w14:paraId="000000D3"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STD_N_COUNT_PER_READ</w:t>
            </w:r>
          </w:p>
        </w:tc>
        <w:tc>
          <w:tcPr>
            <w:tcW w:w="851" w:type="dxa"/>
            <w:shd w:val="clear" w:color="auto" w:fill="FFFFFF" w:themeFill="background1"/>
            <w:vAlign w:val="center"/>
          </w:tcPr>
          <w:p w14:paraId="000000D4"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0D5"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30</w:t>
            </w:r>
          </w:p>
        </w:tc>
        <w:tc>
          <w:tcPr>
            <w:tcW w:w="850" w:type="dxa"/>
            <w:shd w:val="clear" w:color="auto" w:fill="FFFFFF" w:themeFill="background1"/>
            <w:vAlign w:val="center"/>
          </w:tcPr>
          <w:p w14:paraId="000000D6"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N</w:t>
            </w:r>
          </w:p>
        </w:tc>
        <w:tc>
          <w:tcPr>
            <w:tcW w:w="3969" w:type="dxa"/>
            <w:shd w:val="clear" w:color="auto" w:fill="FFFFFF" w:themeFill="background1"/>
            <w:vAlign w:val="center"/>
          </w:tcPr>
          <w:p w14:paraId="000000D7"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Percentage N</w:t>
            </w:r>
          </w:p>
        </w:tc>
      </w:tr>
      <w:tr w:rsidR="00005BC5" w14:paraId="374BCF37" w14:textId="77777777" w:rsidTr="55F015EE">
        <w:trPr>
          <w:trHeight w:val="20"/>
        </w:trPr>
        <w:tc>
          <w:tcPr>
            <w:tcW w:w="3652" w:type="dxa"/>
            <w:shd w:val="clear" w:color="auto" w:fill="FFFFFF" w:themeFill="background1"/>
            <w:vAlign w:val="center"/>
          </w:tcPr>
          <w:p w14:paraId="000000D8"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MEAN_GC_CONTENT_PER_READ</w:t>
            </w:r>
          </w:p>
        </w:tc>
        <w:tc>
          <w:tcPr>
            <w:tcW w:w="851" w:type="dxa"/>
            <w:shd w:val="clear" w:color="auto" w:fill="FFFFFF" w:themeFill="background1"/>
            <w:vAlign w:val="center"/>
          </w:tcPr>
          <w:p w14:paraId="000000D9"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39</w:t>
            </w:r>
          </w:p>
        </w:tc>
        <w:tc>
          <w:tcPr>
            <w:tcW w:w="1134" w:type="dxa"/>
            <w:shd w:val="clear" w:color="auto" w:fill="FFFFFF" w:themeFill="background1"/>
            <w:vAlign w:val="center"/>
          </w:tcPr>
          <w:p w14:paraId="000000DA"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45</w:t>
            </w:r>
          </w:p>
        </w:tc>
        <w:tc>
          <w:tcPr>
            <w:tcW w:w="850" w:type="dxa"/>
            <w:shd w:val="clear" w:color="auto" w:fill="FFFFFF" w:themeFill="background1"/>
            <w:vAlign w:val="center"/>
          </w:tcPr>
          <w:p w14:paraId="000000DB"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G</w:t>
            </w:r>
          </w:p>
        </w:tc>
        <w:tc>
          <w:tcPr>
            <w:tcW w:w="3969" w:type="dxa"/>
            <w:shd w:val="clear" w:color="auto" w:fill="FFFFFF" w:themeFill="background1"/>
            <w:vAlign w:val="center"/>
          </w:tcPr>
          <w:p w14:paraId="000000DC"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percentage of GC bases</w:t>
            </w:r>
          </w:p>
        </w:tc>
      </w:tr>
      <w:tr w:rsidR="00005BC5" w14:paraId="72593C6E" w14:textId="77777777" w:rsidTr="55F015EE">
        <w:trPr>
          <w:trHeight w:val="20"/>
        </w:trPr>
        <w:tc>
          <w:tcPr>
            <w:tcW w:w="3652" w:type="dxa"/>
            <w:shd w:val="clear" w:color="auto" w:fill="FFFFFF" w:themeFill="background1"/>
            <w:vAlign w:val="center"/>
          </w:tcPr>
          <w:p w14:paraId="000000DD"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STD_GC_CONTENT_PER_READ</w:t>
            </w:r>
          </w:p>
        </w:tc>
        <w:tc>
          <w:tcPr>
            <w:tcW w:w="851" w:type="dxa"/>
            <w:shd w:val="clear" w:color="auto" w:fill="FFFFFF" w:themeFill="background1"/>
            <w:vAlign w:val="center"/>
          </w:tcPr>
          <w:p w14:paraId="000000DE"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0DF"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15</w:t>
            </w:r>
          </w:p>
        </w:tc>
        <w:tc>
          <w:tcPr>
            <w:tcW w:w="850" w:type="dxa"/>
            <w:shd w:val="clear" w:color="auto" w:fill="FFFFFF" w:themeFill="background1"/>
            <w:vAlign w:val="center"/>
          </w:tcPr>
          <w:p w14:paraId="000000E0"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G</w:t>
            </w:r>
          </w:p>
        </w:tc>
        <w:tc>
          <w:tcPr>
            <w:tcW w:w="3969" w:type="dxa"/>
            <w:shd w:val="clear" w:color="auto" w:fill="FFFFFF" w:themeFill="background1"/>
            <w:vAlign w:val="center"/>
          </w:tcPr>
          <w:p w14:paraId="000000E1"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Percentage GC</w:t>
            </w:r>
          </w:p>
        </w:tc>
      </w:tr>
      <w:tr w:rsidR="00005BC5" w14:paraId="647044CA" w14:textId="77777777" w:rsidTr="55F015EE">
        <w:trPr>
          <w:trHeight w:val="20"/>
        </w:trPr>
        <w:tc>
          <w:tcPr>
            <w:tcW w:w="3652" w:type="dxa"/>
            <w:shd w:val="clear" w:color="auto" w:fill="FFFFFF" w:themeFill="background1"/>
            <w:vAlign w:val="center"/>
          </w:tcPr>
          <w:p w14:paraId="000000E2"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MEAN_BASE_QUAL_PER_POSITION</w:t>
            </w:r>
          </w:p>
        </w:tc>
        <w:tc>
          <w:tcPr>
            <w:tcW w:w="851" w:type="dxa"/>
            <w:shd w:val="clear" w:color="auto" w:fill="FFFFFF" w:themeFill="background1"/>
            <w:vAlign w:val="center"/>
          </w:tcPr>
          <w:p w14:paraId="000000E3"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30</w:t>
            </w:r>
          </w:p>
        </w:tc>
        <w:tc>
          <w:tcPr>
            <w:tcW w:w="1134" w:type="dxa"/>
            <w:shd w:val="clear" w:color="auto" w:fill="FFFFFF" w:themeFill="background1"/>
            <w:vAlign w:val="center"/>
          </w:tcPr>
          <w:p w14:paraId="000000E4"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100</w:t>
            </w:r>
          </w:p>
        </w:tc>
        <w:tc>
          <w:tcPr>
            <w:tcW w:w="850" w:type="dxa"/>
            <w:shd w:val="clear" w:color="auto" w:fill="FFFFFF" w:themeFill="background1"/>
            <w:vAlign w:val="center"/>
          </w:tcPr>
          <w:p w14:paraId="000000E5"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Q</w:t>
            </w:r>
          </w:p>
        </w:tc>
        <w:tc>
          <w:tcPr>
            <w:tcW w:w="3969" w:type="dxa"/>
            <w:shd w:val="clear" w:color="auto" w:fill="FFFFFF" w:themeFill="background1"/>
            <w:vAlign w:val="center"/>
          </w:tcPr>
          <w:p w14:paraId="000000E6"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of mean base calling quality</w:t>
            </w:r>
          </w:p>
        </w:tc>
      </w:tr>
      <w:tr w:rsidR="00005BC5" w14:paraId="420BEAE6" w14:textId="77777777" w:rsidTr="55F015EE">
        <w:trPr>
          <w:trHeight w:val="20"/>
        </w:trPr>
        <w:tc>
          <w:tcPr>
            <w:tcW w:w="3652" w:type="dxa"/>
            <w:shd w:val="clear" w:color="auto" w:fill="FFFFFF" w:themeFill="background1"/>
            <w:vAlign w:val="center"/>
          </w:tcPr>
          <w:p w14:paraId="000000E7"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STD_BASE_QUAL_PER_POSITION</w:t>
            </w:r>
          </w:p>
        </w:tc>
        <w:tc>
          <w:tcPr>
            <w:tcW w:w="851" w:type="dxa"/>
            <w:shd w:val="clear" w:color="auto" w:fill="FFFFFF" w:themeFill="background1"/>
            <w:vAlign w:val="center"/>
          </w:tcPr>
          <w:p w14:paraId="000000E8"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0E9"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6</w:t>
            </w:r>
          </w:p>
        </w:tc>
        <w:tc>
          <w:tcPr>
            <w:tcW w:w="850" w:type="dxa"/>
            <w:shd w:val="clear" w:color="auto" w:fill="FFFFFF" w:themeFill="background1"/>
            <w:vAlign w:val="center"/>
          </w:tcPr>
          <w:p w14:paraId="000000EA"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Q</w:t>
            </w:r>
          </w:p>
        </w:tc>
        <w:tc>
          <w:tcPr>
            <w:tcW w:w="3969" w:type="dxa"/>
            <w:shd w:val="clear" w:color="auto" w:fill="FFFFFF" w:themeFill="background1"/>
            <w:vAlign w:val="center"/>
          </w:tcPr>
          <w:p w14:paraId="000000EB"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mean base calling quality</w:t>
            </w:r>
          </w:p>
        </w:tc>
      </w:tr>
      <w:tr w:rsidR="00005BC5" w14:paraId="5E3F5A83" w14:textId="77777777" w:rsidTr="55F015EE">
        <w:trPr>
          <w:trHeight w:val="20"/>
        </w:trPr>
        <w:tc>
          <w:tcPr>
            <w:tcW w:w="3652" w:type="dxa"/>
            <w:shd w:val="clear" w:color="auto" w:fill="FFFFFF" w:themeFill="background1"/>
            <w:vAlign w:val="center"/>
          </w:tcPr>
          <w:p w14:paraId="000000EC"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MEAN_N_PER_POSITION</w:t>
            </w:r>
          </w:p>
        </w:tc>
        <w:tc>
          <w:tcPr>
            <w:tcW w:w="851" w:type="dxa"/>
            <w:shd w:val="clear" w:color="auto" w:fill="FFFFFF" w:themeFill="background1"/>
            <w:vAlign w:val="center"/>
          </w:tcPr>
          <w:p w14:paraId="000000ED"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0EE"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w:t>
            </w:r>
          </w:p>
        </w:tc>
        <w:tc>
          <w:tcPr>
            <w:tcW w:w="850" w:type="dxa"/>
            <w:shd w:val="clear" w:color="auto" w:fill="FFFFFF" w:themeFill="background1"/>
            <w:vAlign w:val="center"/>
          </w:tcPr>
          <w:p w14:paraId="000000EF"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N</w:t>
            </w:r>
          </w:p>
        </w:tc>
        <w:tc>
          <w:tcPr>
            <w:tcW w:w="3969" w:type="dxa"/>
            <w:shd w:val="clear" w:color="auto" w:fill="FFFFFF" w:themeFill="background1"/>
            <w:vAlign w:val="center"/>
          </w:tcPr>
          <w:p w14:paraId="000000F0"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Percentage N</w:t>
            </w:r>
          </w:p>
        </w:tc>
      </w:tr>
      <w:tr w:rsidR="00005BC5" w14:paraId="3F802F14" w14:textId="77777777" w:rsidTr="55F015EE">
        <w:trPr>
          <w:trHeight w:val="20"/>
        </w:trPr>
        <w:tc>
          <w:tcPr>
            <w:tcW w:w="3652" w:type="dxa"/>
            <w:shd w:val="clear" w:color="auto" w:fill="FFFFFF" w:themeFill="background1"/>
            <w:vAlign w:val="center"/>
          </w:tcPr>
          <w:p w14:paraId="000000F1"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STD_N_PER_POSITION</w:t>
            </w:r>
          </w:p>
        </w:tc>
        <w:tc>
          <w:tcPr>
            <w:tcW w:w="851" w:type="dxa"/>
            <w:shd w:val="clear" w:color="auto" w:fill="FFFFFF" w:themeFill="background1"/>
            <w:vAlign w:val="center"/>
          </w:tcPr>
          <w:p w14:paraId="000000F2"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0F3"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w:t>
            </w:r>
          </w:p>
        </w:tc>
        <w:tc>
          <w:tcPr>
            <w:tcW w:w="850" w:type="dxa"/>
            <w:shd w:val="clear" w:color="auto" w:fill="FFFFFF" w:themeFill="background1"/>
            <w:vAlign w:val="center"/>
          </w:tcPr>
          <w:p w14:paraId="000000F4"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N</w:t>
            </w:r>
          </w:p>
        </w:tc>
        <w:tc>
          <w:tcPr>
            <w:tcW w:w="3969" w:type="dxa"/>
            <w:shd w:val="clear" w:color="auto" w:fill="FFFFFF" w:themeFill="background1"/>
            <w:vAlign w:val="center"/>
          </w:tcPr>
          <w:p w14:paraId="000000F5"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Percentage N</w:t>
            </w:r>
          </w:p>
        </w:tc>
      </w:tr>
      <w:tr w:rsidR="00005BC5" w14:paraId="339AE3CA" w14:textId="77777777" w:rsidTr="55F015EE">
        <w:trPr>
          <w:trHeight w:val="20"/>
        </w:trPr>
        <w:tc>
          <w:tcPr>
            <w:tcW w:w="3652" w:type="dxa"/>
            <w:shd w:val="clear" w:color="auto" w:fill="FFFFFF" w:themeFill="background1"/>
            <w:vAlign w:val="center"/>
          </w:tcPr>
          <w:p w14:paraId="000000F6"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MEAN_A_PER_POSITION</w:t>
            </w:r>
          </w:p>
        </w:tc>
        <w:tc>
          <w:tcPr>
            <w:tcW w:w="851" w:type="dxa"/>
            <w:shd w:val="clear" w:color="auto" w:fill="FFFFFF" w:themeFill="background1"/>
            <w:vAlign w:val="center"/>
          </w:tcPr>
          <w:p w14:paraId="000000F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25</w:t>
            </w:r>
          </w:p>
        </w:tc>
        <w:tc>
          <w:tcPr>
            <w:tcW w:w="1134" w:type="dxa"/>
            <w:shd w:val="clear" w:color="auto" w:fill="FFFFFF" w:themeFill="background1"/>
            <w:vAlign w:val="center"/>
          </w:tcPr>
          <w:p w14:paraId="000000F8"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35</w:t>
            </w:r>
          </w:p>
        </w:tc>
        <w:tc>
          <w:tcPr>
            <w:tcW w:w="850" w:type="dxa"/>
            <w:shd w:val="clear" w:color="auto" w:fill="FFFFFF" w:themeFill="background1"/>
            <w:vAlign w:val="center"/>
          </w:tcPr>
          <w:p w14:paraId="000000F9"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B</w:t>
            </w:r>
          </w:p>
        </w:tc>
        <w:tc>
          <w:tcPr>
            <w:tcW w:w="3969" w:type="dxa"/>
            <w:shd w:val="clear" w:color="auto" w:fill="FFFFFF" w:themeFill="background1"/>
            <w:vAlign w:val="center"/>
          </w:tcPr>
          <w:p w14:paraId="000000FA"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Percentage A</w:t>
            </w:r>
          </w:p>
        </w:tc>
      </w:tr>
      <w:tr w:rsidR="00005BC5" w14:paraId="582187D6" w14:textId="77777777" w:rsidTr="55F015EE">
        <w:trPr>
          <w:trHeight w:val="20"/>
        </w:trPr>
        <w:tc>
          <w:tcPr>
            <w:tcW w:w="3652" w:type="dxa"/>
            <w:shd w:val="clear" w:color="auto" w:fill="FFFFFF" w:themeFill="background1"/>
            <w:vAlign w:val="center"/>
          </w:tcPr>
          <w:p w14:paraId="000000FB"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STD_A_PER_POSITION</w:t>
            </w:r>
          </w:p>
        </w:tc>
        <w:tc>
          <w:tcPr>
            <w:tcW w:w="851" w:type="dxa"/>
            <w:shd w:val="clear" w:color="auto" w:fill="FFFFFF" w:themeFill="background1"/>
            <w:vAlign w:val="center"/>
          </w:tcPr>
          <w:p w14:paraId="000000FC"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0FD"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w:t>
            </w:r>
          </w:p>
        </w:tc>
        <w:tc>
          <w:tcPr>
            <w:tcW w:w="850" w:type="dxa"/>
            <w:shd w:val="clear" w:color="auto" w:fill="FFFFFF" w:themeFill="background1"/>
            <w:vAlign w:val="center"/>
          </w:tcPr>
          <w:p w14:paraId="000000FE"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B</w:t>
            </w:r>
          </w:p>
        </w:tc>
        <w:tc>
          <w:tcPr>
            <w:tcW w:w="3969" w:type="dxa"/>
            <w:shd w:val="clear" w:color="auto" w:fill="FFFFFF" w:themeFill="background1"/>
            <w:vAlign w:val="center"/>
          </w:tcPr>
          <w:p w14:paraId="000000FF"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Percentage A</w:t>
            </w:r>
          </w:p>
        </w:tc>
      </w:tr>
      <w:tr w:rsidR="00005BC5" w14:paraId="1964F336" w14:textId="77777777" w:rsidTr="55F015EE">
        <w:trPr>
          <w:trHeight w:val="20"/>
        </w:trPr>
        <w:tc>
          <w:tcPr>
            <w:tcW w:w="3652" w:type="dxa"/>
            <w:shd w:val="clear" w:color="auto" w:fill="FFFFFF" w:themeFill="background1"/>
            <w:vAlign w:val="center"/>
          </w:tcPr>
          <w:p w14:paraId="00000100"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MEAN_C_PER_POSITION</w:t>
            </w:r>
          </w:p>
        </w:tc>
        <w:tc>
          <w:tcPr>
            <w:tcW w:w="851" w:type="dxa"/>
            <w:shd w:val="clear" w:color="auto" w:fill="FFFFFF" w:themeFill="background1"/>
            <w:vAlign w:val="center"/>
          </w:tcPr>
          <w:p w14:paraId="00000101"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15.5</w:t>
            </w:r>
          </w:p>
        </w:tc>
        <w:tc>
          <w:tcPr>
            <w:tcW w:w="1134" w:type="dxa"/>
            <w:shd w:val="clear" w:color="auto" w:fill="FFFFFF" w:themeFill="background1"/>
            <w:vAlign w:val="center"/>
          </w:tcPr>
          <w:p w14:paraId="00000102"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25</w:t>
            </w:r>
          </w:p>
        </w:tc>
        <w:tc>
          <w:tcPr>
            <w:tcW w:w="850" w:type="dxa"/>
            <w:shd w:val="clear" w:color="auto" w:fill="FFFFFF" w:themeFill="background1"/>
            <w:vAlign w:val="center"/>
          </w:tcPr>
          <w:p w14:paraId="00000103"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B</w:t>
            </w:r>
          </w:p>
        </w:tc>
        <w:tc>
          <w:tcPr>
            <w:tcW w:w="3969" w:type="dxa"/>
            <w:shd w:val="clear" w:color="auto" w:fill="FFFFFF" w:themeFill="background1"/>
            <w:vAlign w:val="center"/>
          </w:tcPr>
          <w:p w14:paraId="00000104"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Percentage C</w:t>
            </w:r>
          </w:p>
        </w:tc>
      </w:tr>
      <w:tr w:rsidR="00005BC5" w14:paraId="50D3299F" w14:textId="77777777" w:rsidTr="55F015EE">
        <w:trPr>
          <w:trHeight w:val="20"/>
        </w:trPr>
        <w:tc>
          <w:tcPr>
            <w:tcW w:w="3652" w:type="dxa"/>
            <w:shd w:val="clear" w:color="auto" w:fill="FFFFFF" w:themeFill="background1"/>
            <w:vAlign w:val="center"/>
          </w:tcPr>
          <w:p w14:paraId="00000105"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STD_C_PER_POSITION</w:t>
            </w:r>
          </w:p>
        </w:tc>
        <w:tc>
          <w:tcPr>
            <w:tcW w:w="851" w:type="dxa"/>
            <w:shd w:val="clear" w:color="auto" w:fill="FFFFFF" w:themeFill="background1"/>
            <w:vAlign w:val="center"/>
          </w:tcPr>
          <w:p w14:paraId="00000106"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0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w:t>
            </w:r>
          </w:p>
        </w:tc>
        <w:tc>
          <w:tcPr>
            <w:tcW w:w="850" w:type="dxa"/>
            <w:shd w:val="clear" w:color="auto" w:fill="FFFFFF" w:themeFill="background1"/>
            <w:vAlign w:val="center"/>
          </w:tcPr>
          <w:p w14:paraId="00000108"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B</w:t>
            </w:r>
          </w:p>
        </w:tc>
        <w:tc>
          <w:tcPr>
            <w:tcW w:w="3969" w:type="dxa"/>
            <w:shd w:val="clear" w:color="auto" w:fill="FFFFFF" w:themeFill="background1"/>
            <w:vAlign w:val="center"/>
          </w:tcPr>
          <w:p w14:paraId="00000109"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Percentage C</w:t>
            </w:r>
          </w:p>
        </w:tc>
      </w:tr>
      <w:tr w:rsidR="00005BC5" w14:paraId="4FF08BC8" w14:textId="77777777" w:rsidTr="55F015EE">
        <w:trPr>
          <w:trHeight w:val="20"/>
        </w:trPr>
        <w:tc>
          <w:tcPr>
            <w:tcW w:w="3652" w:type="dxa"/>
            <w:shd w:val="clear" w:color="auto" w:fill="FFFFFF" w:themeFill="background1"/>
            <w:vAlign w:val="center"/>
          </w:tcPr>
          <w:p w14:paraId="0000010A"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MEAN_G_PER_POSITION</w:t>
            </w:r>
          </w:p>
        </w:tc>
        <w:tc>
          <w:tcPr>
            <w:tcW w:w="851" w:type="dxa"/>
            <w:shd w:val="clear" w:color="auto" w:fill="FFFFFF" w:themeFill="background1"/>
            <w:vAlign w:val="center"/>
          </w:tcPr>
          <w:p w14:paraId="0000010B"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17</w:t>
            </w:r>
          </w:p>
        </w:tc>
        <w:tc>
          <w:tcPr>
            <w:tcW w:w="1134" w:type="dxa"/>
            <w:shd w:val="clear" w:color="auto" w:fill="FFFFFF" w:themeFill="background1"/>
            <w:vAlign w:val="center"/>
          </w:tcPr>
          <w:p w14:paraId="0000010C"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24</w:t>
            </w:r>
          </w:p>
        </w:tc>
        <w:tc>
          <w:tcPr>
            <w:tcW w:w="850" w:type="dxa"/>
            <w:shd w:val="clear" w:color="auto" w:fill="FFFFFF" w:themeFill="background1"/>
            <w:vAlign w:val="center"/>
          </w:tcPr>
          <w:p w14:paraId="0000010D"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B</w:t>
            </w:r>
          </w:p>
        </w:tc>
        <w:tc>
          <w:tcPr>
            <w:tcW w:w="3969" w:type="dxa"/>
            <w:shd w:val="clear" w:color="auto" w:fill="FFFFFF" w:themeFill="background1"/>
            <w:vAlign w:val="center"/>
          </w:tcPr>
          <w:p w14:paraId="0000010E"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Percentage G</w:t>
            </w:r>
          </w:p>
        </w:tc>
      </w:tr>
      <w:tr w:rsidR="00005BC5" w14:paraId="5A2F5B62" w14:textId="77777777" w:rsidTr="55F015EE">
        <w:trPr>
          <w:trHeight w:val="20"/>
        </w:trPr>
        <w:tc>
          <w:tcPr>
            <w:tcW w:w="3652" w:type="dxa"/>
            <w:shd w:val="clear" w:color="auto" w:fill="FFFFFF" w:themeFill="background1"/>
            <w:vAlign w:val="center"/>
          </w:tcPr>
          <w:p w14:paraId="0000010F"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STD_G_PER_POSITION</w:t>
            </w:r>
          </w:p>
        </w:tc>
        <w:tc>
          <w:tcPr>
            <w:tcW w:w="851" w:type="dxa"/>
            <w:shd w:val="clear" w:color="auto" w:fill="FFFFFF" w:themeFill="background1"/>
            <w:vAlign w:val="center"/>
          </w:tcPr>
          <w:p w14:paraId="00000110"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11"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w:t>
            </w:r>
          </w:p>
        </w:tc>
        <w:tc>
          <w:tcPr>
            <w:tcW w:w="850" w:type="dxa"/>
            <w:shd w:val="clear" w:color="auto" w:fill="FFFFFF" w:themeFill="background1"/>
            <w:vAlign w:val="center"/>
          </w:tcPr>
          <w:p w14:paraId="00000112"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B</w:t>
            </w:r>
          </w:p>
        </w:tc>
        <w:tc>
          <w:tcPr>
            <w:tcW w:w="3969" w:type="dxa"/>
            <w:shd w:val="clear" w:color="auto" w:fill="FFFFFF" w:themeFill="background1"/>
            <w:vAlign w:val="center"/>
          </w:tcPr>
          <w:p w14:paraId="00000113"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Percentage G</w:t>
            </w:r>
          </w:p>
        </w:tc>
      </w:tr>
      <w:tr w:rsidR="00005BC5" w14:paraId="65D1B5BC" w14:textId="77777777" w:rsidTr="55F015EE">
        <w:trPr>
          <w:trHeight w:val="20"/>
        </w:trPr>
        <w:tc>
          <w:tcPr>
            <w:tcW w:w="3652" w:type="dxa"/>
            <w:shd w:val="clear" w:color="auto" w:fill="FFFFFF" w:themeFill="background1"/>
            <w:vAlign w:val="center"/>
          </w:tcPr>
          <w:p w14:paraId="00000114"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MEAN_T_PER_POSITION</w:t>
            </w:r>
          </w:p>
        </w:tc>
        <w:tc>
          <w:tcPr>
            <w:tcW w:w="851" w:type="dxa"/>
            <w:shd w:val="clear" w:color="auto" w:fill="FFFFFF" w:themeFill="background1"/>
            <w:vAlign w:val="center"/>
          </w:tcPr>
          <w:p w14:paraId="00000115"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25</w:t>
            </w:r>
          </w:p>
        </w:tc>
        <w:tc>
          <w:tcPr>
            <w:tcW w:w="1134" w:type="dxa"/>
            <w:shd w:val="clear" w:color="auto" w:fill="FFFFFF" w:themeFill="background1"/>
            <w:vAlign w:val="center"/>
          </w:tcPr>
          <w:p w14:paraId="00000116"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33</w:t>
            </w:r>
          </w:p>
        </w:tc>
        <w:tc>
          <w:tcPr>
            <w:tcW w:w="850" w:type="dxa"/>
            <w:shd w:val="clear" w:color="auto" w:fill="FFFFFF" w:themeFill="background1"/>
            <w:vAlign w:val="center"/>
          </w:tcPr>
          <w:p w14:paraId="0000011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B</w:t>
            </w:r>
          </w:p>
        </w:tc>
        <w:tc>
          <w:tcPr>
            <w:tcW w:w="3969" w:type="dxa"/>
            <w:shd w:val="clear" w:color="auto" w:fill="FFFFFF" w:themeFill="background1"/>
            <w:vAlign w:val="center"/>
          </w:tcPr>
          <w:p w14:paraId="00000118"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Percentage T</w:t>
            </w:r>
          </w:p>
        </w:tc>
      </w:tr>
      <w:tr w:rsidR="00005BC5" w14:paraId="3935E628" w14:textId="77777777" w:rsidTr="55F015EE">
        <w:trPr>
          <w:trHeight w:val="20"/>
        </w:trPr>
        <w:tc>
          <w:tcPr>
            <w:tcW w:w="3652" w:type="dxa"/>
            <w:shd w:val="clear" w:color="auto" w:fill="FFFFFF" w:themeFill="background1"/>
            <w:vAlign w:val="center"/>
          </w:tcPr>
          <w:p w14:paraId="00000119"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STD_T_PER_POSITION</w:t>
            </w:r>
          </w:p>
        </w:tc>
        <w:tc>
          <w:tcPr>
            <w:tcW w:w="851" w:type="dxa"/>
            <w:shd w:val="clear" w:color="auto" w:fill="FFFFFF" w:themeFill="background1"/>
            <w:vAlign w:val="center"/>
          </w:tcPr>
          <w:p w14:paraId="0000011A"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1B"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w:t>
            </w:r>
          </w:p>
        </w:tc>
        <w:tc>
          <w:tcPr>
            <w:tcW w:w="850" w:type="dxa"/>
            <w:shd w:val="clear" w:color="auto" w:fill="FFFFFF" w:themeFill="background1"/>
            <w:vAlign w:val="center"/>
          </w:tcPr>
          <w:p w14:paraId="0000011C"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B</w:t>
            </w:r>
          </w:p>
        </w:tc>
        <w:tc>
          <w:tcPr>
            <w:tcW w:w="3969" w:type="dxa"/>
            <w:shd w:val="clear" w:color="auto" w:fill="FFFFFF" w:themeFill="background1"/>
            <w:vAlign w:val="center"/>
          </w:tcPr>
          <w:p w14:paraId="0000011D"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Percentage T</w:t>
            </w:r>
          </w:p>
        </w:tc>
      </w:tr>
      <w:tr w:rsidR="00005BC5" w14:paraId="63CB65D8" w14:textId="77777777" w:rsidTr="55F015EE">
        <w:trPr>
          <w:trHeight w:val="20"/>
        </w:trPr>
        <w:tc>
          <w:tcPr>
            <w:tcW w:w="3652" w:type="dxa"/>
            <w:shd w:val="clear" w:color="auto" w:fill="FFFFFF" w:themeFill="background1"/>
            <w:vAlign w:val="center"/>
          </w:tcPr>
          <w:p w14:paraId="0000011E"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32_MER_ERROR_RATE</w:t>
            </w:r>
          </w:p>
        </w:tc>
        <w:tc>
          <w:tcPr>
            <w:tcW w:w="851" w:type="dxa"/>
            <w:shd w:val="clear" w:color="auto" w:fill="FFFFFF" w:themeFill="background1"/>
          </w:tcPr>
          <w:p w14:paraId="0000011F"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120"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121"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122"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Estimated 32-mer error rate</w:t>
            </w:r>
          </w:p>
        </w:tc>
      </w:tr>
      <w:tr w:rsidR="00005BC5" w14:paraId="0D0EFD18" w14:textId="77777777" w:rsidTr="55F015EE">
        <w:trPr>
          <w:trHeight w:val="20"/>
        </w:trPr>
        <w:tc>
          <w:tcPr>
            <w:tcW w:w="3652" w:type="dxa"/>
            <w:shd w:val="clear" w:color="auto" w:fill="FFFFFF" w:themeFill="background1"/>
            <w:vAlign w:val="center"/>
          </w:tcPr>
          <w:p w14:paraId="00000123"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ADAPTER_8_MERS</w:t>
            </w:r>
          </w:p>
        </w:tc>
        <w:tc>
          <w:tcPr>
            <w:tcW w:w="851" w:type="dxa"/>
            <w:shd w:val="clear" w:color="auto" w:fill="FFFFFF" w:themeFill="background1"/>
            <w:vAlign w:val="center"/>
          </w:tcPr>
          <w:p w14:paraId="00000124"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25"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5</w:t>
            </w:r>
          </w:p>
        </w:tc>
        <w:tc>
          <w:tcPr>
            <w:tcW w:w="850" w:type="dxa"/>
            <w:shd w:val="clear" w:color="auto" w:fill="FFFFFF" w:themeFill="background1"/>
            <w:vAlign w:val="center"/>
          </w:tcPr>
          <w:p w14:paraId="00000126"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A</w:t>
            </w:r>
          </w:p>
        </w:tc>
        <w:tc>
          <w:tcPr>
            <w:tcW w:w="3969" w:type="dxa"/>
            <w:shd w:val="clear" w:color="auto" w:fill="FFFFFF" w:themeFill="background1"/>
            <w:vAlign w:val="center"/>
          </w:tcPr>
          <w:p w14:paraId="00000127"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of Universal adapter 8-mers</w:t>
            </w:r>
          </w:p>
        </w:tc>
      </w:tr>
      <w:tr w:rsidR="00005BC5" w14:paraId="13102B3B" w14:textId="77777777" w:rsidTr="55F015EE">
        <w:trPr>
          <w:trHeight w:val="20"/>
        </w:trPr>
        <w:tc>
          <w:tcPr>
            <w:tcW w:w="3652" w:type="dxa"/>
            <w:shd w:val="clear" w:color="auto" w:fill="FFFFFF" w:themeFill="background1"/>
            <w:vAlign w:val="center"/>
          </w:tcPr>
          <w:p w14:paraId="00000128"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MARKED_DUPLICATE</w:t>
            </w:r>
          </w:p>
        </w:tc>
        <w:tc>
          <w:tcPr>
            <w:tcW w:w="851" w:type="dxa"/>
            <w:shd w:val="clear" w:color="auto" w:fill="FFFFFF" w:themeFill="background1"/>
            <w:vAlign w:val="center"/>
          </w:tcPr>
          <w:p w14:paraId="00000129"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2A"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60</w:t>
            </w:r>
          </w:p>
        </w:tc>
        <w:tc>
          <w:tcPr>
            <w:tcW w:w="850" w:type="dxa"/>
            <w:shd w:val="clear" w:color="auto" w:fill="FFFFFF" w:themeFill="background1"/>
            <w:vAlign w:val="center"/>
          </w:tcPr>
          <w:p w14:paraId="0000012B"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D</w:t>
            </w:r>
          </w:p>
        </w:tc>
        <w:tc>
          <w:tcPr>
            <w:tcW w:w="3969" w:type="dxa"/>
            <w:shd w:val="clear" w:color="auto" w:fill="FFFFFF" w:themeFill="background1"/>
            <w:vAlign w:val="center"/>
          </w:tcPr>
          <w:p w14:paraId="0000012C"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marked as duplicate</w:t>
            </w:r>
          </w:p>
        </w:tc>
      </w:tr>
      <w:tr w:rsidR="00005BC5" w14:paraId="6E574209" w14:textId="77777777" w:rsidTr="55F015EE">
        <w:trPr>
          <w:trHeight w:val="20"/>
        </w:trPr>
        <w:tc>
          <w:tcPr>
            <w:tcW w:w="3652" w:type="dxa"/>
            <w:shd w:val="clear" w:color="auto" w:fill="FFFFFF" w:themeFill="background1"/>
            <w:vAlign w:val="center"/>
          </w:tcPr>
          <w:p w14:paraId="0000012D"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UNMAPPED</w:t>
            </w:r>
          </w:p>
        </w:tc>
        <w:tc>
          <w:tcPr>
            <w:tcW w:w="851" w:type="dxa"/>
            <w:shd w:val="clear" w:color="auto" w:fill="FFFFFF" w:themeFill="background1"/>
            <w:vAlign w:val="center"/>
          </w:tcPr>
          <w:p w14:paraId="0000012E"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2F"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20</w:t>
            </w:r>
          </w:p>
        </w:tc>
        <w:tc>
          <w:tcPr>
            <w:tcW w:w="850" w:type="dxa"/>
            <w:shd w:val="clear" w:color="auto" w:fill="FFFFFF" w:themeFill="background1"/>
            <w:vAlign w:val="center"/>
          </w:tcPr>
          <w:p w14:paraId="00000130"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U</w:t>
            </w:r>
          </w:p>
        </w:tc>
        <w:tc>
          <w:tcPr>
            <w:tcW w:w="3969" w:type="dxa"/>
            <w:shd w:val="clear" w:color="auto" w:fill="FFFFFF" w:themeFill="background1"/>
            <w:vAlign w:val="center"/>
          </w:tcPr>
          <w:p w14:paraId="00000131"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unmapped reads</w:t>
            </w:r>
          </w:p>
        </w:tc>
      </w:tr>
      <w:tr w:rsidR="00005BC5" w14:paraId="248D37AD" w14:textId="77777777" w:rsidTr="55F015EE">
        <w:trPr>
          <w:trHeight w:val="20"/>
        </w:trPr>
        <w:tc>
          <w:tcPr>
            <w:tcW w:w="3652" w:type="dxa"/>
            <w:shd w:val="clear" w:color="auto" w:fill="FFFFFF" w:themeFill="background1"/>
            <w:vAlign w:val="center"/>
          </w:tcPr>
          <w:p w14:paraId="00000132"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BOTH_UNMAPPED</w:t>
            </w:r>
          </w:p>
        </w:tc>
        <w:tc>
          <w:tcPr>
            <w:tcW w:w="851" w:type="dxa"/>
            <w:shd w:val="clear" w:color="auto" w:fill="FFFFFF" w:themeFill="background1"/>
            <w:vAlign w:val="center"/>
          </w:tcPr>
          <w:p w14:paraId="00000133"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34"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30</w:t>
            </w:r>
          </w:p>
        </w:tc>
        <w:tc>
          <w:tcPr>
            <w:tcW w:w="850" w:type="dxa"/>
            <w:shd w:val="clear" w:color="auto" w:fill="FFFFFF" w:themeFill="background1"/>
            <w:vAlign w:val="center"/>
          </w:tcPr>
          <w:p w14:paraId="00000135"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U</w:t>
            </w:r>
          </w:p>
        </w:tc>
        <w:tc>
          <w:tcPr>
            <w:tcW w:w="3969" w:type="dxa"/>
            <w:shd w:val="clear" w:color="auto" w:fill="FFFFFF" w:themeFill="background1"/>
            <w:vAlign w:val="center"/>
          </w:tcPr>
          <w:p w14:paraId="00000136"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both reads in pair unmapped</w:t>
            </w:r>
          </w:p>
        </w:tc>
      </w:tr>
      <w:tr w:rsidR="00005BC5" w14:paraId="589DAA9C" w14:textId="77777777" w:rsidTr="55F015EE">
        <w:trPr>
          <w:trHeight w:val="20"/>
        </w:trPr>
        <w:tc>
          <w:tcPr>
            <w:tcW w:w="3652" w:type="dxa"/>
            <w:shd w:val="clear" w:color="auto" w:fill="FFFFFF" w:themeFill="background1"/>
            <w:vAlign w:val="center"/>
          </w:tcPr>
          <w:p w14:paraId="00000137"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FIRST_UNMAPPED</w:t>
            </w:r>
          </w:p>
        </w:tc>
        <w:tc>
          <w:tcPr>
            <w:tcW w:w="851" w:type="dxa"/>
            <w:shd w:val="clear" w:color="auto" w:fill="FFFFFF" w:themeFill="background1"/>
            <w:vAlign w:val="center"/>
          </w:tcPr>
          <w:p w14:paraId="00000138"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39"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30</w:t>
            </w:r>
          </w:p>
        </w:tc>
        <w:tc>
          <w:tcPr>
            <w:tcW w:w="850" w:type="dxa"/>
            <w:shd w:val="clear" w:color="auto" w:fill="FFFFFF" w:themeFill="background1"/>
            <w:vAlign w:val="center"/>
          </w:tcPr>
          <w:p w14:paraId="0000013A"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U</w:t>
            </w:r>
          </w:p>
        </w:tc>
        <w:tc>
          <w:tcPr>
            <w:tcW w:w="3969" w:type="dxa"/>
            <w:shd w:val="clear" w:color="auto" w:fill="FFFFFF" w:themeFill="background1"/>
            <w:vAlign w:val="center"/>
          </w:tcPr>
          <w:p w14:paraId="0000013B"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only first unmapped in pair</w:t>
            </w:r>
          </w:p>
        </w:tc>
      </w:tr>
      <w:tr w:rsidR="00005BC5" w14:paraId="33A6F671" w14:textId="77777777" w:rsidTr="55F015EE">
        <w:trPr>
          <w:trHeight w:val="20"/>
        </w:trPr>
        <w:tc>
          <w:tcPr>
            <w:tcW w:w="3652" w:type="dxa"/>
            <w:shd w:val="clear" w:color="auto" w:fill="FFFFFF" w:themeFill="background1"/>
            <w:vAlign w:val="center"/>
          </w:tcPr>
          <w:p w14:paraId="0000013C"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SECOND_UNMAPPED</w:t>
            </w:r>
          </w:p>
        </w:tc>
        <w:tc>
          <w:tcPr>
            <w:tcW w:w="851" w:type="dxa"/>
            <w:shd w:val="clear" w:color="auto" w:fill="FFFFFF" w:themeFill="background1"/>
            <w:vAlign w:val="center"/>
          </w:tcPr>
          <w:p w14:paraId="0000013D"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3E"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30</w:t>
            </w:r>
          </w:p>
        </w:tc>
        <w:tc>
          <w:tcPr>
            <w:tcW w:w="850" w:type="dxa"/>
            <w:shd w:val="clear" w:color="auto" w:fill="FFFFFF" w:themeFill="background1"/>
            <w:vAlign w:val="center"/>
          </w:tcPr>
          <w:p w14:paraId="0000013F"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U</w:t>
            </w:r>
          </w:p>
        </w:tc>
        <w:tc>
          <w:tcPr>
            <w:tcW w:w="3969" w:type="dxa"/>
            <w:shd w:val="clear" w:color="auto" w:fill="FFFFFF" w:themeFill="background1"/>
            <w:vAlign w:val="center"/>
          </w:tcPr>
          <w:p w14:paraId="00000140"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only second unmapped in pair</w:t>
            </w:r>
          </w:p>
        </w:tc>
      </w:tr>
      <w:tr w:rsidR="00005BC5" w14:paraId="274929BD" w14:textId="77777777" w:rsidTr="55F015EE">
        <w:trPr>
          <w:trHeight w:val="20"/>
        </w:trPr>
        <w:tc>
          <w:tcPr>
            <w:tcW w:w="3652" w:type="dxa"/>
            <w:shd w:val="clear" w:color="auto" w:fill="FFFFFF" w:themeFill="background1"/>
            <w:vAlign w:val="center"/>
          </w:tcPr>
          <w:p w14:paraId="00000141"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PROPER_PAIRS</w:t>
            </w:r>
          </w:p>
        </w:tc>
        <w:tc>
          <w:tcPr>
            <w:tcW w:w="851" w:type="dxa"/>
            <w:shd w:val="clear" w:color="auto" w:fill="FFFFFF" w:themeFill="background1"/>
          </w:tcPr>
          <w:p w14:paraId="00000142"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143"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144"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145"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proper pairs</w:t>
            </w:r>
          </w:p>
        </w:tc>
      </w:tr>
      <w:tr w:rsidR="00005BC5" w14:paraId="3CD30596" w14:textId="77777777" w:rsidTr="55F015EE">
        <w:trPr>
          <w:trHeight w:val="20"/>
        </w:trPr>
        <w:tc>
          <w:tcPr>
            <w:tcW w:w="3652" w:type="dxa"/>
            <w:shd w:val="clear" w:color="auto" w:fill="FFFFFF" w:themeFill="background1"/>
            <w:vAlign w:val="center"/>
          </w:tcPr>
          <w:p w14:paraId="00000146"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PROPER_PAIRS_AUTOSOME</w:t>
            </w:r>
          </w:p>
        </w:tc>
        <w:tc>
          <w:tcPr>
            <w:tcW w:w="851" w:type="dxa"/>
            <w:shd w:val="clear" w:color="auto" w:fill="FFFFFF" w:themeFill="background1"/>
            <w:vAlign w:val="center"/>
          </w:tcPr>
          <w:p w14:paraId="0000014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95</w:t>
            </w:r>
          </w:p>
        </w:tc>
        <w:tc>
          <w:tcPr>
            <w:tcW w:w="1134" w:type="dxa"/>
            <w:shd w:val="clear" w:color="auto" w:fill="FFFFFF" w:themeFill="background1"/>
            <w:vAlign w:val="center"/>
          </w:tcPr>
          <w:p w14:paraId="00000148"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1000</w:t>
            </w:r>
          </w:p>
        </w:tc>
        <w:tc>
          <w:tcPr>
            <w:tcW w:w="850" w:type="dxa"/>
            <w:shd w:val="clear" w:color="auto" w:fill="FFFFFF" w:themeFill="background1"/>
            <w:vAlign w:val="center"/>
          </w:tcPr>
          <w:p w14:paraId="00000149"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P</w:t>
            </w:r>
          </w:p>
        </w:tc>
        <w:tc>
          <w:tcPr>
            <w:tcW w:w="3969" w:type="dxa"/>
            <w:shd w:val="clear" w:color="auto" w:fill="FFFFFF" w:themeFill="background1"/>
            <w:vAlign w:val="center"/>
          </w:tcPr>
          <w:p w14:paraId="0000014A"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proper pairs autosome</w:t>
            </w:r>
          </w:p>
        </w:tc>
      </w:tr>
      <w:tr w:rsidR="00005BC5" w14:paraId="068A21BD" w14:textId="77777777" w:rsidTr="55F015EE">
        <w:trPr>
          <w:trHeight w:val="20"/>
        </w:trPr>
        <w:tc>
          <w:tcPr>
            <w:tcW w:w="3652" w:type="dxa"/>
            <w:shd w:val="clear" w:color="auto" w:fill="FFFFFF" w:themeFill="background1"/>
            <w:vAlign w:val="center"/>
          </w:tcPr>
          <w:p w14:paraId="0000014B"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FF_RR_PAIRS</w:t>
            </w:r>
          </w:p>
        </w:tc>
        <w:tc>
          <w:tcPr>
            <w:tcW w:w="851" w:type="dxa"/>
            <w:shd w:val="clear" w:color="auto" w:fill="FFFFFF" w:themeFill="background1"/>
            <w:vAlign w:val="center"/>
          </w:tcPr>
          <w:p w14:paraId="0000014C"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4D"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0.1</w:t>
            </w:r>
          </w:p>
        </w:tc>
        <w:tc>
          <w:tcPr>
            <w:tcW w:w="850" w:type="dxa"/>
            <w:shd w:val="clear" w:color="auto" w:fill="FFFFFF" w:themeFill="background1"/>
            <w:vAlign w:val="center"/>
          </w:tcPr>
          <w:p w14:paraId="0000014E"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o</w:t>
            </w:r>
          </w:p>
        </w:tc>
        <w:tc>
          <w:tcPr>
            <w:tcW w:w="3969" w:type="dxa"/>
            <w:shd w:val="clear" w:color="auto" w:fill="FFFFFF" w:themeFill="background1"/>
            <w:vAlign w:val="center"/>
          </w:tcPr>
          <w:p w14:paraId="0000014F"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FF/RR oriented pairs</w:t>
            </w:r>
          </w:p>
        </w:tc>
      </w:tr>
      <w:tr w:rsidR="00005BC5" w14:paraId="7C3D05C1" w14:textId="77777777" w:rsidTr="55F015EE">
        <w:trPr>
          <w:trHeight w:val="20"/>
        </w:trPr>
        <w:tc>
          <w:tcPr>
            <w:tcW w:w="3652" w:type="dxa"/>
            <w:shd w:val="clear" w:color="auto" w:fill="FFFFFF" w:themeFill="background1"/>
            <w:vAlign w:val="center"/>
          </w:tcPr>
          <w:p w14:paraId="00000150"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MEAN_COVERAGE</w:t>
            </w:r>
          </w:p>
        </w:tc>
        <w:tc>
          <w:tcPr>
            <w:tcW w:w="851" w:type="dxa"/>
            <w:shd w:val="clear" w:color="auto" w:fill="FFFFFF" w:themeFill="background1"/>
            <w:vAlign w:val="center"/>
          </w:tcPr>
          <w:p w14:paraId="00000151"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0.1</w:t>
            </w:r>
          </w:p>
        </w:tc>
        <w:tc>
          <w:tcPr>
            <w:tcW w:w="1134" w:type="dxa"/>
            <w:shd w:val="clear" w:color="auto" w:fill="FFFFFF" w:themeFill="background1"/>
            <w:vAlign w:val="center"/>
          </w:tcPr>
          <w:p w14:paraId="00000152"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100000</w:t>
            </w:r>
          </w:p>
        </w:tc>
        <w:tc>
          <w:tcPr>
            <w:tcW w:w="850" w:type="dxa"/>
            <w:shd w:val="clear" w:color="auto" w:fill="FFFFFF" w:themeFill="background1"/>
            <w:vAlign w:val="center"/>
          </w:tcPr>
          <w:p w14:paraId="00000153"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C</w:t>
            </w:r>
          </w:p>
        </w:tc>
        <w:tc>
          <w:tcPr>
            <w:tcW w:w="3969" w:type="dxa"/>
            <w:shd w:val="clear" w:color="auto" w:fill="FFFFFF" w:themeFill="background1"/>
            <w:vAlign w:val="center"/>
          </w:tcPr>
          <w:p w14:paraId="00000154"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coverage</w:t>
            </w:r>
          </w:p>
        </w:tc>
      </w:tr>
      <w:tr w:rsidR="00005BC5" w14:paraId="4C12C2DC" w14:textId="77777777" w:rsidTr="55F015EE">
        <w:trPr>
          <w:trHeight w:val="20"/>
        </w:trPr>
        <w:tc>
          <w:tcPr>
            <w:tcW w:w="3652" w:type="dxa"/>
            <w:shd w:val="clear" w:color="auto" w:fill="FFFFFF" w:themeFill="background1"/>
            <w:vAlign w:val="center"/>
          </w:tcPr>
          <w:p w14:paraId="00000155"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STD_COVERAGE</w:t>
            </w:r>
          </w:p>
        </w:tc>
        <w:tc>
          <w:tcPr>
            <w:tcW w:w="851" w:type="dxa"/>
            <w:shd w:val="clear" w:color="auto" w:fill="FFFFFF" w:themeFill="background1"/>
            <w:vAlign w:val="center"/>
          </w:tcPr>
          <w:p w14:paraId="00000156"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5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100000</w:t>
            </w:r>
          </w:p>
        </w:tc>
        <w:tc>
          <w:tcPr>
            <w:tcW w:w="850" w:type="dxa"/>
            <w:shd w:val="clear" w:color="auto" w:fill="FFFFFF" w:themeFill="background1"/>
            <w:vAlign w:val="center"/>
          </w:tcPr>
          <w:p w14:paraId="00000158"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C</w:t>
            </w:r>
          </w:p>
        </w:tc>
        <w:tc>
          <w:tcPr>
            <w:tcW w:w="3969" w:type="dxa"/>
            <w:shd w:val="clear" w:color="auto" w:fill="FFFFFF" w:themeFill="background1"/>
            <w:vAlign w:val="center"/>
          </w:tcPr>
          <w:p w14:paraId="00000159"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coverage</w:t>
            </w:r>
          </w:p>
        </w:tc>
      </w:tr>
      <w:tr w:rsidR="00005BC5" w14:paraId="06CA549B" w14:textId="77777777" w:rsidTr="55F015EE">
        <w:trPr>
          <w:trHeight w:val="20"/>
        </w:trPr>
        <w:tc>
          <w:tcPr>
            <w:tcW w:w="3652" w:type="dxa"/>
            <w:shd w:val="clear" w:color="auto" w:fill="FFFFFF" w:themeFill="background1"/>
            <w:vAlign w:val="center"/>
          </w:tcPr>
          <w:p w14:paraId="0000015A"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MEAN_INSERT_SIZE</w:t>
            </w:r>
          </w:p>
        </w:tc>
        <w:tc>
          <w:tcPr>
            <w:tcW w:w="851" w:type="dxa"/>
            <w:shd w:val="clear" w:color="auto" w:fill="FFFFFF" w:themeFill="background1"/>
            <w:vAlign w:val="center"/>
          </w:tcPr>
          <w:p w14:paraId="0000015B"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5C"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10000</w:t>
            </w:r>
          </w:p>
        </w:tc>
        <w:tc>
          <w:tcPr>
            <w:tcW w:w="850" w:type="dxa"/>
            <w:shd w:val="clear" w:color="auto" w:fill="FFFFFF" w:themeFill="background1"/>
            <w:vAlign w:val="center"/>
          </w:tcPr>
          <w:p w14:paraId="0000015D"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I</w:t>
            </w:r>
          </w:p>
        </w:tc>
        <w:tc>
          <w:tcPr>
            <w:tcW w:w="3969" w:type="dxa"/>
            <w:shd w:val="clear" w:color="auto" w:fill="FFFFFF" w:themeFill="background1"/>
            <w:vAlign w:val="center"/>
          </w:tcPr>
          <w:p w14:paraId="0000015E"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insert size</w:t>
            </w:r>
          </w:p>
        </w:tc>
      </w:tr>
      <w:tr w:rsidR="00005BC5" w14:paraId="1B1C7A41" w14:textId="77777777" w:rsidTr="55F015EE">
        <w:trPr>
          <w:trHeight w:val="20"/>
        </w:trPr>
        <w:tc>
          <w:tcPr>
            <w:tcW w:w="3652" w:type="dxa"/>
            <w:shd w:val="clear" w:color="auto" w:fill="FFFFFF" w:themeFill="background1"/>
            <w:vAlign w:val="center"/>
          </w:tcPr>
          <w:p w14:paraId="0000015F"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STD_INSERT_SIZE</w:t>
            </w:r>
          </w:p>
        </w:tc>
        <w:tc>
          <w:tcPr>
            <w:tcW w:w="851" w:type="dxa"/>
            <w:shd w:val="clear" w:color="auto" w:fill="FFFFFF" w:themeFill="background1"/>
          </w:tcPr>
          <w:p w14:paraId="00000160"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161"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162"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163"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Std dev of insert size</w:t>
            </w:r>
          </w:p>
        </w:tc>
      </w:tr>
      <w:tr w:rsidR="00005BC5" w14:paraId="2E8ACF14" w14:textId="77777777" w:rsidTr="55F015EE">
        <w:trPr>
          <w:trHeight w:val="20"/>
        </w:trPr>
        <w:tc>
          <w:tcPr>
            <w:tcW w:w="3652" w:type="dxa"/>
            <w:shd w:val="clear" w:color="auto" w:fill="FFFFFF" w:themeFill="background1"/>
            <w:vAlign w:val="center"/>
          </w:tcPr>
          <w:p w14:paraId="00000164"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ADAPTER_INSERT_SIZE</w:t>
            </w:r>
          </w:p>
        </w:tc>
        <w:tc>
          <w:tcPr>
            <w:tcW w:w="851" w:type="dxa"/>
            <w:shd w:val="clear" w:color="auto" w:fill="FFFFFF" w:themeFill="background1"/>
            <w:vAlign w:val="center"/>
          </w:tcPr>
          <w:p w14:paraId="00000165"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66"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20</w:t>
            </w:r>
          </w:p>
        </w:tc>
        <w:tc>
          <w:tcPr>
            <w:tcW w:w="850" w:type="dxa"/>
            <w:shd w:val="clear" w:color="auto" w:fill="FFFFFF" w:themeFill="background1"/>
            <w:vAlign w:val="center"/>
          </w:tcPr>
          <w:p w14:paraId="0000016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A</w:t>
            </w:r>
          </w:p>
        </w:tc>
        <w:tc>
          <w:tcPr>
            <w:tcW w:w="3969" w:type="dxa"/>
            <w:shd w:val="clear" w:color="auto" w:fill="FFFFFF" w:themeFill="background1"/>
            <w:vAlign w:val="center"/>
          </w:tcPr>
          <w:p w14:paraId="00000168"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 insert size &lt; read length</w:t>
            </w:r>
          </w:p>
        </w:tc>
      </w:tr>
      <w:tr w:rsidR="00005BC5" w14:paraId="1E370656" w14:textId="77777777" w:rsidTr="55F015EE">
        <w:trPr>
          <w:trHeight w:val="20"/>
        </w:trPr>
        <w:tc>
          <w:tcPr>
            <w:tcW w:w="3652" w:type="dxa"/>
            <w:shd w:val="clear" w:color="auto" w:fill="FFFFFF" w:themeFill="background1"/>
            <w:vAlign w:val="center"/>
          </w:tcPr>
          <w:p w14:paraId="00000169"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lastRenderedPageBreak/>
              <w:t>MAPPING_QUAL_60</w:t>
            </w:r>
          </w:p>
        </w:tc>
        <w:tc>
          <w:tcPr>
            <w:tcW w:w="851" w:type="dxa"/>
            <w:shd w:val="clear" w:color="auto" w:fill="FFFFFF" w:themeFill="background1"/>
          </w:tcPr>
          <w:p w14:paraId="0000016A"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16B"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16C"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16D"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reads with mapping quality &lt;60</w:t>
            </w:r>
          </w:p>
        </w:tc>
      </w:tr>
      <w:tr w:rsidR="00005BC5" w14:paraId="3FFAE370" w14:textId="77777777" w:rsidTr="55F015EE">
        <w:trPr>
          <w:trHeight w:val="20"/>
        </w:trPr>
        <w:tc>
          <w:tcPr>
            <w:tcW w:w="3652" w:type="dxa"/>
            <w:shd w:val="clear" w:color="auto" w:fill="FFFFFF" w:themeFill="background1"/>
            <w:vAlign w:val="center"/>
          </w:tcPr>
          <w:p w14:paraId="0000016E"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MAPPING_QUAL_40</w:t>
            </w:r>
          </w:p>
        </w:tc>
        <w:tc>
          <w:tcPr>
            <w:tcW w:w="851" w:type="dxa"/>
            <w:shd w:val="clear" w:color="auto" w:fill="FFFFFF" w:themeFill="background1"/>
          </w:tcPr>
          <w:p w14:paraId="0000016F"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170"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171"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172"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reads with mapping quality &lt;40</w:t>
            </w:r>
          </w:p>
        </w:tc>
      </w:tr>
      <w:tr w:rsidR="00005BC5" w14:paraId="16F4237F" w14:textId="77777777" w:rsidTr="55F015EE">
        <w:trPr>
          <w:trHeight w:val="20"/>
        </w:trPr>
        <w:tc>
          <w:tcPr>
            <w:tcW w:w="3652" w:type="dxa"/>
            <w:shd w:val="clear" w:color="auto" w:fill="FFFFFF" w:themeFill="background1"/>
            <w:vAlign w:val="center"/>
          </w:tcPr>
          <w:p w14:paraId="00000173"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MAPPING_QUAL_20</w:t>
            </w:r>
          </w:p>
        </w:tc>
        <w:tc>
          <w:tcPr>
            <w:tcW w:w="851" w:type="dxa"/>
            <w:shd w:val="clear" w:color="auto" w:fill="FFFFFF" w:themeFill="background1"/>
          </w:tcPr>
          <w:p w14:paraId="00000174"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175"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176"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177"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reads with mapping quality &lt;20</w:t>
            </w:r>
          </w:p>
        </w:tc>
      </w:tr>
      <w:tr w:rsidR="00005BC5" w14:paraId="2F027084" w14:textId="77777777" w:rsidTr="55F015EE">
        <w:trPr>
          <w:trHeight w:val="20"/>
        </w:trPr>
        <w:tc>
          <w:tcPr>
            <w:tcW w:w="3652" w:type="dxa"/>
            <w:shd w:val="clear" w:color="auto" w:fill="FFFFFF" w:themeFill="background1"/>
            <w:vAlign w:val="center"/>
          </w:tcPr>
          <w:p w14:paraId="00000178"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MEAN_MISMATCHES</w:t>
            </w:r>
          </w:p>
        </w:tc>
        <w:tc>
          <w:tcPr>
            <w:tcW w:w="851" w:type="dxa"/>
            <w:shd w:val="clear" w:color="auto" w:fill="FFFFFF" w:themeFill="background1"/>
            <w:vAlign w:val="center"/>
          </w:tcPr>
          <w:p w14:paraId="00000179"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7A"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5</w:t>
            </w:r>
          </w:p>
        </w:tc>
        <w:tc>
          <w:tcPr>
            <w:tcW w:w="850" w:type="dxa"/>
            <w:shd w:val="clear" w:color="auto" w:fill="FFFFFF" w:themeFill="background1"/>
            <w:vAlign w:val="center"/>
          </w:tcPr>
          <w:p w14:paraId="0000017B"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m</w:t>
            </w:r>
          </w:p>
        </w:tc>
        <w:tc>
          <w:tcPr>
            <w:tcW w:w="3969" w:type="dxa"/>
            <w:shd w:val="clear" w:color="auto" w:fill="FFFFFF" w:themeFill="background1"/>
            <w:vAlign w:val="center"/>
          </w:tcPr>
          <w:p w14:paraId="0000017C"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mismatches per read pair</w:t>
            </w:r>
          </w:p>
        </w:tc>
      </w:tr>
      <w:tr w:rsidR="00005BC5" w14:paraId="0BA34655" w14:textId="77777777" w:rsidTr="55F015EE">
        <w:trPr>
          <w:trHeight w:val="20"/>
        </w:trPr>
        <w:tc>
          <w:tcPr>
            <w:tcW w:w="3652" w:type="dxa"/>
            <w:shd w:val="clear" w:color="auto" w:fill="FFFFFF" w:themeFill="background1"/>
            <w:vAlign w:val="center"/>
          </w:tcPr>
          <w:p w14:paraId="0000017D"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MEAN_DELETIONS</w:t>
            </w:r>
          </w:p>
        </w:tc>
        <w:tc>
          <w:tcPr>
            <w:tcW w:w="851" w:type="dxa"/>
            <w:shd w:val="clear" w:color="auto" w:fill="FFFFFF" w:themeFill="background1"/>
          </w:tcPr>
          <w:p w14:paraId="0000017E"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17F"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180"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181"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deletions per read pair</w:t>
            </w:r>
          </w:p>
        </w:tc>
      </w:tr>
      <w:tr w:rsidR="00005BC5" w14:paraId="11CDDE35" w14:textId="77777777" w:rsidTr="55F015EE">
        <w:trPr>
          <w:trHeight w:val="20"/>
        </w:trPr>
        <w:tc>
          <w:tcPr>
            <w:tcW w:w="3652" w:type="dxa"/>
            <w:shd w:val="clear" w:color="auto" w:fill="FFFFFF" w:themeFill="background1"/>
            <w:vAlign w:val="center"/>
          </w:tcPr>
          <w:p w14:paraId="00000182"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MEAN_INSERTIONS</w:t>
            </w:r>
          </w:p>
        </w:tc>
        <w:tc>
          <w:tcPr>
            <w:tcW w:w="851" w:type="dxa"/>
            <w:shd w:val="clear" w:color="auto" w:fill="FFFFFF" w:themeFill="background1"/>
          </w:tcPr>
          <w:p w14:paraId="00000183" w14:textId="77777777" w:rsidR="00005BC5" w:rsidRDefault="00005BC5" w:rsidP="55F015EE">
            <w:pPr>
              <w:ind w:firstLine="180"/>
              <w:jc w:val="center"/>
              <w:rPr>
                <w:rFonts w:ascii="Arial" w:eastAsia="Arial" w:hAnsi="Arial" w:cs="Arial"/>
                <w:sz w:val="22"/>
                <w:szCs w:val="22"/>
              </w:rPr>
            </w:pPr>
          </w:p>
        </w:tc>
        <w:tc>
          <w:tcPr>
            <w:tcW w:w="1134" w:type="dxa"/>
            <w:shd w:val="clear" w:color="auto" w:fill="FFFFFF" w:themeFill="background1"/>
          </w:tcPr>
          <w:p w14:paraId="00000184" w14:textId="77777777" w:rsidR="00005BC5" w:rsidRDefault="00005BC5" w:rsidP="55F015EE">
            <w:pPr>
              <w:ind w:firstLine="180"/>
              <w:jc w:val="center"/>
              <w:rPr>
                <w:rFonts w:ascii="Arial" w:eastAsia="Arial" w:hAnsi="Arial" w:cs="Arial"/>
                <w:sz w:val="22"/>
                <w:szCs w:val="22"/>
              </w:rPr>
            </w:pPr>
          </w:p>
        </w:tc>
        <w:tc>
          <w:tcPr>
            <w:tcW w:w="850" w:type="dxa"/>
            <w:shd w:val="clear" w:color="auto" w:fill="FFFFFF" w:themeFill="background1"/>
          </w:tcPr>
          <w:p w14:paraId="00000185" w14:textId="77777777" w:rsidR="00005BC5" w:rsidRDefault="00005BC5" w:rsidP="55F015EE">
            <w:pPr>
              <w:ind w:firstLine="180"/>
              <w:jc w:val="center"/>
              <w:rPr>
                <w:rFonts w:ascii="Arial" w:eastAsia="Arial" w:hAnsi="Arial" w:cs="Arial"/>
                <w:sz w:val="22"/>
                <w:szCs w:val="22"/>
              </w:rPr>
            </w:pPr>
          </w:p>
        </w:tc>
        <w:tc>
          <w:tcPr>
            <w:tcW w:w="3969" w:type="dxa"/>
            <w:shd w:val="clear" w:color="auto" w:fill="FFFFFF" w:themeFill="background1"/>
            <w:vAlign w:val="center"/>
          </w:tcPr>
          <w:p w14:paraId="00000186"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Mean insertions per read pair</w:t>
            </w:r>
          </w:p>
        </w:tc>
      </w:tr>
      <w:tr w:rsidR="00005BC5" w14:paraId="21D25AFE" w14:textId="77777777" w:rsidTr="55F015EE">
        <w:trPr>
          <w:trHeight w:val="20"/>
        </w:trPr>
        <w:tc>
          <w:tcPr>
            <w:tcW w:w="3652" w:type="dxa"/>
            <w:shd w:val="clear" w:color="auto" w:fill="FFFFFF" w:themeFill="background1"/>
            <w:vAlign w:val="center"/>
          </w:tcPr>
          <w:p w14:paraId="00000187"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NZ_DELETIONS</w:t>
            </w:r>
          </w:p>
        </w:tc>
        <w:tc>
          <w:tcPr>
            <w:tcW w:w="851" w:type="dxa"/>
            <w:shd w:val="clear" w:color="auto" w:fill="FFFFFF" w:themeFill="background1"/>
            <w:vAlign w:val="center"/>
          </w:tcPr>
          <w:p w14:paraId="00000188"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89"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0.1</w:t>
            </w:r>
          </w:p>
        </w:tc>
        <w:tc>
          <w:tcPr>
            <w:tcW w:w="850" w:type="dxa"/>
            <w:shd w:val="clear" w:color="auto" w:fill="FFFFFF" w:themeFill="background1"/>
            <w:vAlign w:val="center"/>
          </w:tcPr>
          <w:p w14:paraId="0000018A"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d</w:t>
            </w:r>
          </w:p>
        </w:tc>
        <w:tc>
          <w:tcPr>
            <w:tcW w:w="3969" w:type="dxa"/>
            <w:shd w:val="clear" w:color="auto" w:fill="FFFFFF" w:themeFill="background1"/>
            <w:vAlign w:val="center"/>
          </w:tcPr>
          <w:p w14:paraId="0000018B"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Fraction or reads that have a deletion</w:t>
            </w:r>
          </w:p>
        </w:tc>
      </w:tr>
      <w:tr w:rsidR="00005BC5" w14:paraId="1DF97D8B" w14:textId="77777777" w:rsidTr="55F015EE">
        <w:trPr>
          <w:trHeight w:val="20"/>
        </w:trPr>
        <w:tc>
          <w:tcPr>
            <w:tcW w:w="3652" w:type="dxa"/>
            <w:shd w:val="clear" w:color="auto" w:fill="FFFFFF" w:themeFill="background1"/>
            <w:vAlign w:val="center"/>
          </w:tcPr>
          <w:p w14:paraId="0000018C"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NZ_INSERTIONS</w:t>
            </w:r>
          </w:p>
        </w:tc>
        <w:tc>
          <w:tcPr>
            <w:tcW w:w="851" w:type="dxa"/>
            <w:shd w:val="clear" w:color="auto" w:fill="FFFFFF" w:themeFill="background1"/>
            <w:vAlign w:val="center"/>
          </w:tcPr>
          <w:p w14:paraId="0000018D"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8E"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0.1</w:t>
            </w:r>
          </w:p>
        </w:tc>
        <w:tc>
          <w:tcPr>
            <w:tcW w:w="850" w:type="dxa"/>
            <w:shd w:val="clear" w:color="auto" w:fill="FFFFFF" w:themeFill="background1"/>
            <w:vAlign w:val="center"/>
          </w:tcPr>
          <w:p w14:paraId="0000018F"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I</w:t>
            </w:r>
          </w:p>
        </w:tc>
        <w:tc>
          <w:tcPr>
            <w:tcW w:w="3969" w:type="dxa"/>
            <w:shd w:val="clear" w:color="auto" w:fill="FFFFFF" w:themeFill="background1"/>
            <w:vAlign w:val="center"/>
          </w:tcPr>
          <w:p w14:paraId="00000190"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Fraction of reads that have an insertion</w:t>
            </w:r>
          </w:p>
        </w:tc>
      </w:tr>
      <w:tr w:rsidR="00005BC5" w14:paraId="07520AFA" w14:textId="77777777" w:rsidTr="55F015EE">
        <w:trPr>
          <w:trHeight w:val="20"/>
        </w:trPr>
        <w:tc>
          <w:tcPr>
            <w:tcW w:w="3652" w:type="dxa"/>
            <w:shd w:val="clear" w:color="auto" w:fill="FFFFFF" w:themeFill="background1"/>
            <w:vAlign w:val="center"/>
          </w:tcPr>
          <w:p w14:paraId="00000191"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CLIPPED_5_PRIME</w:t>
            </w:r>
          </w:p>
        </w:tc>
        <w:tc>
          <w:tcPr>
            <w:tcW w:w="851" w:type="dxa"/>
            <w:shd w:val="clear" w:color="auto" w:fill="FFFFFF" w:themeFill="background1"/>
            <w:vAlign w:val="center"/>
          </w:tcPr>
          <w:p w14:paraId="00000192"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93"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6</w:t>
            </w:r>
          </w:p>
        </w:tc>
        <w:tc>
          <w:tcPr>
            <w:tcW w:w="850" w:type="dxa"/>
            <w:shd w:val="clear" w:color="auto" w:fill="FFFFFF" w:themeFill="background1"/>
            <w:vAlign w:val="center"/>
          </w:tcPr>
          <w:p w14:paraId="00000194"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c</w:t>
            </w:r>
          </w:p>
        </w:tc>
        <w:tc>
          <w:tcPr>
            <w:tcW w:w="3969" w:type="dxa"/>
            <w:shd w:val="clear" w:color="auto" w:fill="FFFFFF" w:themeFill="background1"/>
            <w:vAlign w:val="center"/>
          </w:tcPr>
          <w:p w14:paraId="00000195" w14:textId="4CCA5B3A"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of reads clipped at 5</w:t>
            </w:r>
            <w:r w:rsidR="007C1498" w:rsidRPr="0952260A">
              <w:rPr>
                <w:rFonts w:ascii="Arial" w:eastAsia="Arial" w:hAnsi="Arial" w:cs="Arial"/>
                <w:sz w:val="22"/>
                <w:szCs w:val="22"/>
              </w:rPr>
              <w:t>’</w:t>
            </w:r>
            <w:r w:rsidRPr="0952260A">
              <w:rPr>
                <w:rFonts w:ascii="Arial" w:eastAsia="Arial" w:hAnsi="Arial" w:cs="Arial"/>
                <w:sz w:val="22"/>
                <w:szCs w:val="22"/>
              </w:rPr>
              <w:t>-end</w:t>
            </w:r>
          </w:p>
        </w:tc>
      </w:tr>
      <w:tr w:rsidR="00005BC5" w14:paraId="717BC540" w14:textId="77777777" w:rsidTr="55F015EE">
        <w:trPr>
          <w:trHeight w:val="20"/>
        </w:trPr>
        <w:tc>
          <w:tcPr>
            <w:tcW w:w="3652" w:type="dxa"/>
            <w:shd w:val="clear" w:color="auto" w:fill="FFFFFF" w:themeFill="background1"/>
            <w:vAlign w:val="center"/>
          </w:tcPr>
          <w:p w14:paraId="00000196"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CLIPPED_3_PRIME</w:t>
            </w:r>
          </w:p>
        </w:tc>
        <w:tc>
          <w:tcPr>
            <w:tcW w:w="851" w:type="dxa"/>
            <w:shd w:val="clear" w:color="auto" w:fill="FFFFFF" w:themeFill="background1"/>
            <w:vAlign w:val="center"/>
          </w:tcPr>
          <w:p w14:paraId="0000019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-1</w:t>
            </w:r>
          </w:p>
        </w:tc>
        <w:tc>
          <w:tcPr>
            <w:tcW w:w="1134" w:type="dxa"/>
            <w:shd w:val="clear" w:color="auto" w:fill="FFFFFF" w:themeFill="background1"/>
            <w:vAlign w:val="center"/>
          </w:tcPr>
          <w:p w14:paraId="00000198"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30</w:t>
            </w:r>
          </w:p>
        </w:tc>
        <w:tc>
          <w:tcPr>
            <w:tcW w:w="850" w:type="dxa"/>
            <w:shd w:val="clear" w:color="auto" w:fill="FFFFFF" w:themeFill="background1"/>
            <w:vAlign w:val="center"/>
          </w:tcPr>
          <w:p w14:paraId="00000199"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c</w:t>
            </w:r>
          </w:p>
        </w:tc>
        <w:tc>
          <w:tcPr>
            <w:tcW w:w="3969" w:type="dxa"/>
            <w:shd w:val="clear" w:color="auto" w:fill="FFFFFF" w:themeFill="background1"/>
            <w:vAlign w:val="center"/>
          </w:tcPr>
          <w:p w14:paraId="0000019A" w14:textId="77C5782B"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Percentage of reads clipped at 3</w:t>
            </w:r>
            <w:r w:rsidR="007C1498" w:rsidRPr="0952260A">
              <w:rPr>
                <w:rFonts w:ascii="Arial" w:eastAsia="Arial" w:hAnsi="Arial" w:cs="Arial"/>
                <w:sz w:val="22"/>
                <w:szCs w:val="22"/>
              </w:rPr>
              <w:t>’</w:t>
            </w:r>
            <w:r w:rsidRPr="0952260A">
              <w:rPr>
                <w:rFonts w:ascii="Arial" w:eastAsia="Arial" w:hAnsi="Arial" w:cs="Arial"/>
                <w:sz w:val="22"/>
                <w:szCs w:val="22"/>
              </w:rPr>
              <w:t>-end</w:t>
            </w:r>
          </w:p>
        </w:tc>
      </w:tr>
      <w:tr w:rsidR="00005BC5" w14:paraId="344B1D70" w14:textId="77777777" w:rsidTr="55F015EE">
        <w:trPr>
          <w:trHeight w:val="20"/>
        </w:trPr>
        <w:tc>
          <w:tcPr>
            <w:tcW w:w="3652" w:type="dxa"/>
            <w:shd w:val="clear" w:color="auto" w:fill="FFFFFF" w:themeFill="background1"/>
            <w:vAlign w:val="center"/>
          </w:tcPr>
          <w:p w14:paraId="0000019B"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C&gt;A</w:t>
            </w:r>
          </w:p>
        </w:tc>
        <w:tc>
          <w:tcPr>
            <w:tcW w:w="851" w:type="dxa"/>
            <w:shd w:val="clear" w:color="auto" w:fill="FFFFFF" w:themeFill="background1"/>
            <w:vAlign w:val="center"/>
          </w:tcPr>
          <w:p w14:paraId="0000019C"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0.3</w:t>
            </w:r>
          </w:p>
        </w:tc>
        <w:tc>
          <w:tcPr>
            <w:tcW w:w="1134" w:type="dxa"/>
            <w:shd w:val="clear" w:color="auto" w:fill="FFFFFF" w:themeFill="background1"/>
            <w:vAlign w:val="center"/>
          </w:tcPr>
          <w:p w14:paraId="0000019D"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0.7</w:t>
            </w:r>
          </w:p>
        </w:tc>
        <w:tc>
          <w:tcPr>
            <w:tcW w:w="850" w:type="dxa"/>
            <w:shd w:val="clear" w:color="auto" w:fill="FFFFFF" w:themeFill="background1"/>
            <w:vAlign w:val="center"/>
          </w:tcPr>
          <w:p w14:paraId="0000019E"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O</w:t>
            </w:r>
          </w:p>
        </w:tc>
        <w:tc>
          <w:tcPr>
            <w:tcW w:w="3969" w:type="dxa"/>
            <w:shd w:val="clear" w:color="auto" w:fill="FFFFFF" w:themeFill="background1"/>
            <w:vAlign w:val="center"/>
          </w:tcPr>
          <w:p w14:paraId="0000019F"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C&gt;A triplet conversion rate</w:t>
            </w:r>
          </w:p>
        </w:tc>
      </w:tr>
      <w:tr w:rsidR="00005BC5" w14:paraId="40B52ED3" w14:textId="77777777" w:rsidTr="55F015EE">
        <w:trPr>
          <w:trHeight w:val="20"/>
        </w:trPr>
        <w:tc>
          <w:tcPr>
            <w:tcW w:w="3652" w:type="dxa"/>
            <w:shd w:val="clear" w:color="auto" w:fill="FFFFFF" w:themeFill="background1"/>
            <w:vAlign w:val="center"/>
          </w:tcPr>
          <w:p w14:paraId="000001A0"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G&gt;A</w:t>
            </w:r>
          </w:p>
        </w:tc>
        <w:tc>
          <w:tcPr>
            <w:tcW w:w="851" w:type="dxa"/>
            <w:shd w:val="clear" w:color="auto" w:fill="FFFFFF" w:themeFill="background1"/>
            <w:vAlign w:val="center"/>
          </w:tcPr>
          <w:p w14:paraId="000001A1"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0.4</w:t>
            </w:r>
          </w:p>
        </w:tc>
        <w:tc>
          <w:tcPr>
            <w:tcW w:w="1134" w:type="dxa"/>
            <w:shd w:val="clear" w:color="auto" w:fill="FFFFFF" w:themeFill="background1"/>
            <w:vAlign w:val="center"/>
          </w:tcPr>
          <w:p w14:paraId="000001A2"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0.6</w:t>
            </w:r>
          </w:p>
        </w:tc>
        <w:tc>
          <w:tcPr>
            <w:tcW w:w="850" w:type="dxa"/>
            <w:shd w:val="clear" w:color="auto" w:fill="FFFFFF" w:themeFill="background1"/>
            <w:vAlign w:val="center"/>
          </w:tcPr>
          <w:p w14:paraId="000001A3"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O</w:t>
            </w:r>
          </w:p>
        </w:tc>
        <w:tc>
          <w:tcPr>
            <w:tcW w:w="3969" w:type="dxa"/>
            <w:shd w:val="clear" w:color="auto" w:fill="FFFFFF" w:themeFill="background1"/>
            <w:vAlign w:val="center"/>
          </w:tcPr>
          <w:p w14:paraId="000001A4"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G&gt;A triplet conversion rate</w:t>
            </w:r>
          </w:p>
        </w:tc>
      </w:tr>
      <w:tr w:rsidR="00005BC5" w14:paraId="01D22607" w14:textId="77777777" w:rsidTr="55F015EE">
        <w:trPr>
          <w:trHeight w:val="20"/>
        </w:trPr>
        <w:tc>
          <w:tcPr>
            <w:tcW w:w="3652" w:type="dxa"/>
            <w:shd w:val="clear" w:color="auto" w:fill="FFFFFF" w:themeFill="background1"/>
            <w:vAlign w:val="center"/>
          </w:tcPr>
          <w:p w14:paraId="000001A5"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T&gt;A</w:t>
            </w:r>
          </w:p>
        </w:tc>
        <w:tc>
          <w:tcPr>
            <w:tcW w:w="851" w:type="dxa"/>
            <w:shd w:val="clear" w:color="auto" w:fill="FFFFFF" w:themeFill="background1"/>
            <w:vAlign w:val="center"/>
          </w:tcPr>
          <w:p w14:paraId="000001A6"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0.3</w:t>
            </w:r>
          </w:p>
        </w:tc>
        <w:tc>
          <w:tcPr>
            <w:tcW w:w="1134" w:type="dxa"/>
            <w:shd w:val="clear" w:color="auto" w:fill="FFFFFF" w:themeFill="background1"/>
            <w:vAlign w:val="center"/>
          </w:tcPr>
          <w:p w14:paraId="000001A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0.7</w:t>
            </w:r>
          </w:p>
        </w:tc>
        <w:tc>
          <w:tcPr>
            <w:tcW w:w="850" w:type="dxa"/>
            <w:shd w:val="clear" w:color="auto" w:fill="FFFFFF" w:themeFill="background1"/>
            <w:vAlign w:val="center"/>
          </w:tcPr>
          <w:p w14:paraId="000001A8"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O</w:t>
            </w:r>
          </w:p>
        </w:tc>
        <w:tc>
          <w:tcPr>
            <w:tcW w:w="3969" w:type="dxa"/>
            <w:shd w:val="clear" w:color="auto" w:fill="FFFFFF" w:themeFill="background1"/>
            <w:vAlign w:val="center"/>
          </w:tcPr>
          <w:p w14:paraId="000001A9"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T&gt;A triplet conversion rate</w:t>
            </w:r>
          </w:p>
        </w:tc>
      </w:tr>
      <w:tr w:rsidR="00005BC5" w14:paraId="7609980E" w14:textId="77777777" w:rsidTr="55F015EE">
        <w:trPr>
          <w:trHeight w:val="20"/>
        </w:trPr>
        <w:tc>
          <w:tcPr>
            <w:tcW w:w="3652" w:type="dxa"/>
            <w:shd w:val="clear" w:color="auto" w:fill="FFFFFF" w:themeFill="background1"/>
            <w:vAlign w:val="center"/>
          </w:tcPr>
          <w:p w14:paraId="000001AA"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A&gt;C</w:t>
            </w:r>
          </w:p>
        </w:tc>
        <w:tc>
          <w:tcPr>
            <w:tcW w:w="851" w:type="dxa"/>
            <w:shd w:val="clear" w:color="auto" w:fill="FFFFFF" w:themeFill="background1"/>
            <w:vAlign w:val="center"/>
          </w:tcPr>
          <w:p w14:paraId="000001AB"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0.3</w:t>
            </w:r>
          </w:p>
        </w:tc>
        <w:tc>
          <w:tcPr>
            <w:tcW w:w="1134" w:type="dxa"/>
            <w:shd w:val="clear" w:color="auto" w:fill="FFFFFF" w:themeFill="background1"/>
            <w:vAlign w:val="center"/>
          </w:tcPr>
          <w:p w14:paraId="000001AC"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0.7</w:t>
            </w:r>
          </w:p>
        </w:tc>
        <w:tc>
          <w:tcPr>
            <w:tcW w:w="850" w:type="dxa"/>
            <w:shd w:val="clear" w:color="auto" w:fill="FFFFFF" w:themeFill="background1"/>
            <w:vAlign w:val="center"/>
          </w:tcPr>
          <w:p w14:paraId="000001AD"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O</w:t>
            </w:r>
          </w:p>
        </w:tc>
        <w:tc>
          <w:tcPr>
            <w:tcW w:w="3969" w:type="dxa"/>
            <w:shd w:val="clear" w:color="auto" w:fill="FFFFFF" w:themeFill="background1"/>
            <w:vAlign w:val="center"/>
          </w:tcPr>
          <w:p w14:paraId="000001AE"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A&gt;C triplet conversion rate</w:t>
            </w:r>
          </w:p>
        </w:tc>
      </w:tr>
      <w:tr w:rsidR="00005BC5" w14:paraId="691B5629" w14:textId="77777777" w:rsidTr="55F015EE">
        <w:trPr>
          <w:trHeight w:val="20"/>
        </w:trPr>
        <w:tc>
          <w:tcPr>
            <w:tcW w:w="3652" w:type="dxa"/>
            <w:shd w:val="clear" w:color="auto" w:fill="FFFFFF" w:themeFill="background1"/>
            <w:vAlign w:val="center"/>
          </w:tcPr>
          <w:p w14:paraId="000001AF"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G&gt;C</w:t>
            </w:r>
          </w:p>
        </w:tc>
        <w:tc>
          <w:tcPr>
            <w:tcW w:w="851" w:type="dxa"/>
            <w:shd w:val="clear" w:color="auto" w:fill="FFFFFF" w:themeFill="background1"/>
            <w:vAlign w:val="center"/>
          </w:tcPr>
          <w:p w14:paraId="000001B0"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0.3</w:t>
            </w:r>
          </w:p>
        </w:tc>
        <w:tc>
          <w:tcPr>
            <w:tcW w:w="1134" w:type="dxa"/>
            <w:shd w:val="clear" w:color="auto" w:fill="FFFFFF" w:themeFill="background1"/>
            <w:vAlign w:val="center"/>
          </w:tcPr>
          <w:p w14:paraId="000001B1"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0.7</w:t>
            </w:r>
          </w:p>
        </w:tc>
        <w:tc>
          <w:tcPr>
            <w:tcW w:w="850" w:type="dxa"/>
            <w:shd w:val="clear" w:color="auto" w:fill="FFFFFF" w:themeFill="background1"/>
            <w:vAlign w:val="center"/>
          </w:tcPr>
          <w:p w14:paraId="000001B2"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O</w:t>
            </w:r>
          </w:p>
        </w:tc>
        <w:tc>
          <w:tcPr>
            <w:tcW w:w="3969" w:type="dxa"/>
            <w:shd w:val="clear" w:color="auto" w:fill="FFFFFF" w:themeFill="background1"/>
            <w:vAlign w:val="center"/>
          </w:tcPr>
          <w:p w14:paraId="000001B3"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G&gt;C triplet conversion rate</w:t>
            </w:r>
          </w:p>
        </w:tc>
      </w:tr>
      <w:tr w:rsidR="00005BC5" w14:paraId="58C5443A" w14:textId="77777777" w:rsidTr="55F015EE">
        <w:trPr>
          <w:trHeight w:val="20"/>
        </w:trPr>
        <w:tc>
          <w:tcPr>
            <w:tcW w:w="3652" w:type="dxa"/>
            <w:tcBorders>
              <w:bottom w:val="single" w:sz="12" w:space="0" w:color="000000" w:themeColor="text1"/>
            </w:tcBorders>
            <w:shd w:val="clear" w:color="auto" w:fill="FFFFFF" w:themeFill="background1"/>
            <w:vAlign w:val="center"/>
          </w:tcPr>
          <w:p w14:paraId="000001B4" w14:textId="77777777" w:rsidR="00005BC5" w:rsidRDefault="00F77B76" w:rsidP="55F015EE">
            <w:pPr>
              <w:ind w:firstLine="180"/>
              <w:rPr>
                <w:rFonts w:ascii="Arial" w:eastAsia="Arial" w:hAnsi="Arial" w:cs="Arial"/>
                <w:sz w:val="22"/>
                <w:szCs w:val="22"/>
              </w:rPr>
            </w:pPr>
            <w:r w:rsidRPr="0952260A">
              <w:rPr>
                <w:rFonts w:ascii="Arial" w:eastAsia="Arial" w:hAnsi="Arial" w:cs="Arial"/>
                <w:sz w:val="22"/>
                <w:szCs w:val="22"/>
              </w:rPr>
              <w:t>T&gt;C</w:t>
            </w:r>
          </w:p>
        </w:tc>
        <w:tc>
          <w:tcPr>
            <w:tcW w:w="851" w:type="dxa"/>
            <w:tcBorders>
              <w:bottom w:val="single" w:sz="12" w:space="0" w:color="000000" w:themeColor="text1"/>
            </w:tcBorders>
            <w:shd w:val="clear" w:color="auto" w:fill="FFFFFF" w:themeFill="background1"/>
            <w:vAlign w:val="center"/>
          </w:tcPr>
          <w:p w14:paraId="000001B5"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0.3</w:t>
            </w:r>
          </w:p>
        </w:tc>
        <w:tc>
          <w:tcPr>
            <w:tcW w:w="1134" w:type="dxa"/>
            <w:tcBorders>
              <w:bottom w:val="single" w:sz="12" w:space="0" w:color="000000" w:themeColor="text1"/>
            </w:tcBorders>
            <w:shd w:val="clear" w:color="auto" w:fill="FFFFFF" w:themeFill="background1"/>
            <w:vAlign w:val="center"/>
          </w:tcPr>
          <w:p w14:paraId="000001B6"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0.7</w:t>
            </w:r>
          </w:p>
        </w:tc>
        <w:tc>
          <w:tcPr>
            <w:tcW w:w="850" w:type="dxa"/>
            <w:tcBorders>
              <w:bottom w:val="single" w:sz="12" w:space="0" w:color="000000" w:themeColor="text1"/>
            </w:tcBorders>
            <w:shd w:val="clear" w:color="auto" w:fill="FFFFFF" w:themeFill="background1"/>
            <w:vAlign w:val="center"/>
          </w:tcPr>
          <w:p w14:paraId="000001B7" w14:textId="77777777" w:rsidR="00005BC5" w:rsidRDefault="00F77B76" w:rsidP="55F015EE">
            <w:pPr>
              <w:ind w:firstLine="180"/>
              <w:jc w:val="center"/>
              <w:rPr>
                <w:rFonts w:ascii="Arial" w:eastAsia="Arial" w:hAnsi="Arial" w:cs="Arial"/>
                <w:sz w:val="22"/>
                <w:szCs w:val="22"/>
              </w:rPr>
            </w:pPr>
            <w:r w:rsidRPr="0952260A">
              <w:rPr>
                <w:rFonts w:ascii="Arial" w:eastAsia="Arial" w:hAnsi="Arial" w:cs="Arial"/>
                <w:sz w:val="22"/>
                <w:szCs w:val="22"/>
              </w:rPr>
              <w:t>O</w:t>
            </w:r>
          </w:p>
        </w:tc>
        <w:tc>
          <w:tcPr>
            <w:tcW w:w="3969" w:type="dxa"/>
            <w:tcBorders>
              <w:bottom w:val="single" w:sz="12" w:space="0" w:color="000000" w:themeColor="text1"/>
            </w:tcBorders>
            <w:shd w:val="clear" w:color="auto" w:fill="FFFFFF" w:themeFill="background1"/>
            <w:vAlign w:val="center"/>
          </w:tcPr>
          <w:p w14:paraId="000001B8" w14:textId="77777777" w:rsidR="00005BC5" w:rsidRDefault="00F77B76" w:rsidP="55F015EE">
            <w:pPr>
              <w:keepNext/>
              <w:ind w:firstLine="180"/>
              <w:rPr>
                <w:rFonts w:ascii="Arial" w:eastAsia="Arial" w:hAnsi="Arial" w:cs="Arial"/>
                <w:sz w:val="22"/>
                <w:szCs w:val="22"/>
              </w:rPr>
            </w:pPr>
            <w:r w:rsidRPr="0952260A">
              <w:rPr>
                <w:rFonts w:ascii="Arial" w:eastAsia="Arial" w:hAnsi="Arial" w:cs="Arial"/>
                <w:sz w:val="22"/>
                <w:szCs w:val="22"/>
              </w:rPr>
              <w:t>T&gt;C triplet conversion rate</w:t>
            </w:r>
          </w:p>
        </w:tc>
      </w:tr>
    </w:tbl>
    <w:p w14:paraId="000001B9" w14:textId="55B0911E" w:rsidR="00005BC5" w:rsidRDefault="00F77B76" w:rsidP="55F015EE">
      <w:pPr>
        <w:rPr>
          <w:rFonts w:ascii="Arial" w:eastAsia="Arial" w:hAnsi="Arial" w:cs="Arial"/>
          <w:sz w:val="22"/>
          <w:szCs w:val="22"/>
        </w:rPr>
      </w:pPr>
      <w:bookmarkStart w:id="19" w:name="_heading=h.26in1rg"/>
      <w:bookmarkEnd w:id="19"/>
      <w:r w:rsidRPr="0952260A">
        <w:rPr>
          <w:rFonts w:ascii="Arial" w:eastAsia="Arial" w:hAnsi="Arial" w:cs="Arial"/>
          <w:b/>
          <w:sz w:val="22"/>
          <w:szCs w:val="22"/>
        </w:rPr>
        <w:t xml:space="preserve">Table </w:t>
      </w:r>
      <w:r w:rsidR="005F561D" w:rsidRPr="0952260A">
        <w:rPr>
          <w:rFonts w:ascii="Arial" w:eastAsia="Arial" w:hAnsi="Arial" w:cs="Arial"/>
          <w:b/>
          <w:sz w:val="22"/>
          <w:szCs w:val="22"/>
        </w:rPr>
        <w:t>S2</w:t>
      </w:r>
      <w:r w:rsidR="00FF34E2" w:rsidRPr="0952260A">
        <w:rPr>
          <w:rFonts w:ascii="Arial" w:eastAsia="Arial" w:hAnsi="Arial" w:cs="Arial"/>
          <w:b/>
          <w:sz w:val="22"/>
          <w:szCs w:val="22"/>
        </w:rPr>
        <w:t>4</w:t>
      </w:r>
      <w:r w:rsidR="0EB46A2C" w:rsidRPr="0952260A">
        <w:rPr>
          <w:rFonts w:ascii="Arial" w:eastAsia="Arial" w:hAnsi="Arial" w:cs="Arial"/>
          <w:b/>
          <w:sz w:val="22"/>
          <w:szCs w:val="22"/>
        </w:rPr>
        <w:t xml:space="preserve"> </w:t>
      </w:r>
      <w:r w:rsidR="0EB46A2C" w:rsidRPr="0952260A">
        <w:rPr>
          <w:rFonts w:ascii="Arial" w:eastAsia="Arial" w:hAnsi="Arial" w:cs="Arial"/>
          <w:b/>
          <w:bCs/>
          <w:sz w:val="22"/>
          <w:szCs w:val="22"/>
        </w:rPr>
        <w:t>|</w:t>
      </w:r>
      <w:r w:rsidRPr="0952260A">
        <w:rPr>
          <w:rFonts w:ascii="Arial" w:eastAsia="Arial" w:hAnsi="Arial" w:cs="Arial"/>
          <w:b/>
          <w:sz w:val="22"/>
          <w:szCs w:val="22"/>
        </w:rPr>
        <w:t xml:space="preserve"> Metrics collected for each lane by </w:t>
      </w:r>
      <w:proofErr w:type="spellStart"/>
      <w:r w:rsidRPr="0952260A">
        <w:rPr>
          <w:rFonts w:ascii="Arial" w:eastAsia="Arial" w:hAnsi="Arial" w:cs="Arial"/>
          <w:b/>
          <w:sz w:val="22"/>
          <w:szCs w:val="22"/>
        </w:rPr>
        <w:t>bamqc_summary</w:t>
      </w:r>
      <w:proofErr w:type="spellEnd"/>
      <w:r w:rsidRPr="0952260A">
        <w:rPr>
          <w:rFonts w:ascii="Arial" w:eastAsia="Arial" w:hAnsi="Arial" w:cs="Arial"/>
          <w:b/>
          <w:sz w:val="22"/>
          <w:szCs w:val="22"/>
        </w:rPr>
        <w:t>.</w:t>
      </w:r>
      <w:r w:rsidRPr="0952260A">
        <w:rPr>
          <w:rFonts w:ascii="Arial" w:eastAsia="Arial" w:hAnsi="Arial" w:cs="Arial"/>
          <w:sz w:val="22"/>
          <w:szCs w:val="22"/>
        </w:rPr>
        <w:t xml:space="preserve"> </w:t>
      </w:r>
    </w:p>
    <w:p w14:paraId="379780E2" w14:textId="4F805660" w:rsidR="00005BC5" w:rsidRDefault="00F77B76" w:rsidP="55F015EE">
      <w:pPr>
        <w:rPr>
          <w:rFonts w:ascii="Arial" w:eastAsia="Arial" w:hAnsi="Arial" w:cs="Arial"/>
          <w:sz w:val="22"/>
          <w:szCs w:val="22"/>
        </w:rPr>
      </w:pPr>
      <w:r w:rsidRPr="0952260A">
        <w:rPr>
          <w:rFonts w:ascii="Arial" w:eastAsia="Arial" w:hAnsi="Arial" w:cs="Arial"/>
          <w:sz w:val="22"/>
          <w:szCs w:val="22"/>
        </w:rPr>
        <w:t>If any flag is raised, the lane is excluded from the merge process. The values, per read group, are collected in the file</w:t>
      </w:r>
      <w:r w:rsidR="0099702C" w:rsidRPr="0952260A">
        <w:rPr>
          <w:rFonts w:ascii="Arial" w:eastAsia="Arial" w:hAnsi="Arial" w:cs="Arial"/>
          <w:sz w:val="22"/>
          <w:szCs w:val="22"/>
        </w:rPr>
        <w:t xml:space="preserve"> </w:t>
      </w:r>
      <w:proofErr w:type="spellStart"/>
      <w:r w:rsidRPr="0952260A">
        <w:rPr>
          <w:rFonts w:ascii="Arial" w:eastAsia="Arial" w:hAnsi="Arial" w:cs="Arial"/>
          <w:sz w:val="22"/>
          <w:szCs w:val="22"/>
        </w:rPr>
        <w:t>bamqc_summary</w:t>
      </w:r>
      <w:proofErr w:type="spellEnd"/>
      <w:r w:rsidRPr="0952260A">
        <w:rPr>
          <w:rFonts w:ascii="Arial" w:eastAsia="Arial" w:hAnsi="Arial" w:cs="Arial"/>
          <w:sz w:val="22"/>
          <w:szCs w:val="22"/>
        </w:rPr>
        <w:t>.</w:t>
      </w:r>
    </w:p>
    <w:p w14:paraId="5DC8A9BF" w14:textId="07FA2E43" w:rsidR="171D40CB" w:rsidRDefault="00005BC5" w:rsidP="55F015EE">
      <w:pPr>
        <w:rPr>
          <w:rFonts w:ascii="Arial" w:eastAsia="Arial" w:hAnsi="Arial" w:cs="Arial"/>
          <w:sz w:val="22"/>
          <w:szCs w:val="22"/>
        </w:rPr>
      </w:pPr>
      <w:r w:rsidRPr="0952260A">
        <w:rPr>
          <w:rFonts w:ascii="Arial" w:eastAsia="Arial" w:hAnsi="Arial" w:cs="Arial"/>
          <w:sz w:val="22"/>
          <w:szCs w:val="22"/>
        </w:rPr>
        <w:br w:type="page"/>
      </w:r>
    </w:p>
    <w:p w14:paraId="000001BB" w14:textId="77777777" w:rsidR="00005BC5" w:rsidRDefault="00F77B76" w:rsidP="55F015EE">
      <w:pPr>
        <w:pStyle w:val="1"/>
        <w:rPr>
          <w:rFonts w:ascii="Arial" w:eastAsia="Arial" w:hAnsi="Arial" w:cs="Arial"/>
          <w:sz w:val="22"/>
          <w:szCs w:val="22"/>
        </w:rPr>
      </w:pPr>
      <w:r w:rsidRPr="19471C96">
        <w:rPr>
          <w:rFonts w:ascii="Arial" w:eastAsia="Arial" w:hAnsi="Arial" w:cs="Arial"/>
          <w:sz w:val="22"/>
          <w:szCs w:val="22"/>
        </w:rPr>
        <w:lastRenderedPageBreak/>
        <w:t>Supplementary Notes</w:t>
      </w:r>
    </w:p>
    <w:p w14:paraId="000001BC" w14:textId="1F68CE66" w:rsidR="00005BC5" w:rsidRDefault="00F77B76" w:rsidP="55F015EE">
      <w:pPr>
        <w:pStyle w:val="2"/>
        <w:rPr>
          <w:rFonts w:ascii="Arial" w:eastAsia="Arial" w:hAnsi="Arial" w:cs="Arial"/>
          <w:sz w:val="22"/>
          <w:szCs w:val="22"/>
        </w:rPr>
      </w:pPr>
      <w:bookmarkStart w:id="20" w:name="_heading=h.lnxbz9"/>
      <w:bookmarkEnd w:id="20"/>
      <w:r w:rsidRPr="19471C96">
        <w:rPr>
          <w:rFonts w:ascii="Arial" w:eastAsia="Arial" w:hAnsi="Arial" w:cs="Arial"/>
          <w:sz w:val="22"/>
          <w:szCs w:val="22"/>
        </w:rPr>
        <w:t xml:space="preserve">Supplementary Note 1: WGS data quality specification. </w:t>
      </w:r>
    </w:p>
    <w:p w14:paraId="000001BD" w14:textId="77777777" w:rsidR="00005BC5" w:rsidRDefault="00F77B76" w:rsidP="55F015EE">
      <w:pPr>
        <w:rPr>
          <w:rFonts w:ascii="Arial" w:eastAsia="Arial" w:hAnsi="Arial" w:cs="Arial"/>
          <w:sz w:val="22"/>
          <w:szCs w:val="22"/>
        </w:rPr>
      </w:pPr>
      <w:r w:rsidRPr="19471C96">
        <w:rPr>
          <w:rFonts w:ascii="Arial" w:eastAsia="Arial" w:hAnsi="Arial" w:cs="Arial"/>
          <w:sz w:val="22"/>
          <w:szCs w:val="22"/>
        </w:rPr>
        <w:t xml:space="preserve">Sequencing was performed at the two sequencing providers, </w:t>
      </w:r>
      <w:proofErr w:type="spellStart"/>
      <w:r w:rsidRPr="19471C96">
        <w:rPr>
          <w:rFonts w:ascii="Arial" w:eastAsia="Arial" w:hAnsi="Arial" w:cs="Arial"/>
          <w:sz w:val="22"/>
          <w:szCs w:val="22"/>
        </w:rPr>
        <w:t>deCODE</w:t>
      </w:r>
      <w:proofErr w:type="spellEnd"/>
      <w:r w:rsidRPr="19471C96">
        <w:rPr>
          <w:rFonts w:ascii="Arial" w:eastAsia="Arial" w:hAnsi="Arial" w:cs="Arial"/>
          <w:sz w:val="22"/>
          <w:szCs w:val="22"/>
        </w:rPr>
        <w:t xml:space="preserve"> genetics and the </w:t>
      </w:r>
      <w:proofErr w:type="spellStart"/>
      <w:r w:rsidRPr="19471C96">
        <w:rPr>
          <w:rFonts w:ascii="Arial" w:eastAsia="Arial" w:hAnsi="Arial" w:cs="Arial"/>
          <w:sz w:val="22"/>
          <w:szCs w:val="22"/>
        </w:rPr>
        <w:t>Wellcome</w:t>
      </w:r>
      <w:proofErr w:type="spellEnd"/>
      <w:r w:rsidRPr="19471C96">
        <w:rPr>
          <w:rFonts w:ascii="Arial" w:eastAsia="Arial" w:hAnsi="Arial" w:cs="Arial"/>
          <w:sz w:val="22"/>
          <w:szCs w:val="22"/>
        </w:rPr>
        <w:t xml:space="preserve"> Sanger Institute, according to the specifications set forth in the material transfer agreement for UKB Access application nr. 52293 – Summarized as follows:</w:t>
      </w:r>
    </w:p>
    <w:p w14:paraId="000001BE" w14:textId="77777777" w:rsidR="00005BC5" w:rsidRDefault="00005BC5" w:rsidP="55F015EE">
      <w:pPr>
        <w:rPr>
          <w:rFonts w:ascii="Arial" w:eastAsia="Arial" w:hAnsi="Arial" w:cs="Arial"/>
          <w:sz w:val="22"/>
          <w:szCs w:val="22"/>
        </w:rPr>
      </w:pPr>
    </w:p>
    <w:tbl>
      <w:tblPr>
        <w:tblW w:w="9127"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3969"/>
        <w:gridCol w:w="2895"/>
      </w:tblGrid>
      <w:tr w:rsidR="00005BC5" w14:paraId="211EA915" w14:textId="77777777" w:rsidTr="55F015EE">
        <w:tc>
          <w:tcPr>
            <w:tcW w:w="2263" w:type="dxa"/>
          </w:tcPr>
          <w:p w14:paraId="000001BF" w14:textId="77777777" w:rsidR="00005BC5" w:rsidRDefault="00F77B76" w:rsidP="55F015EE">
            <w:pPr>
              <w:rPr>
                <w:rFonts w:ascii="Arial" w:eastAsia="Arial" w:hAnsi="Arial" w:cs="Arial"/>
                <w:b/>
                <w:sz w:val="22"/>
                <w:szCs w:val="22"/>
              </w:rPr>
            </w:pPr>
            <w:r w:rsidRPr="0952260A">
              <w:rPr>
                <w:rFonts w:ascii="Arial" w:eastAsia="Arial" w:hAnsi="Arial" w:cs="Arial"/>
                <w:b/>
                <w:sz w:val="22"/>
                <w:szCs w:val="22"/>
              </w:rPr>
              <w:t>QC parameter</w:t>
            </w:r>
          </w:p>
        </w:tc>
        <w:tc>
          <w:tcPr>
            <w:tcW w:w="3969" w:type="dxa"/>
          </w:tcPr>
          <w:p w14:paraId="000001C0" w14:textId="77777777" w:rsidR="00005BC5" w:rsidRDefault="00F77B76" w:rsidP="55F015EE">
            <w:pPr>
              <w:rPr>
                <w:rFonts w:ascii="Arial" w:eastAsia="Arial" w:hAnsi="Arial" w:cs="Arial"/>
                <w:b/>
                <w:sz w:val="22"/>
                <w:szCs w:val="22"/>
              </w:rPr>
            </w:pPr>
            <w:r w:rsidRPr="0952260A">
              <w:rPr>
                <w:rFonts w:ascii="Arial" w:eastAsia="Arial" w:hAnsi="Arial" w:cs="Arial"/>
                <w:b/>
                <w:sz w:val="22"/>
                <w:szCs w:val="22"/>
              </w:rPr>
              <w:t>Sample level</w:t>
            </w:r>
          </w:p>
        </w:tc>
        <w:tc>
          <w:tcPr>
            <w:tcW w:w="2895" w:type="dxa"/>
          </w:tcPr>
          <w:p w14:paraId="000001C1" w14:textId="77777777" w:rsidR="00005BC5" w:rsidRDefault="00F77B76" w:rsidP="55F015EE">
            <w:pPr>
              <w:rPr>
                <w:rFonts w:ascii="Arial" w:eastAsia="Arial" w:hAnsi="Arial" w:cs="Arial"/>
                <w:b/>
                <w:sz w:val="22"/>
                <w:szCs w:val="22"/>
              </w:rPr>
            </w:pPr>
            <w:r w:rsidRPr="0952260A">
              <w:rPr>
                <w:rFonts w:ascii="Arial" w:eastAsia="Arial" w:hAnsi="Arial" w:cs="Arial"/>
                <w:b/>
                <w:sz w:val="22"/>
                <w:szCs w:val="22"/>
              </w:rPr>
              <w:t>Batch level</w:t>
            </w:r>
          </w:p>
        </w:tc>
      </w:tr>
      <w:tr w:rsidR="00005BC5" w14:paraId="304961B2" w14:textId="77777777" w:rsidTr="55F015EE">
        <w:tc>
          <w:tcPr>
            <w:tcW w:w="2263" w:type="dxa"/>
          </w:tcPr>
          <w:p w14:paraId="000001C2"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Sequencer type</w:t>
            </w:r>
          </w:p>
        </w:tc>
        <w:tc>
          <w:tcPr>
            <w:tcW w:w="3969" w:type="dxa"/>
          </w:tcPr>
          <w:p w14:paraId="000001C3"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Illumina NovaSeq6000 or better with standard 151 base, paired-end chemistry</w:t>
            </w:r>
          </w:p>
        </w:tc>
        <w:tc>
          <w:tcPr>
            <w:tcW w:w="2895" w:type="dxa"/>
          </w:tcPr>
          <w:p w14:paraId="000001C4" w14:textId="77777777" w:rsidR="00005BC5" w:rsidRDefault="00005BC5" w:rsidP="55F015EE">
            <w:pPr>
              <w:rPr>
                <w:rFonts w:ascii="Arial" w:eastAsia="Arial" w:hAnsi="Arial" w:cs="Arial"/>
                <w:sz w:val="22"/>
                <w:szCs w:val="22"/>
              </w:rPr>
            </w:pPr>
          </w:p>
        </w:tc>
      </w:tr>
      <w:tr w:rsidR="00005BC5" w14:paraId="0A35C60E" w14:textId="77777777" w:rsidTr="55F015EE">
        <w:tc>
          <w:tcPr>
            <w:tcW w:w="2263" w:type="dxa"/>
          </w:tcPr>
          <w:p w14:paraId="000001C5"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Sequencing library</w:t>
            </w:r>
          </w:p>
        </w:tc>
        <w:tc>
          <w:tcPr>
            <w:tcW w:w="3969" w:type="dxa"/>
          </w:tcPr>
          <w:p w14:paraId="000001C6"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PCR-free, uniquely dual-indexed in multiplexed pools</w:t>
            </w:r>
          </w:p>
        </w:tc>
        <w:tc>
          <w:tcPr>
            <w:tcW w:w="2895" w:type="dxa"/>
          </w:tcPr>
          <w:p w14:paraId="000001C7" w14:textId="77777777" w:rsidR="00005BC5" w:rsidRDefault="00005BC5" w:rsidP="55F015EE">
            <w:pPr>
              <w:rPr>
                <w:rFonts w:ascii="Arial" w:eastAsia="Arial" w:hAnsi="Arial" w:cs="Arial"/>
                <w:sz w:val="22"/>
                <w:szCs w:val="22"/>
              </w:rPr>
            </w:pPr>
          </w:p>
        </w:tc>
      </w:tr>
      <w:tr w:rsidR="00005BC5" w14:paraId="4BFBB923" w14:textId="77777777" w:rsidTr="55F015EE">
        <w:tc>
          <w:tcPr>
            <w:tcW w:w="2263" w:type="dxa"/>
          </w:tcPr>
          <w:p w14:paraId="000001C8" w14:textId="77777777" w:rsidR="00005BC5" w:rsidRDefault="00F77B76" w:rsidP="55F015EE">
            <w:pPr>
              <w:rPr>
                <w:rFonts w:ascii="Arial" w:eastAsia="Arial" w:hAnsi="Arial" w:cs="Arial"/>
                <w:sz w:val="22"/>
                <w:szCs w:val="22"/>
              </w:rPr>
            </w:pPr>
            <w:proofErr w:type="gramStart"/>
            <w:r w:rsidRPr="0952260A">
              <w:rPr>
                <w:rFonts w:ascii="Arial" w:eastAsia="Arial" w:hAnsi="Arial" w:cs="Arial"/>
                <w:sz w:val="22"/>
                <w:szCs w:val="22"/>
              </w:rPr>
              <w:t>Read-length</w:t>
            </w:r>
            <w:proofErr w:type="gramEnd"/>
          </w:p>
        </w:tc>
        <w:tc>
          <w:tcPr>
            <w:tcW w:w="3969" w:type="dxa"/>
          </w:tcPr>
          <w:p w14:paraId="000001C9"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&gt;100bp</w:t>
            </w:r>
          </w:p>
        </w:tc>
        <w:tc>
          <w:tcPr>
            <w:tcW w:w="2895" w:type="dxa"/>
          </w:tcPr>
          <w:p w14:paraId="000001CA" w14:textId="77777777" w:rsidR="00005BC5" w:rsidRDefault="00005BC5" w:rsidP="55F015EE">
            <w:pPr>
              <w:rPr>
                <w:rFonts w:ascii="Arial" w:eastAsia="Arial" w:hAnsi="Arial" w:cs="Arial"/>
                <w:sz w:val="22"/>
                <w:szCs w:val="22"/>
              </w:rPr>
            </w:pPr>
          </w:p>
        </w:tc>
      </w:tr>
      <w:tr w:rsidR="00005BC5" w14:paraId="12FA5A72" w14:textId="77777777" w:rsidTr="55F015EE">
        <w:tc>
          <w:tcPr>
            <w:tcW w:w="2263" w:type="dxa"/>
          </w:tcPr>
          <w:p w14:paraId="000001CB" w14:textId="77777777" w:rsidR="00005BC5" w:rsidRDefault="00F77B76" w:rsidP="55F015EE">
            <w:pPr>
              <w:rPr>
                <w:rFonts w:ascii="Arial" w:eastAsia="Arial" w:hAnsi="Arial" w:cs="Arial"/>
                <w:sz w:val="22"/>
                <w:szCs w:val="22"/>
              </w:rPr>
            </w:pPr>
            <w:proofErr w:type="gramStart"/>
            <w:r w:rsidRPr="0952260A">
              <w:rPr>
                <w:rFonts w:ascii="Arial" w:eastAsia="Arial" w:hAnsi="Arial" w:cs="Arial"/>
                <w:sz w:val="22"/>
                <w:szCs w:val="22"/>
              </w:rPr>
              <w:t>Proper-pairs</w:t>
            </w:r>
            <w:proofErr w:type="gramEnd"/>
          </w:p>
        </w:tc>
        <w:tc>
          <w:tcPr>
            <w:tcW w:w="3969" w:type="dxa"/>
          </w:tcPr>
          <w:p w14:paraId="000001CC"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of mapped read-pairs from the same DNA fragment with appropriate orientation and separation:</w:t>
            </w:r>
          </w:p>
          <w:p w14:paraId="000001CD"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≥95% PASS</w:t>
            </w:r>
          </w:p>
          <w:p w14:paraId="000001CE"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&lt;95% FAIL</w:t>
            </w:r>
          </w:p>
        </w:tc>
        <w:tc>
          <w:tcPr>
            <w:tcW w:w="2895" w:type="dxa"/>
          </w:tcPr>
          <w:p w14:paraId="000001CF" w14:textId="77777777" w:rsidR="00005BC5" w:rsidRDefault="00005BC5" w:rsidP="55F015EE">
            <w:pPr>
              <w:rPr>
                <w:rFonts w:ascii="Arial" w:eastAsia="Arial" w:hAnsi="Arial" w:cs="Arial"/>
                <w:sz w:val="22"/>
                <w:szCs w:val="22"/>
              </w:rPr>
            </w:pPr>
          </w:p>
        </w:tc>
      </w:tr>
      <w:tr w:rsidR="00005BC5" w14:paraId="296C7C04" w14:textId="77777777" w:rsidTr="55F015EE">
        <w:tc>
          <w:tcPr>
            <w:tcW w:w="2263" w:type="dxa"/>
          </w:tcPr>
          <w:p w14:paraId="000001D0"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Coverage</w:t>
            </w:r>
          </w:p>
        </w:tc>
        <w:tc>
          <w:tcPr>
            <w:tcW w:w="3969" w:type="dxa"/>
          </w:tcPr>
          <w:p w14:paraId="000001D1"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of autosome covered ≥15x:</w:t>
            </w:r>
          </w:p>
          <w:p w14:paraId="000001D2"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≥95% PASS</w:t>
            </w:r>
          </w:p>
          <w:p w14:paraId="000001D3"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&lt;95% FAIL</w:t>
            </w:r>
          </w:p>
          <w:p w14:paraId="000001D4" w14:textId="77777777" w:rsidR="00005BC5" w:rsidRDefault="00005BC5" w:rsidP="55F015EE">
            <w:pPr>
              <w:rPr>
                <w:rFonts w:ascii="Arial" w:eastAsia="Arial" w:hAnsi="Arial" w:cs="Arial"/>
                <w:sz w:val="22"/>
                <w:szCs w:val="22"/>
              </w:rPr>
            </w:pPr>
          </w:p>
          <w:p w14:paraId="000001D5" w14:textId="77777777" w:rsidR="00005BC5" w:rsidRDefault="00005BC5" w:rsidP="55F015EE">
            <w:pPr>
              <w:rPr>
                <w:rFonts w:ascii="Arial" w:eastAsia="Arial" w:hAnsi="Arial" w:cs="Arial"/>
                <w:sz w:val="22"/>
                <w:szCs w:val="22"/>
              </w:rPr>
            </w:pPr>
          </w:p>
        </w:tc>
        <w:tc>
          <w:tcPr>
            <w:tcW w:w="2895" w:type="dxa"/>
          </w:tcPr>
          <w:p w14:paraId="000001D6"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The mean sample genome coverage across the monthly sequencing batch is expected to be approximately 30X across the genome with a minimum coverage of 26X.</w:t>
            </w:r>
          </w:p>
        </w:tc>
      </w:tr>
      <w:tr w:rsidR="00005BC5" w14:paraId="41DE6C8F" w14:textId="77777777" w:rsidTr="55F015EE">
        <w:tc>
          <w:tcPr>
            <w:tcW w:w="2263" w:type="dxa"/>
          </w:tcPr>
          <w:p w14:paraId="000001D7"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Contamination level 1</w:t>
            </w:r>
          </w:p>
          <w:p w14:paraId="000001D8"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w:t>
            </w:r>
            <w:proofErr w:type="spellStart"/>
            <w:r w:rsidRPr="0952260A">
              <w:rPr>
                <w:rFonts w:ascii="Arial" w:eastAsia="Arial" w:hAnsi="Arial" w:cs="Arial"/>
                <w:sz w:val="22"/>
                <w:szCs w:val="22"/>
              </w:rPr>
              <w:t>Freemix</w:t>
            </w:r>
            <w:proofErr w:type="spellEnd"/>
            <w:r w:rsidRPr="0952260A">
              <w:rPr>
                <w:rFonts w:ascii="Arial" w:eastAsia="Arial" w:hAnsi="Arial" w:cs="Arial"/>
                <w:sz w:val="22"/>
                <w:szCs w:val="22"/>
              </w:rPr>
              <w:t>)</w:t>
            </w:r>
          </w:p>
          <w:p w14:paraId="000001D9" w14:textId="77777777" w:rsidR="00005BC5" w:rsidRDefault="00005BC5" w:rsidP="55F015EE">
            <w:pPr>
              <w:rPr>
                <w:rFonts w:ascii="Arial" w:eastAsia="Arial" w:hAnsi="Arial" w:cs="Arial"/>
                <w:sz w:val="22"/>
                <w:szCs w:val="22"/>
              </w:rPr>
            </w:pPr>
          </w:p>
        </w:tc>
        <w:tc>
          <w:tcPr>
            <w:tcW w:w="3969" w:type="dxa"/>
          </w:tcPr>
          <w:p w14:paraId="000001DA"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Freemix</w:t>
            </w:r>
            <w:proofErr w:type="spellEnd"/>
            <w:r w:rsidRPr="0952260A">
              <w:rPr>
                <w:rFonts w:ascii="Arial" w:eastAsia="Arial" w:hAnsi="Arial" w:cs="Arial"/>
                <w:sz w:val="22"/>
                <w:szCs w:val="22"/>
              </w:rPr>
              <w:t xml:space="preserve"> sample contamination level as measured by VerifyBamID</w:t>
            </w:r>
            <w:r w:rsidRPr="0952260A">
              <w:rPr>
                <w:rFonts w:ascii="Arial" w:eastAsia="Arial" w:hAnsi="Arial" w:cs="Arial"/>
                <w:color w:val="000000" w:themeColor="text1"/>
                <w:sz w:val="22"/>
                <w:szCs w:val="22"/>
                <w:vertAlign w:val="superscript"/>
              </w:rPr>
              <w:t>13</w:t>
            </w:r>
            <w:r w:rsidRPr="0952260A">
              <w:rPr>
                <w:rFonts w:ascii="Arial" w:eastAsia="Arial" w:hAnsi="Arial" w:cs="Arial"/>
                <w:sz w:val="22"/>
                <w:szCs w:val="22"/>
              </w:rPr>
              <w:t>:</w:t>
            </w:r>
          </w:p>
          <w:p w14:paraId="000001DB"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≥5% FAIL</w:t>
            </w:r>
          </w:p>
          <w:p w14:paraId="000001DC" w14:textId="77777777" w:rsidR="00005BC5" w:rsidRDefault="00F77B76" w:rsidP="55F015EE">
            <w:pPr>
              <w:rPr>
                <w:rFonts w:ascii="Arial" w:eastAsia="Arial" w:hAnsi="Arial" w:cs="Arial"/>
                <w:color w:val="000000" w:themeColor="text1"/>
                <w:sz w:val="22"/>
                <w:szCs w:val="22"/>
                <w:vertAlign w:val="superscript"/>
              </w:rPr>
            </w:pPr>
            <w:r w:rsidRPr="0952260A">
              <w:rPr>
                <w:rFonts w:ascii="Arial" w:eastAsia="Arial" w:hAnsi="Arial" w:cs="Arial"/>
                <w:sz w:val="22"/>
                <w:szCs w:val="22"/>
              </w:rPr>
              <w:t>&gt;1% and &lt;5% further analyzed with Read_haps</w:t>
            </w:r>
            <w:r w:rsidRPr="0952260A">
              <w:rPr>
                <w:rFonts w:ascii="Arial" w:eastAsia="Arial" w:hAnsi="Arial" w:cs="Arial"/>
                <w:color w:val="000000" w:themeColor="text1"/>
                <w:sz w:val="22"/>
                <w:szCs w:val="22"/>
                <w:vertAlign w:val="superscript"/>
              </w:rPr>
              <w:t>14</w:t>
            </w:r>
          </w:p>
          <w:p w14:paraId="000001DD"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&lt;1% PASS</w:t>
            </w:r>
          </w:p>
        </w:tc>
        <w:tc>
          <w:tcPr>
            <w:tcW w:w="2895" w:type="dxa"/>
          </w:tcPr>
          <w:p w14:paraId="000001DE"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≤4 samples per 96 sample sequencing plate </w:t>
            </w:r>
          </w:p>
          <w:p w14:paraId="000001DF"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≤1% per monthly sequencing batch </w:t>
            </w:r>
          </w:p>
        </w:tc>
      </w:tr>
      <w:tr w:rsidR="00005BC5" w14:paraId="0CF79241" w14:textId="77777777" w:rsidTr="55F015EE">
        <w:tc>
          <w:tcPr>
            <w:tcW w:w="2263" w:type="dxa"/>
          </w:tcPr>
          <w:p w14:paraId="000001E0"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Contamination level 2</w:t>
            </w:r>
          </w:p>
          <w:p w14:paraId="000001E1"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w:t>
            </w:r>
            <w:proofErr w:type="spellStart"/>
            <w:r w:rsidRPr="0952260A">
              <w:rPr>
                <w:rFonts w:ascii="Arial" w:eastAsia="Arial" w:hAnsi="Arial" w:cs="Arial"/>
                <w:sz w:val="22"/>
                <w:szCs w:val="22"/>
              </w:rPr>
              <w:t>Read_haps</w:t>
            </w:r>
            <w:proofErr w:type="spellEnd"/>
            <w:r w:rsidRPr="0952260A">
              <w:rPr>
                <w:rFonts w:ascii="Arial" w:eastAsia="Arial" w:hAnsi="Arial" w:cs="Arial"/>
                <w:sz w:val="22"/>
                <w:szCs w:val="22"/>
              </w:rPr>
              <w:t>)</w:t>
            </w:r>
          </w:p>
        </w:tc>
        <w:tc>
          <w:tcPr>
            <w:tcW w:w="3969" w:type="dxa"/>
          </w:tcPr>
          <w:p w14:paraId="000001E2"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For samples with </w:t>
            </w:r>
            <w:proofErr w:type="spellStart"/>
            <w:r w:rsidRPr="0952260A">
              <w:rPr>
                <w:rFonts w:ascii="Arial" w:eastAsia="Arial" w:hAnsi="Arial" w:cs="Arial"/>
                <w:sz w:val="22"/>
                <w:szCs w:val="22"/>
              </w:rPr>
              <w:t>Freemix</w:t>
            </w:r>
            <w:proofErr w:type="spellEnd"/>
            <w:r w:rsidRPr="0952260A">
              <w:rPr>
                <w:rFonts w:ascii="Arial" w:eastAsia="Arial" w:hAnsi="Arial" w:cs="Arial"/>
                <w:sz w:val="22"/>
                <w:szCs w:val="22"/>
              </w:rPr>
              <w:t xml:space="preserve"> values 1-5%, contamination is verified by </w:t>
            </w:r>
            <w:proofErr w:type="spellStart"/>
            <w:r w:rsidRPr="0952260A">
              <w:rPr>
                <w:rFonts w:ascii="Arial" w:eastAsia="Arial" w:hAnsi="Arial" w:cs="Arial"/>
                <w:sz w:val="22"/>
                <w:szCs w:val="22"/>
              </w:rPr>
              <w:t>Read_haps</w:t>
            </w:r>
            <w:proofErr w:type="spellEnd"/>
          </w:p>
          <w:p w14:paraId="000001E3"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 </w:t>
            </w:r>
          </w:p>
        </w:tc>
        <w:tc>
          <w:tcPr>
            <w:tcW w:w="2895" w:type="dxa"/>
          </w:tcPr>
          <w:p w14:paraId="000001E4" w14:textId="77777777" w:rsidR="00005BC5" w:rsidRDefault="00005BC5" w:rsidP="55F015EE">
            <w:pPr>
              <w:rPr>
                <w:rFonts w:ascii="Arial" w:eastAsia="Arial" w:hAnsi="Arial" w:cs="Arial"/>
                <w:sz w:val="22"/>
                <w:szCs w:val="22"/>
              </w:rPr>
            </w:pPr>
          </w:p>
        </w:tc>
      </w:tr>
      <w:tr w:rsidR="00005BC5" w14:paraId="10B27519" w14:textId="77777777" w:rsidTr="55F015EE">
        <w:tc>
          <w:tcPr>
            <w:tcW w:w="2263" w:type="dxa"/>
          </w:tcPr>
          <w:p w14:paraId="000001E5"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Sample Identity Concordance</w:t>
            </w:r>
          </w:p>
        </w:tc>
        <w:tc>
          <w:tcPr>
            <w:tcW w:w="3969" w:type="dxa"/>
          </w:tcPr>
          <w:p w14:paraId="000001E6"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Discordance at non-reference genotypes ≥2% FAIL</w:t>
            </w:r>
          </w:p>
          <w:p w14:paraId="000001E7"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&lt;2% PASS</w:t>
            </w:r>
          </w:p>
          <w:p w14:paraId="000001E8" w14:textId="77777777" w:rsidR="00005BC5" w:rsidRDefault="00005BC5" w:rsidP="55F015EE">
            <w:pPr>
              <w:rPr>
                <w:rFonts w:ascii="Arial" w:eastAsia="Arial" w:hAnsi="Arial" w:cs="Arial"/>
                <w:sz w:val="22"/>
                <w:szCs w:val="22"/>
              </w:rPr>
            </w:pPr>
          </w:p>
        </w:tc>
        <w:tc>
          <w:tcPr>
            <w:tcW w:w="2895" w:type="dxa"/>
          </w:tcPr>
          <w:p w14:paraId="000001E9"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Sample identity concordance failures within each monthly sequencing batch must be &lt;0.05%</w:t>
            </w:r>
          </w:p>
        </w:tc>
      </w:tr>
      <w:tr w:rsidR="00005BC5" w14:paraId="2942FD60" w14:textId="77777777" w:rsidTr="55F015EE">
        <w:tc>
          <w:tcPr>
            <w:tcW w:w="2263" w:type="dxa"/>
          </w:tcPr>
          <w:p w14:paraId="000001EA"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Monthly seq batch overall failure rate</w:t>
            </w:r>
          </w:p>
        </w:tc>
        <w:tc>
          <w:tcPr>
            <w:tcW w:w="3969" w:type="dxa"/>
          </w:tcPr>
          <w:p w14:paraId="000001EB" w14:textId="77777777" w:rsidR="00005BC5" w:rsidRDefault="00005BC5" w:rsidP="55F015EE">
            <w:pPr>
              <w:rPr>
                <w:rFonts w:ascii="Arial" w:eastAsia="Arial" w:hAnsi="Arial" w:cs="Arial"/>
                <w:sz w:val="22"/>
                <w:szCs w:val="22"/>
              </w:rPr>
            </w:pPr>
          </w:p>
        </w:tc>
        <w:tc>
          <w:tcPr>
            <w:tcW w:w="2895" w:type="dxa"/>
          </w:tcPr>
          <w:p w14:paraId="000001EC"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Repeat Sample requests are no more than 1% of the monthly sequencing batch</w:t>
            </w:r>
          </w:p>
        </w:tc>
      </w:tr>
    </w:tbl>
    <w:p w14:paraId="000001ED" w14:textId="77777777" w:rsidR="00005BC5" w:rsidRDefault="00005BC5" w:rsidP="55F015EE">
      <w:pPr>
        <w:rPr>
          <w:rFonts w:ascii="Arial" w:eastAsia="Arial" w:hAnsi="Arial" w:cs="Arial"/>
          <w:sz w:val="22"/>
          <w:szCs w:val="22"/>
        </w:rPr>
      </w:pPr>
    </w:p>
    <w:p w14:paraId="000001EE"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All calculations of data quantity (yield) and coverage must exclude duplicate reads, adaptors, overlapping bases from reads from the same fragment, soft-clipped bases</w:t>
      </w:r>
    </w:p>
    <w:p w14:paraId="000001EF" w14:textId="77777777" w:rsidR="00005BC5" w:rsidRDefault="00005BC5" w:rsidP="55F015EE">
      <w:pPr>
        <w:rPr>
          <w:rFonts w:ascii="Arial" w:eastAsia="Arial" w:hAnsi="Arial" w:cs="Arial"/>
          <w:sz w:val="22"/>
          <w:szCs w:val="22"/>
        </w:rPr>
      </w:pPr>
    </w:p>
    <w:p w14:paraId="000001F0" w14:textId="77777777" w:rsidR="00005BC5" w:rsidRDefault="00F77B76" w:rsidP="55F015EE">
      <w:pPr>
        <w:pStyle w:val="2"/>
        <w:rPr>
          <w:rFonts w:ascii="Arial" w:eastAsia="Arial" w:hAnsi="Arial" w:cs="Arial"/>
          <w:sz w:val="22"/>
          <w:szCs w:val="22"/>
        </w:rPr>
      </w:pPr>
      <w:bookmarkStart w:id="21" w:name="_heading=h.35nkun2"/>
      <w:bookmarkEnd w:id="21"/>
      <w:r w:rsidRPr="19471C96">
        <w:rPr>
          <w:rFonts w:ascii="Arial" w:eastAsia="Arial" w:hAnsi="Arial" w:cs="Arial"/>
          <w:sz w:val="22"/>
          <w:szCs w:val="22"/>
        </w:rPr>
        <w:t>Supplementary Note 2: Whole genome sequencing</w:t>
      </w:r>
    </w:p>
    <w:p w14:paraId="000001F1" w14:textId="77777777" w:rsidR="00005BC5" w:rsidRDefault="00005BC5" w:rsidP="55F015EE">
      <w:pPr>
        <w:rPr>
          <w:rFonts w:ascii="Arial" w:eastAsia="Arial" w:hAnsi="Arial" w:cs="Arial"/>
          <w:sz w:val="22"/>
          <w:szCs w:val="22"/>
        </w:rPr>
      </w:pPr>
    </w:p>
    <w:p w14:paraId="000001F2" w14:textId="77777777" w:rsidR="00005BC5" w:rsidRDefault="00F77B76" w:rsidP="55F015EE">
      <w:pPr>
        <w:rPr>
          <w:rFonts w:ascii="Arial" w:eastAsia="Arial" w:hAnsi="Arial" w:cs="Arial"/>
          <w:color w:val="000000" w:themeColor="text1"/>
          <w:sz w:val="22"/>
          <w:szCs w:val="22"/>
        </w:rPr>
      </w:pPr>
      <w:bookmarkStart w:id="22" w:name="_heading=h.1ksv4uv"/>
      <w:bookmarkEnd w:id="22"/>
      <w:r w:rsidRPr="19471C96">
        <w:rPr>
          <w:rFonts w:ascii="Arial" w:eastAsia="Arial" w:hAnsi="Arial" w:cs="Arial"/>
          <w:color w:val="000000" w:themeColor="text1"/>
          <w:sz w:val="22"/>
          <w:szCs w:val="22"/>
        </w:rPr>
        <w:t>DNA samples were selected by UK Biobank using its picking algorithm which ensures pseudo-</w:t>
      </w:r>
      <w:proofErr w:type="spellStart"/>
      <w:r w:rsidRPr="19471C96">
        <w:rPr>
          <w:rFonts w:ascii="Arial" w:eastAsia="Arial" w:hAnsi="Arial" w:cs="Arial"/>
          <w:color w:val="000000" w:themeColor="text1"/>
          <w:sz w:val="22"/>
          <w:szCs w:val="22"/>
        </w:rPr>
        <w:t>randomisation</w:t>
      </w:r>
      <w:proofErr w:type="spellEnd"/>
      <w:r w:rsidRPr="19471C96">
        <w:rPr>
          <w:rFonts w:ascii="Arial" w:eastAsia="Arial" w:hAnsi="Arial" w:cs="Arial"/>
          <w:color w:val="000000" w:themeColor="text1"/>
          <w:sz w:val="22"/>
          <w:szCs w:val="22"/>
        </w:rPr>
        <w:t xml:space="preserve"> of recruitment </w:t>
      </w:r>
      <w:proofErr w:type="spellStart"/>
      <w:r w:rsidRPr="19471C96">
        <w:rPr>
          <w:rFonts w:ascii="Arial" w:eastAsia="Arial" w:hAnsi="Arial" w:cs="Arial"/>
          <w:color w:val="000000" w:themeColor="text1"/>
          <w:sz w:val="22"/>
          <w:szCs w:val="22"/>
        </w:rPr>
        <w:t>centres</w:t>
      </w:r>
      <w:proofErr w:type="spellEnd"/>
      <w:r w:rsidRPr="19471C96">
        <w:rPr>
          <w:rFonts w:ascii="Arial" w:eastAsia="Arial" w:hAnsi="Arial" w:cs="Arial"/>
          <w:color w:val="000000" w:themeColor="text1"/>
          <w:sz w:val="22"/>
          <w:szCs w:val="22"/>
        </w:rPr>
        <w:t xml:space="preserve"> and collection times across batches, to avoid potential batch effects and shipped on </w:t>
      </w:r>
      <w:proofErr w:type="gramStart"/>
      <w:r w:rsidRPr="19471C96">
        <w:rPr>
          <w:rFonts w:ascii="Arial" w:eastAsia="Arial" w:hAnsi="Arial" w:cs="Arial"/>
          <w:color w:val="000000" w:themeColor="text1"/>
          <w:sz w:val="22"/>
          <w:szCs w:val="22"/>
        </w:rPr>
        <w:t>dry-ice</w:t>
      </w:r>
      <w:proofErr w:type="gramEnd"/>
      <w:r w:rsidRPr="19471C96">
        <w:rPr>
          <w:rFonts w:ascii="Arial" w:eastAsia="Arial" w:hAnsi="Arial" w:cs="Arial"/>
          <w:color w:val="000000" w:themeColor="text1"/>
          <w:sz w:val="22"/>
          <w:szCs w:val="22"/>
        </w:rPr>
        <w:t xml:space="preserve"> to the sequencing centers at </w:t>
      </w:r>
      <w:proofErr w:type="spellStart"/>
      <w:r w:rsidRPr="19471C96">
        <w:rPr>
          <w:rFonts w:ascii="Arial" w:eastAsia="Arial" w:hAnsi="Arial" w:cs="Arial"/>
          <w:sz w:val="22"/>
          <w:szCs w:val="22"/>
        </w:rPr>
        <w:t>Wellcome</w:t>
      </w:r>
      <w:proofErr w:type="spellEnd"/>
      <w:r w:rsidRPr="19471C96">
        <w:rPr>
          <w:rFonts w:ascii="Arial" w:eastAsia="Arial" w:hAnsi="Arial" w:cs="Arial"/>
          <w:color w:val="000000" w:themeColor="text1"/>
          <w:sz w:val="22"/>
          <w:szCs w:val="22"/>
        </w:rPr>
        <w:t xml:space="preserve"> Sanger Institute (Sanger) in Cambridgeshire, UK (WSI) and </w:t>
      </w:r>
      <w:proofErr w:type="spellStart"/>
      <w:r w:rsidRPr="19471C96">
        <w:rPr>
          <w:rFonts w:ascii="Arial" w:eastAsia="Arial" w:hAnsi="Arial" w:cs="Arial"/>
          <w:color w:val="000000" w:themeColor="text1"/>
          <w:sz w:val="22"/>
          <w:szCs w:val="22"/>
        </w:rPr>
        <w:t>deCODE</w:t>
      </w:r>
      <w:proofErr w:type="spellEnd"/>
      <w:r w:rsidRPr="19471C96">
        <w:rPr>
          <w:rFonts w:ascii="Arial" w:eastAsia="Arial" w:hAnsi="Arial" w:cs="Arial"/>
          <w:color w:val="000000" w:themeColor="text1"/>
          <w:sz w:val="22"/>
          <w:szCs w:val="22"/>
        </w:rPr>
        <w:t xml:space="preserve"> genetics in Reykjavik, Iceland (</w:t>
      </w:r>
      <w:proofErr w:type="spellStart"/>
      <w:r w:rsidRPr="19471C96">
        <w:rPr>
          <w:rFonts w:ascii="Arial" w:eastAsia="Arial" w:hAnsi="Arial" w:cs="Arial"/>
          <w:color w:val="000000" w:themeColor="text1"/>
          <w:sz w:val="22"/>
          <w:szCs w:val="22"/>
        </w:rPr>
        <w:t>deCODE</w:t>
      </w:r>
      <w:proofErr w:type="spellEnd"/>
      <w:r w:rsidRPr="19471C96">
        <w:rPr>
          <w:rFonts w:ascii="Arial" w:eastAsia="Arial" w:hAnsi="Arial" w:cs="Arial"/>
          <w:color w:val="000000" w:themeColor="text1"/>
          <w:sz w:val="22"/>
          <w:szCs w:val="22"/>
        </w:rPr>
        <w:t xml:space="preserve">).  The two institutes then followed commensurate protocols, with one protocol at </w:t>
      </w:r>
      <w:proofErr w:type="spellStart"/>
      <w:r w:rsidRPr="19471C96">
        <w:rPr>
          <w:rFonts w:ascii="Arial" w:eastAsia="Arial" w:hAnsi="Arial" w:cs="Arial"/>
          <w:color w:val="000000" w:themeColor="text1"/>
          <w:sz w:val="22"/>
          <w:szCs w:val="22"/>
        </w:rPr>
        <w:t>deCODE</w:t>
      </w:r>
      <w:proofErr w:type="spellEnd"/>
      <w:r w:rsidRPr="19471C96">
        <w:rPr>
          <w:rFonts w:ascii="Arial" w:eastAsia="Arial" w:hAnsi="Arial" w:cs="Arial"/>
          <w:color w:val="000000" w:themeColor="text1"/>
          <w:sz w:val="22"/>
          <w:szCs w:val="22"/>
        </w:rPr>
        <w:t xml:space="preserve"> and two protocols at </w:t>
      </w:r>
      <w:proofErr w:type="gramStart"/>
      <w:r w:rsidRPr="19471C96">
        <w:rPr>
          <w:rFonts w:ascii="Arial" w:eastAsia="Arial" w:hAnsi="Arial" w:cs="Arial"/>
          <w:color w:val="000000" w:themeColor="text1"/>
          <w:sz w:val="22"/>
          <w:szCs w:val="22"/>
        </w:rPr>
        <w:t>Sanger;</w:t>
      </w:r>
      <w:proofErr w:type="gramEnd"/>
      <w:r w:rsidRPr="19471C96">
        <w:rPr>
          <w:rFonts w:ascii="Arial" w:eastAsia="Arial" w:hAnsi="Arial" w:cs="Arial"/>
          <w:color w:val="000000" w:themeColor="text1"/>
          <w:sz w:val="22"/>
          <w:szCs w:val="22"/>
        </w:rPr>
        <w:t xml:space="preserve"> Sanger Vanguard and Sanger Main.</w:t>
      </w:r>
    </w:p>
    <w:p w14:paraId="000001F3" w14:textId="77777777" w:rsidR="00005BC5" w:rsidRDefault="00005BC5" w:rsidP="55F015EE">
      <w:pPr>
        <w:rPr>
          <w:rFonts w:ascii="Arial" w:eastAsia="Arial" w:hAnsi="Arial" w:cs="Arial"/>
          <w:sz w:val="22"/>
          <w:szCs w:val="22"/>
        </w:rPr>
      </w:pPr>
    </w:p>
    <w:p w14:paraId="000001F4" w14:textId="77777777" w:rsidR="00005BC5" w:rsidRDefault="00F77B76" w:rsidP="55F015EE">
      <w:pPr>
        <w:pStyle w:val="3"/>
        <w:rPr>
          <w:rFonts w:ascii="Arial" w:eastAsia="Arial" w:hAnsi="Arial" w:cs="Arial"/>
          <w:sz w:val="22"/>
          <w:szCs w:val="22"/>
        </w:rPr>
      </w:pPr>
      <w:proofErr w:type="spellStart"/>
      <w:r w:rsidRPr="19471C96">
        <w:rPr>
          <w:rFonts w:ascii="Arial" w:eastAsia="Arial" w:hAnsi="Arial" w:cs="Arial"/>
          <w:sz w:val="22"/>
          <w:szCs w:val="22"/>
        </w:rPr>
        <w:t>deCODE</w:t>
      </w:r>
      <w:proofErr w:type="spellEnd"/>
      <w:r w:rsidRPr="19471C96">
        <w:rPr>
          <w:rFonts w:ascii="Arial" w:eastAsia="Arial" w:hAnsi="Arial" w:cs="Arial"/>
          <w:sz w:val="22"/>
          <w:szCs w:val="22"/>
        </w:rPr>
        <w:t xml:space="preserve"> protocol</w:t>
      </w:r>
    </w:p>
    <w:p w14:paraId="000001F6" w14:textId="77777777" w:rsidR="00005BC5" w:rsidRDefault="00F77B76" w:rsidP="55F015EE">
      <w:pPr>
        <w:rPr>
          <w:rFonts w:ascii="Arial" w:eastAsia="Arial" w:hAnsi="Arial" w:cs="Arial"/>
          <w:sz w:val="22"/>
          <w:szCs w:val="22"/>
        </w:rPr>
      </w:pPr>
      <w:r w:rsidRPr="19471C96">
        <w:rPr>
          <w:rFonts w:ascii="Arial" w:eastAsia="Arial" w:hAnsi="Arial" w:cs="Arial"/>
          <w:sz w:val="22"/>
          <w:szCs w:val="22"/>
        </w:rPr>
        <w:t>The samples were in 70 µL aliquots in Fluid-X 0.3 mL, externally threaded 2D barcoded tubes in 96-well racks with linear barcodes (Brooks Life Sciences) at a normalized, target DNA concentration of 12 ng/µL in 1x TE buffer (10 mM Tris-HCl, 1.0mM EDTA, pH 8.0). Upon arrival, samples/plates were registered in the respective Laboratory Information Management System (LIMS) and stored until use at -20 °C. DNA concentration was confirmed by UV/</w:t>
      </w:r>
      <w:proofErr w:type="gramStart"/>
      <w:r w:rsidRPr="19471C96">
        <w:rPr>
          <w:rFonts w:ascii="Arial" w:eastAsia="Arial" w:hAnsi="Arial" w:cs="Arial"/>
          <w:sz w:val="22"/>
          <w:szCs w:val="22"/>
        </w:rPr>
        <w:t>VIS</w:t>
      </w:r>
      <w:proofErr w:type="gramEnd"/>
      <w:r w:rsidRPr="19471C96">
        <w:rPr>
          <w:rFonts w:ascii="Arial" w:eastAsia="Arial" w:hAnsi="Arial" w:cs="Arial"/>
          <w:sz w:val="22"/>
          <w:szCs w:val="22"/>
        </w:rPr>
        <w:t xml:space="preserve"> spectrophotometry (</w:t>
      </w:r>
      <w:proofErr w:type="spellStart"/>
      <w:r w:rsidRPr="19471C96">
        <w:rPr>
          <w:rFonts w:ascii="Arial" w:eastAsia="Arial" w:hAnsi="Arial" w:cs="Arial"/>
          <w:sz w:val="22"/>
          <w:szCs w:val="22"/>
        </w:rPr>
        <w:t>Trinean</w:t>
      </w:r>
      <w:proofErr w:type="spellEnd"/>
      <w:r w:rsidRPr="19471C96">
        <w:rPr>
          <w:rFonts w:ascii="Arial" w:eastAsia="Arial" w:hAnsi="Arial" w:cs="Arial"/>
          <w:sz w:val="22"/>
          <w:szCs w:val="22"/>
        </w:rPr>
        <w:t xml:space="preserve"> </w:t>
      </w:r>
      <w:proofErr w:type="spellStart"/>
      <w:r w:rsidRPr="19471C96">
        <w:rPr>
          <w:rFonts w:ascii="Arial" w:eastAsia="Arial" w:hAnsi="Arial" w:cs="Arial"/>
          <w:sz w:val="22"/>
          <w:szCs w:val="22"/>
        </w:rPr>
        <w:t>DropSense</w:t>
      </w:r>
      <w:proofErr w:type="spellEnd"/>
      <w:r w:rsidRPr="19471C96">
        <w:rPr>
          <w:rFonts w:ascii="Arial" w:eastAsia="Arial" w:hAnsi="Arial" w:cs="Arial"/>
          <w:sz w:val="22"/>
          <w:szCs w:val="22"/>
        </w:rPr>
        <w:t xml:space="preserve"> system or equivalent). Sequencing libraries were prepared using the </w:t>
      </w:r>
      <w:proofErr w:type="spellStart"/>
      <w:r w:rsidRPr="19471C96">
        <w:rPr>
          <w:rFonts w:ascii="Arial" w:eastAsia="Arial" w:hAnsi="Arial" w:cs="Arial"/>
          <w:sz w:val="22"/>
          <w:szCs w:val="22"/>
        </w:rPr>
        <w:t>NEBNext</w:t>
      </w:r>
      <w:proofErr w:type="spellEnd"/>
      <w:r w:rsidRPr="19471C96">
        <w:rPr>
          <w:rFonts w:ascii="Arial" w:eastAsia="Arial" w:hAnsi="Arial" w:cs="Arial"/>
          <w:sz w:val="22"/>
          <w:szCs w:val="22"/>
        </w:rPr>
        <w:t xml:space="preserve"> Ultra™ II PCR-free kit (New England Biolabs). In short, 500 ng of genomic DNA was fragmented to a mean target size of 450-500 bp using high frequency Adaptive Focused Acoustics Technology (AFA) from Covaris Inc (LE220plus instruments and 96-well TPX-AFA plates). End repair and A-tailing was performed in a single step followed by ligation of unique dual indexed sequencing adaptors (IDT for Illumina) and two rounds of SPRI-bead purification (0.6X) using an automatic 96/8-channel liquid handler (Hamilton </w:t>
      </w:r>
      <w:proofErr w:type="spellStart"/>
      <w:r w:rsidRPr="19471C96">
        <w:rPr>
          <w:rFonts w:ascii="Arial" w:eastAsia="Arial" w:hAnsi="Arial" w:cs="Arial"/>
          <w:sz w:val="22"/>
          <w:szCs w:val="22"/>
        </w:rPr>
        <w:t>Microlab</w:t>
      </w:r>
      <w:proofErr w:type="spellEnd"/>
      <w:r w:rsidRPr="19471C96">
        <w:rPr>
          <w:rFonts w:ascii="Arial" w:eastAsia="Arial" w:hAnsi="Arial" w:cs="Arial"/>
          <w:sz w:val="22"/>
          <w:szCs w:val="22"/>
        </w:rPr>
        <w:t xml:space="preserve"> STAR and Tecan Freedom EVO). Quality (concentration and insert size) of sequencing libraries was determined using the </w:t>
      </w:r>
      <w:proofErr w:type="spellStart"/>
      <w:r w:rsidRPr="19471C96">
        <w:rPr>
          <w:rFonts w:ascii="Arial" w:eastAsia="Arial" w:hAnsi="Arial" w:cs="Arial"/>
          <w:sz w:val="22"/>
          <w:szCs w:val="22"/>
        </w:rPr>
        <w:t>LabChip</w:t>
      </w:r>
      <w:proofErr w:type="spellEnd"/>
      <w:r w:rsidRPr="19471C96">
        <w:rPr>
          <w:rFonts w:ascii="Arial" w:eastAsia="Arial" w:hAnsi="Arial" w:cs="Arial"/>
          <w:sz w:val="22"/>
          <w:szCs w:val="22"/>
        </w:rPr>
        <w:t xml:space="preserve"> GX (96-samples) instrument (Perkin Elmer). Sequencing libraries were pooled appropriately </w:t>
      </w:r>
      <w:proofErr w:type="gramStart"/>
      <w:r w:rsidRPr="19471C96">
        <w:rPr>
          <w:rFonts w:ascii="Arial" w:eastAsia="Arial" w:hAnsi="Arial" w:cs="Arial"/>
          <w:sz w:val="22"/>
          <w:szCs w:val="22"/>
        </w:rPr>
        <w:t>using  automatic</w:t>
      </w:r>
      <w:proofErr w:type="gramEnd"/>
      <w:r w:rsidRPr="19471C96">
        <w:rPr>
          <w:rFonts w:ascii="Arial" w:eastAsia="Arial" w:hAnsi="Arial" w:cs="Arial"/>
          <w:sz w:val="22"/>
          <w:szCs w:val="22"/>
        </w:rPr>
        <w:t xml:space="preserve"> 8-channel liquid handlers and sequenced using Illumina´s NovaSeq6000 instruments. Paired-end sequencing on the S4 </w:t>
      </w:r>
      <w:proofErr w:type="spellStart"/>
      <w:r w:rsidRPr="19471C96">
        <w:rPr>
          <w:rFonts w:ascii="Arial" w:eastAsia="Arial" w:hAnsi="Arial" w:cs="Arial"/>
          <w:sz w:val="22"/>
          <w:szCs w:val="22"/>
        </w:rPr>
        <w:t>flowcell</w:t>
      </w:r>
      <w:proofErr w:type="spellEnd"/>
      <w:r w:rsidRPr="19471C96">
        <w:rPr>
          <w:rFonts w:ascii="Arial" w:eastAsia="Arial" w:hAnsi="Arial" w:cs="Arial"/>
          <w:sz w:val="22"/>
          <w:szCs w:val="22"/>
        </w:rPr>
        <w:t xml:space="preserve"> (v1.0 chemistry) was performed with a read length of 2x151 cycles of incorporation and imaging, in addition to 2*8 index cycles to a mean coverage of at least 26X per sample. Real-time analysis (RTA) involved conversion of image data to base-calling in real-time. All steps in the workflow were monitored using the in- LIMS with barcode tracking of all samples/plates and reagents. </w:t>
      </w:r>
    </w:p>
    <w:p w14:paraId="000001F7" w14:textId="77777777" w:rsidR="00005BC5" w:rsidRDefault="00005BC5" w:rsidP="55F015EE">
      <w:pPr>
        <w:rPr>
          <w:rFonts w:ascii="Arial" w:eastAsia="Arial" w:hAnsi="Arial" w:cs="Arial"/>
          <w:sz w:val="22"/>
          <w:szCs w:val="22"/>
        </w:rPr>
      </w:pPr>
    </w:p>
    <w:p w14:paraId="000001F8" w14:textId="77777777" w:rsidR="00005BC5" w:rsidRDefault="00005BC5" w:rsidP="55F015EE">
      <w:pPr>
        <w:rPr>
          <w:rFonts w:ascii="Arial" w:eastAsia="Arial" w:hAnsi="Arial" w:cs="Arial"/>
          <w:sz w:val="22"/>
          <w:szCs w:val="22"/>
        </w:rPr>
      </w:pPr>
    </w:p>
    <w:p w14:paraId="000001F9" w14:textId="77777777" w:rsidR="00005BC5" w:rsidRDefault="00F77B76" w:rsidP="55F015EE">
      <w:pPr>
        <w:pStyle w:val="2"/>
        <w:rPr>
          <w:rFonts w:ascii="Arial" w:eastAsia="Arial" w:hAnsi="Arial" w:cs="Arial"/>
          <w:sz w:val="22"/>
          <w:szCs w:val="22"/>
        </w:rPr>
      </w:pPr>
      <w:r w:rsidRPr="0952260A">
        <w:rPr>
          <w:rFonts w:ascii="Arial" w:eastAsia="Arial" w:hAnsi="Arial" w:cs="Arial"/>
          <w:sz w:val="22"/>
          <w:szCs w:val="22"/>
        </w:rPr>
        <w:t>Sanger Vanguard and Main Protocol</w:t>
      </w:r>
    </w:p>
    <w:p w14:paraId="000001FB"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Genomic DNA samples were received at WSI in 0.3ml externally threaded 2D barcoded </w:t>
      </w:r>
      <w:proofErr w:type="spellStart"/>
      <w:r w:rsidRPr="0952260A">
        <w:rPr>
          <w:rFonts w:ascii="Arial" w:eastAsia="Arial" w:hAnsi="Arial" w:cs="Arial"/>
          <w:sz w:val="22"/>
          <w:szCs w:val="22"/>
        </w:rPr>
        <w:t>FluidX</w:t>
      </w:r>
      <w:proofErr w:type="spellEnd"/>
      <w:r w:rsidRPr="0952260A">
        <w:rPr>
          <w:rFonts w:ascii="Arial" w:eastAsia="Arial" w:hAnsi="Arial" w:cs="Arial"/>
          <w:sz w:val="22"/>
          <w:szCs w:val="22"/>
        </w:rPr>
        <w:t xml:space="preserve"> tubes, held in 96-well SBS racks (</w:t>
      </w:r>
      <w:proofErr w:type="spellStart"/>
      <w:r w:rsidRPr="0952260A">
        <w:rPr>
          <w:rFonts w:ascii="Arial" w:eastAsia="Arial" w:hAnsi="Arial" w:cs="Arial"/>
          <w:sz w:val="22"/>
          <w:szCs w:val="22"/>
        </w:rPr>
        <w:t>Azenta</w:t>
      </w:r>
      <w:proofErr w:type="spellEnd"/>
      <w:r w:rsidRPr="0952260A">
        <w:rPr>
          <w:rFonts w:ascii="Arial" w:eastAsia="Arial" w:hAnsi="Arial" w:cs="Arial"/>
          <w:sz w:val="22"/>
          <w:szCs w:val="22"/>
        </w:rPr>
        <w:t xml:space="preserve"> Life Sciences). All samples were scanned into an in-house LIMS tracking system upon receipt and stored at -20°C. Prior to processing, samples were subjected to plate-based gravimetric assessment using a PJ-3000 laboratory balance (Mettler Toledo). To ensure sample homogeneity prior to measurement, samples were heated and agitated at 45°C,100rpm for 20 minutes in a SI500 orbital incubator (Stuart Scientific). Sample racks were subsequently secured in a DVX-2500 multi-tube </w:t>
      </w:r>
      <w:proofErr w:type="spellStart"/>
      <w:r w:rsidRPr="0952260A">
        <w:rPr>
          <w:rFonts w:ascii="Arial" w:eastAsia="Arial" w:hAnsi="Arial" w:cs="Arial"/>
          <w:sz w:val="22"/>
          <w:szCs w:val="22"/>
        </w:rPr>
        <w:t>vortexer</w:t>
      </w:r>
      <w:proofErr w:type="spellEnd"/>
      <w:r w:rsidRPr="0952260A">
        <w:rPr>
          <w:rFonts w:ascii="Arial" w:eastAsia="Arial" w:hAnsi="Arial" w:cs="Arial"/>
          <w:sz w:val="22"/>
          <w:szCs w:val="22"/>
        </w:rPr>
        <w:t xml:space="preserve"> (VWR) and mixed at 1400rpm for 10 minutes. Samples were quantified in triplicate using the </w:t>
      </w:r>
      <w:proofErr w:type="spellStart"/>
      <w:r w:rsidRPr="0952260A">
        <w:rPr>
          <w:rFonts w:ascii="Arial" w:eastAsia="Arial" w:hAnsi="Arial" w:cs="Arial"/>
          <w:sz w:val="22"/>
          <w:szCs w:val="22"/>
        </w:rPr>
        <w:t>AccuClear</w:t>
      </w:r>
      <w:proofErr w:type="spellEnd"/>
      <w:r w:rsidRPr="0952260A">
        <w:rPr>
          <w:rFonts w:ascii="Arial" w:eastAsia="Arial" w:hAnsi="Arial" w:cs="Arial"/>
          <w:sz w:val="22"/>
          <w:szCs w:val="22"/>
        </w:rPr>
        <w:t xml:space="preserve"> Ultra High Sensitivity </w:t>
      </w:r>
      <w:proofErr w:type="gramStart"/>
      <w:r w:rsidRPr="0952260A">
        <w:rPr>
          <w:rFonts w:ascii="Arial" w:eastAsia="Arial" w:hAnsi="Arial" w:cs="Arial"/>
          <w:sz w:val="22"/>
          <w:szCs w:val="22"/>
        </w:rPr>
        <w:t>dsDNA</w:t>
      </w:r>
      <w:proofErr w:type="gramEnd"/>
      <w:r w:rsidRPr="0952260A">
        <w:rPr>
          <w:rFonts w:ascii="Arial" w:eastAsia="Arial" w:hAnsi="Arial" w:cs="Arial"/>
          <w:sz w:val="22"/>
          <w:szCs w:val="22"/>
        </w:rPr>
        <w:t xml:space="preserve"> Quantitation kit (</w:t>
      </w:r>
      <w:proofErr w:type="spellStart"/>
      <w:r w:rsidRPr="0952260A">
        <w:rPr>
          <w:rFonts w:ascii="Arial" w:eastAsia="Arial" w:hAnsi="Arial" w:cs="Arial"/>
          <w:sz w:val="22"/>
          <w:szCs w:val="22"/>
        </w:rPr>
        <w:t>Biotium</w:t>
      </w:r>
      <w:proofErr w:type="spellEnd"/>
      <w:r w:rsidRPr="0952260A">
        <w:rPr>
          <w:rFonts w:ascii="Arial" w:eastAsia="Arial" w:hAnsi="Arial" w:cs="Arial"/>
          <w:sz w:val="22"/>
          <w:szCs w:val="22"/>
        </w:rPr>
        <w:t>).</w:t>
      </w:r>
    </w:p>
    <w:p w14:paraId="000001FC"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Assay setup was performed on a Mosquito LV (SPT Labtech) and Agilent Bravo NGS workstation, fluorescence was measured on a </w:t>
      </w:r>
      <w:proofErr w:type="spellStart"/>
      <w:r w:rsidRPr="0952260A">
        <w:rPr>
          <w:rFonts w:ascii="Arial" w:eastAsia="Arial" w:hAnsi="Arial" w:cs="Arial"/>
          <w:sz w:val="22"/>
          <w:szCs w:val="22"/>
        </w:rPr>
        <w:t>FLUOstar</w:t>
      </w:r>
      <w:proofErr w:type="spellEnd"/>
      <w:r w:rsidRPr="0952260A">
        <w:rPr>
          <w:rFonts w:ascii="Arial" w:eastAsia="Arial" w:hAnsi="Arial" w:cs="Arial"/>
          <w:sz w:val="22"/>
          <w:szCs w:val="22"/>
        </w:rPr>
        <w:t xml:space="preserve"> Omega microplate reader (BMG Labtech). </w:t>
      </w:r>
    </w:p>
    <w:p w14:paraId="000001FD"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 xml:space="preserve"> </w:t>
      </w:r>
    </w:p>
    <w:p w14:paraId="000001FF" w14:textId="1DC75D2A" w:rsidR="00005BC5" w:rsidRDefault="00F77B76" w:rsidP="55F015EE">
      <w:pPr>
        <w:rPr>
          <w:rFonts w:ascii="Arial" w:eastAsia="Arial" w:hAnsi="Arial" w:cs="Arial"/>
          <w:sz w:val="22"/>
          <w:szCs w:val="22"/>
        </w:rPr>
      </w:pPr>
      <w:r w:rsidRPr="55F015EE">
        <w:rPr>
          <w:rFonts w:ascii="Arial" w:eastAsia="Arial" w:hAnsi="Arial" w:cs="Arial"/>
          <w:sz w:val="22"/>
          <w:szCs w:val="22"/>
        </w:rPr>
        <w:t xml:space="preserve">To generate PCR free libraries, genomic DNA was sheared to an average fragment size of 450bp using a LE220 focused </w:t>
      </w:r>
      <w:proofErr w:type="spellStart"/>
      <w:r w:rsidRPr="55F015EE">
        <w:rPr>
          <w:rFonts w:ascii="Arial" w:eastAsia="Arial" w:hAnsi="Arial" w:cs="Arial"/>
          <w:sz w:val="22"/>
          <w:szCs w:val="22"/>
        </w:rPr>
        <w:t>ultrasonicator</w:t>
      </w:r>
      <w:proofErr w:type="spellEnd"/>
      <w:r w:rsidRPr="55F015EE">
        <w:rPr>
          <w:rFonts w:ascii="Arial" w:eastAsia="Arial" w:hAnsi="Arial" w:cs="Arial"/>
          <w:sz w:val="22"/>
          <w:szCs w:val="22"/>
        </w:rPr>
        <w:t xml:space="preserve"> (Covaris). Library construction (end repair, A-tailing and adapter ligation) was performed using an </w:t>
      </w:r>
      <w:proofErr w:type="spellStart"/>
      <w:r w:rsidRPr="55F015EE">
        <w:rPr>
          <w:rFonts w:ascii="Arial" w:eastAsia="Arial" w:hAnsi="Arial" w:cs="Arial"/>
          <w:sz w:val="22"/>
          <w:szCs w:val="22"/>
        </w:rPr>
        <w:t>NEBNext</w:t>
      </w:r>
      <w:proofErr w:type="spellEnd"/>
      <w:r w:rsidRPr="55F015EE">
        <w:rPr>
          <w:rFonts w:ascii="Arial" w:eastAsia="Arial" w:hAnsi="Arial" w:cs="Arial"/>
          <w:sz w:val="22"/>
          <w:szCs w:val="22"/>
        </w:rPr>
        <w:t xml:space="preserve"> Ultra II custom kit (New England Biolabs) on a Bravo NGS workstation (Agilent Technologies). Samples were tagged using IDT for </w:t>
      </w:r>
      <w:r w:rsidR="007C1498">
        <w:pgNum/>
      </w:r>
      <w:proofErr w:type="spellStart"/>
      <w:r w:rsidR="007C1498" w:rsidRPr="55F015EE">
        <w:rPr>
          <w:rFonts w:ascii="Arial" w:eastAsia="Arial" w:hAnsi="Arial" w:cs="Arial"/>
          <w:sz w:val="22"/>
          <w:szCs w:val="22"/>
        </w:rPr>
        <w:t>llumine</w:t>
      </w:r>
      <w:proofErr w:type="spellEnd"/>
      <w:r w:rsidRPr="55F015EE">
        <w:rPr>
          <w:rFonts w:ascii="Arial" w:eastAsia="Arial" w:hAnsi="Arial" w:cs="Arial"/>
          <w:sz w:val="22"/>
          <w:szCs w:val="22"/>
        </w:rPr>
        <w:t xml:space="preserve"> </w:t>
      </w:r>
      <w:proofErr w:type="spellStart"/>
      <w:r w:rsidRPr="55F015EE">
        <w:rPr>
          <w:rFonts w:ascii="Arial" w:eastAsia="Arial" w:hAnsi="Arial" w:cs="Arial"/>
          <w:sz w:val="22"/>
          <w:szCs w:val="22"/>
        </w:rPr>
        <w:t>TruSeq</w:t>
      </w:r>
      <w:proofErr w:type="spellEnd"/>
      <w:r w:rsidRPr="55F015EE">
        <w:rPr>
          <w:rFonts w:ascii="Arial" w:eastAsia="Arial" w:hAnsi="Arial" w:cs="Arial"/>
          <w:sz w:val="22"/>
          <w:szCs w:val="22"/>
        </w:rPr>
        <w:t xml:space="preserve"> UD Indexes during ligation. Following an </w:t>
      </w:r>
      <w:proofErr w:type="spellStart"/>
      <w:r w:rsidRPr="55F015EE">
        <w:rPr>
          <w:rFonts w:ascii="Arial" w:eastAsia="Arial" w:hAnsi="Arial" w:cs="Arial"/>
          <w:sz w:val="22"/>
          <w:szCs w:val="22"/>
        </w:rPr>
        <w:t>AMPure</w:t>
      </w:r>
      <w:proofErr w:type="spellEnd"/>
      <w:r w:rsidRPr="55F015EE">
        <w:rPr>
          <w:rFonts w:ascii="Arial" w:eastAsia="Arial" w:hAnsi="Arial" w:cs="Arial"/>
          <w:sz w:val="22"/>
          <w:szCs w:val="22"/>
        </w:rPr>
        <w:t xml:space="preserve"> XP (Beckman Coulter) purification and size selection workflow, libraries were quantified by qPCR on a Roche </w:t>
      </w:r>
      <w:proofErr w:type="spellStart"/>
      <w:r w:rsidRPr="55F015EE">
        <w:rPr>
          <w:rFonts w:ascii="Arial" w:eastAsia="Arial" w:hAnsi="Arial" w:cs="Arial"/>
          <w:sz w:val="22"/>
          <w:szCs w:val="22"/>
        </w:rPr>
        <w:t>LightCycler</w:t>
      </w:r>
      <w:proofErr w:type="spellEnd"/>
      <w:r w:rsidRPr="55F015EE">
        <w:rPr>
          <w:rFonts w:ascii="Arial" w:eastAsia="Arial" w:hAnsi="Arial" w:cs="Arial"/>
          <w:sz w:val="22"/>
          <w:szCs w:val="22"/>
        </w:rPr>
        <w:t xml:space="preserve"> 480 using a custom KAPA kit (Roche Life Science). Equimolar pools were created on a </w:t>
      </w:r>
      <w:proofErr w:type="spellStart"/>
      <w:r w:rsidRPr="55F015EE">
        <w:rPr>
          <w:rFonts w:ascii="Arial" w:eastAsia="Arial" w:hAnsi="Arial" w:cs="Arial"/>
          <w:sz w:val="22"/>
          <w:szCs w:val="22"/>
        </w:rPr>
        <w:t>Biomek</w:t>
      </w:r>
      <w:proofErr w:type="spellEnd"/>
      <w:r w:rsidRPr="55F015EE">
        <w:rPr>
          <w:rFonts w:ascii="Arial" w:eastAsia="Arial" w:hAnsi="Arial" w:cs="Arial"/>
          <w:sz w:val="22"/>
          <w:szCs w:val="22"/>
        </w:rPr>
        <w:t xml:space="preserve"> NX-8 liquid handler (Beckman Coulter</w:t>
      </w:r>
      <w:proofErr w:type="gramStart"/>
      <w:r w:rsidRPr="55F015EE">
        <w:rPr>
          <w:rFonts w:ascii="Arial" w:eastAsia="Arial" w:hAnsi="Arial" w:cs="Arial"/>
          <w:sz w:val="22"/>
          <w:szCs w:val="22"/>
        </w:rPr>
        <w:t>), and</w:t>
      </w:r>
      <w:proofErr w:type="gramEnd"/>
      <w:r w:rsidRPr="55F015EE">
        <w:rPr>
          <w:rFonts w:ascii="Arial" w:eastAsia="Arial" w:hAnsi="Arial" w:cs="Arial"/>
          <w:sz w:val="22"/>
          <w:szCs w:val="22"/>
        </w:rPr>
        <w:t xml:space="preserve"> sequenced on </w:t>
      </w:r>
      <w:proofErr w:type="spellStart"/>
      <w:r w:rsidRPr="55F015EE">
        <w:rPr>
          <w:rFonts w:ascii="Arial" w:eastAsia="Arial" w:hAnsi="Arial" w:cs="Arial"/>
          <w:sz w:val="22"/>
          <w:szCs w:val="22"/>
        </w:rPr>
        <w:t>the</w:t>
      </w:r>
      <w:r w:rsidR="007C1498" w:rsidRPr="55F015EE">
        <w:rPr>
          <w:rFonts w:ascii="Arial" w:eastAsia="Arial" w:hAnsi="Arial" w:cs="Arial"/>
          <w:sz w:val="22"/>
          <w:szCs w:val="22"/>
        </w:rPr>
        <w:t>llumin</w:t>
      </w:r>
      <w:proofErr w:type="spellEnd"/>
      <w:r w:rsidRPr="55F015EE">
        <w:rPr>
          <w:rFonts w:ascii="Arial" w:eastAsia="Arial" w:hAnsi="Arial" w:cs="Arial"/>
          <w:sz w:val="22"/>
          <w:szCs w:val="22"/>
        </w:rPr>
        <w:t xml:space="preserve"> </w:t>
      </w:r>
      <w:proofErr w:type="spellStart"/>
      <w:r w:rsidRPr="55F015EE">
        <w:rPr>
          <w:rFonts w:ascii="Arial" w:eastAsia="Arial" w:hAnsi="Arial" w:cs="Arial"/>
          <w:sz w:val="22"/>
          <w:szCs w:val="22"/>
        </w:rPr>
        <w:t>NovaSeq</w:t>
      </w:r>
      <w:proofErr w:type="spellEnd"/>
      <w:r w:rsidRPr="55F015EE">
        <w:rPr>
          <w:rFonts w:ascii="Arial" w:eastAsia="Arial" w:hAnsi="Arial" w:cs="Arial"/>
          <w:sz w:val="22"/>
          <w:szCs w:val="22"/>
        </w:rPr>
        <w:t xml:space="preserve"> 6000 platform using S4 flow cells and 150bp paired-end reads. Samples falling below the coverage threshold underwent top-up sequencing using the </w:t>
      </w:r>
      <w:proofErr w:type="spellStart"/>
      <w:r w:rsidRPr="55F015EE">
        <w:rPr>
          <w:rFonts w:ascii="Arial" w:eastAsia="Arial" w:hAnsi="Arial" w:cs="Arial"/>
          <w:sz w:val="22"/>
          <w:szCs w:val="22"/>
        </w:rPr>
        <w:t>Xp</w:t>
      </w:r>
      <w:proofErr w:type="spellEnd"/>
      <w:r w:rsidRPr="55F015EE">
        <w:rPr>
          <w:rFonts w:ascii="Arial" w:eastAsia="Arial" w:hAnsi="Arial" w:cs="Arial"/>
          <w:sz w:val="22"/>
          <w:szCs w:val="22"/>
        </w:rPr>
        <w:t xml:space="preserve"> workflow on S4 flow cells. Top-up data was merged with original cram files and re-processed through the standard analysis pipeline. End-to-end sample traceability was supported </w:t>
      </w:r>
      <w:proofErr w:type="gramStart"/>
      <w:r w:rsidRPr="55F015EE">
        <w:rPr>
          <w:rFonts w:ascii="Arial" w:eastAsia="Arial" w:hAnsi="Arial" w:cs="Arial"/>
          <w:sz w:val="22"/>
          <w:szCs w:val="22"/>
        </w:rPr>
        <w:t>by the use of</w:t>
      </w:r>
      <w:proofErr w:type="gramEnd"/>
      <w:r w:rsidRPr="55F015EE">
        <w:rPr>
          <w:rFonts w:ascii="Arial" w:eastAsia="Arial" w:hAnsi="Arial" w:cs="Arial"/>
          <w:sz w:val="22"/>
          <w:szCs w:val="22"/>
        </w:rPr>
        <w:t xml:space="preserve"> an in-house LIMS.</w:t>
      </w:r>
    </w:p>
    <w:p w14:paraId="00000200" w14:textId="77777777" w:rsidR="00005BC5" w:rsidRDefault="00005BC5" w:rsidP="55F015EE">
      <w:pPr>
        <w:rPr>
          <w:rFonts w:ascii="Arial" w:eastAsia="Arial" w:hAnsi="Arial" w:cs="Arial"/>
          <w:sz w:val="22"/>
          <w:szCs w:val="22"/>
        </w:rPr>
      </w:pPr>
    </w:p>
    <w:p w14:paraId="00000201" w14:textId="171C78DE" w:rsidR="00005BC5" w:rsidRDefault="00F77B76" w:rsidP="55F015EE">
      <w:pPr>
        <w:pStyle w:val="2"/>
        <w:rPr>
          <w:rFonts w:ascii="Arial" w:eastAsia="Arial" w:hAnsi="Arial" w:cs="Arial"/>
          <w:sz w:val="22"/>
          <w:szCs w:val="22"/>
        </w:rPr>
      </w:pPr>
      <w:bookmarkStart w:id="23" w:name="_heading=h.44sinio"/>
      <w:bookmarkEnd w:id="23"/>
      <w:r w:rsidRPr="19471C96">
        <w:rPr>
          <w:rFonts w:ascii="Arial" w:eastAsia="Arial" w:hAnsi="Arial" w:cs="Arial"/>
          <w:sz w:val="22"/>
          <w:szCs w:val="22"/>
        </w:rPr>
        <w:lastRenderedPageBreak/>
        <w:t>Supplementary Note 3: Sequence processing pipeline</w:t>
      </w:r>
    </w:p>
    <w:p w14:paraId="00000202" w14:textId="625EB69F" w:rsidR="00005BC5" w:rsidRDefault="00F77B76" w:rsidP="55F015EE">
      <w:pPr>
        <w:rPr>
          <w:rFonts w:ascii="Arial" w:eastAsia="Arial" w:hAnsi="Arial" w:cs="Arial"/>
          <w:color w:val="000000"/>
          <w:sz w:val="22"/>
          <w:szCs w:val="22"/>
        </w:rPr>
      </w:pPr>
      <w:r w:rsidRPr="19471C96">
        <w:rPr>
          <w:rFonts w:ascii="Arial" w:eastAsia="Arial" w:hAnsi="Arial" w:cs="Arial"/>
          <w:color w:val="000000" w:themeColor="text1"/>
          <w:sz w:val="22"/>
          <w:szCs w:val="22"/>
        </w:rPr>
        <w:t xml:space="preserve">Three commensurate sequence processing pipelines were developed, </w:t>
      </w:r>
      <w:proofErr w:type="spellStart"/>
      <w:r w:rsidRPr="19471C96">
        <w:rPr>
          <w:rFonts w:ascii="Arial" w:eastAsia="Arial" w:hAnsi="Arial" w:cs="Arial"/>
          <w:color w:val="000000" w:themeColor="text1"/>
          <w:sz w:val="22"/>
          <w:szCs w:val="22"/>
        </w:rPr>
        <w:t>deCODE</w:t>
      </w:r>
      <w:proofErr w:type="spellEnd"/>
      <w:r w:rsidRPr="19471C96">
        <w:rPr>
          <w:rFonts w:ascii="Arial" w:eastAsia="Arial" w:hAnsi="Arial" w:cs="Arial"/>
          <w:color w:val="000000" w:themeColor="text1"/>
          <w:sz w:val="22"/>
          <w:szCs w:val="22"/>
        </w:rPr>
        <w:t>, Sanger Main and Vanguard.</w:t>
      </w:r>
    </w:p>
    <w:p w14:paraId="00000203" w14:textId="41714C09" w:rsidR="00005BC5" w:rsidRPr="00BE7A3E" w:rsidRDefault="00F77B76" w:rsidP="55F015EE">
      <w:pPr>
        <w:rPr>
          <w:rFonts w:ascii="Arial" w:eastAsia="Arial" w:hAnsi="Arial" w:cs="Arial"/>
          <w:color w:val="000000" w:themeColor="text1"/>
          <w:sz w:val="22"/>
          <w:szCs w:val="22"/>
        </w:rPr>
      </w:pPr>
      <w:r w:rsidRPr="19471C96">
        <w:rPr>
          <w:rFonts w:ascii="Arial" w:eastAsia="Arial" w:hAnsi="Arial" w:cs="Arial"/>
          <w:color w:val="000000" w:themeColor="text1"/>
          <w:sz w:val="22"/>
          <w:szCs w:val="22"/>
        </w:rPr>
        <w:t xml:space="preserve">Although different pipelines were used </w:t>
      </w:r>
      <w:proofErr w:type="gramStart"/>
      <w:r w:rsidRPr="19471C96">
        <w:rPr>
          <w:rFonts w:ascii="Arial" w:eastAsia="Arial" w:hAnsi="Arial" w:cs="Arial"/>
          <w:color w:val="000000" w:themeColor="text1"/>
          <w:sz w:val="22"/>
          <w:szCs w:val="22"/>
        </w:rPr>
        <w:t>as a consequence of</w:t>
      </w:r>
      <w:proofErr w:type="gramEnd"/>
      <w:r w:rsidRPr="19471C96">
        <w:rPr>
          <w:rFonts w:ascii="Arial" w:eastAsia="Arial" w:hAnsi="Arial" w:cs="Arial"/>
          <w:color w:val="000000" w:themeColor="text1"/>
          <w:sz w:val="22"/>
          <w:szCs w:val="22"/>
        </w:rPr>
        <w:t xml:space="preserve"> the different project stages and service providers, the final allocation of samples to Vanguard or Main Phase does not reflect the </w:t>
      </w:r>
      <w:proofErr w:type="gramStart"/>
      <w:r w:rsidRPr="19471C96">
        <w:rPr>
          <w:rFonts w:ascii="Arial" w:eastAsia="Arial" w:hAnsi="Arial" w:cs="Arial"/>
          <w:color w:val="000000" w:themeColor="text1"/>
          <w:sz w:val="22"/>
          <w:szCs w:val="22"/>
        </w:rPr>
        <w:t>particular pipeline</w:t>
      </w:r>
      <w:proofErr w:type="gramEnd"/>
      <w:r w:rsidRPr="19471C96">
        <w:rPr>
          <w:rFonts w:ascii="Arial" w:eastAsia="Arial" w:hAnsi="Arial" w:cs="Arial"/>
          <w:color w:val="000000" w:themeColor="text1"/>
          <w:sz w:val="22"/>
          <w:szCs w:val="22"/>
        </w:rPr>
        <w:t xml:space="preserve"> used.</w:t>
      </w:r>
    </w:p>
    <w:p w14:paraId="00000204" w14:textId="77777777" w:rsidR="00005BC5" w:rsidRDefault="00005BC5" w:rsidP="55F015EE">
      <w:pPr>
        <w:rPr>
          <w:rFonts w:ascii="Arial" w:eastAsia="Arial" w:hAnsi="Arial" w:cs="Arial"/>
          <w:color w:val="000000"/>
          <w:sz w:val="22"/>
          <w:szCs w:val="22"/>
        </w:rPr>
      </w:pPr>
    </w:p>
    <w:p w14:paraId="00000205" w14:textId="77777777" w:rsidR="00005BC5" w:rsidRDefault="00F77B76" w:rsidP="55F015EE">
      <w:pPr>
        <w:pStyle w:val="3"/>
        <w:rPr>
          <w:rFonts w:ascii="Arial" w:eastAsia="Arial" w:hAnsi="Arial" w:cs="Arial"/>
          <w:sz w:val="22"/>
          <w:szCs w:val="22"/>
        </w:rPr>
      </w:pPr>
      <w:proofErr w:type="spellStart"/>
      <w:r w:rsidRPr="0952260A">
        <w:rPr>
          <w:rFonts w:ascii="Arial" w:eastAsia="Arial" w:hAnsi="Arial" w:cs="Arial"/>
          <w:sz w:val="22"/>
          <w:szCs w:val="22"/>
        </w:rPr>
        <w:t>deCODE</w:t>
      </w:r>
      <w:proofErr w:type="spellEnd"/>
      <w:r w:rsidRPr="0952260A">
        <w:rPr>
          <w:rFonts w:ascii="Arial" w:eastAsia="Arial" w:hAnsi="Arial" w:cs="Arial"/>
          <w:sz w:val="22"/>
          <w:szCs w:val="22"/>
        </w:rPr>
        <w:t xml:space="preserve"> pipeline</w:t>
      </w:r>
    </w:p>
    <w:p w14:paraId="00000206" w14:textId="5DCD7E81" w:rsidR="00005BC5" w:rsidRDefault="00F77B76" w:rsidP="55F015EE">
      <w:pPr>
        <w:rPr>
          <w:rFonts w:ascii="Arial" w:eastAsia="Arial" w:hAnsi="Arial" w:cs="Arial"/>
          <w:color w:val="000000"/>
          <w:sz w:val="22"/>
          <w:szCs w:val="22"/>
        </w:rPr>
      </w:pPr>
      <w:r w:rsidRPr="0952260A">
        <w:rPr>
          <w:rFonts w:ascii="Arial" w:eastAsia="Arial" w:hAnsi="Arial" w:cs="Arial"/>
          <w:color w:val="000000" w:themeColor="text1"/>
          <w:sz w:val="22"/>
          <w:szCs w:val="22"/>
        </w:rPr>
        <w:t xml:space="preserve">The </w:t>
      </w:r>
      <w:proofErr w:type="spellStart"/>
      <w:r w:rsidRPr="0952260A">
        <w:rPr>
          <w:rFonts w:ascii="Arial" w:eastAsia="Arial" w:hAnsi="Arial" w:cs="Arial"/>
          <w:color w:val="000000" w:themeColor="text1"/>
          <w:sz w:val="22"/>
          <w:szCs w:val="22"/>
        </w:rPr>
        <w:t>deCODE</w:t>
      </w:r>
      <w:proofErr w:type="spellEnd"/>
      <w:r w:rsidRPr="0952260A">
        <w:rPr>
          <w:rFonts w:ascii="Arial" w:eastAsia="Arial" w:hAnsi="Arial" w:cs="Arial"/>
          <w:color w:val="000000" w:themeColor="text1"/>
          <w:sz w:val="22"/>
          <w:szCs w:val="22"/>
        </w:rPr>
        <w:t xml:space="preserve"> pipeline</w:t>
      </w:r>
      <w:r w:rsidR="0032342B" w:rsidRPr="0952260A">
        <w:rPr>
          <w:rFonts w:ascii="Arial" w:eastAsia="Arial" w:hAnsi="Arial" w:cs="Arial"/>
          <w:color w:val="000000" w:themeColor="text1"/>
          <w:sz w:val="22"/>
          <w:szCs w:val="22"/>
        </w:rPr>
        <w:t xml:space="preserve"> (Fig. </w:t>
      </w:r>
      <w:r w:rsidR="00AA7C9B" w:rsidRPr="0952260A">
        <w:rPr>
          <w:rFonts w:ascii="Arial" w:eastAsia="Arial" w:hAnsi="Arial" w:cs="Arial"/>
          <w:color w:val="000000" w:themeColor="text1"/>
          <w:sz w:val="22"/>
          <w:szCs w:val="22"/>
        </w:rPr>
        <w:t>S1</w:t>
      </w:r>
      <w:r w:rsidR="3A9B60F0" w:rsidRPr="0952260A">
        <w:rPr>
          <w:rFonts w:ascii="Arial" w:eastAsia="Arial" w:hAnsi="Arial" w:cs="Arial"/>
          <w:color w:val="000000" w:themeColor="text1"/>
          <w:sz w:val="22"/>
          <w:szCs w:val="22"/>
        </w:rPr>
        <w:t>2</w:t>
      </w:r>
      <w:r w:rsidR="0032342B" w:rsidRPr="0952260A">
        <w:rPr>
          <w:rFonts w:ascii="Arial" w:eastAsia="Arial" w:hAnsi="Arial" w:cs="Arial"/>
          <w:color w:val="000000" w:themeColor="text1"/>
          <w:sz w:val="22"/>
          <w:szCs w:val="22"/>
        </w:rPr>
        <w:t>, Fig. S</w:t>
      </w:r>
      <w:r w:rsidR="00152784" w:rsidRPr="0952260A">
        <w:rPr>
          <w:rFonts w:ascii="Arial" w:eastAsia="Arial" w:hAnsi="Arial" w:cs="Arial"/>
          <w:color w:val="000000" w:themeColor="text1"/>
          <w:sz w:val="22"/>
          <w:szCs w:val="22"/>
        </w:rPr>
        <w:t>1</w:t>
      </w:r>
      <w:r w:rsidR="30B166DA" w:rsidRPr="0952260A">
        <w:rPr>
          <w:rFonts w:ascii="Arial" w:eastAsia="Arial" w:hAnsi="Arial" w:cs="Arial"/>
          <w:color w:val="000000" w:themeColor="text1"/>
          <w:sz w:val="22"/>
          <w:szCs w:val="22"/>
        </w:rPr>
        <w:t>3</w:t>
      </w:r>
      <w:r w:rsidR="0032342B" w:rsidRPr="0952260A">
        <w:rPr>
          <w:rFonts w:ascii="Arial" w:eastAsia="Arial" w:hAnsi="Arial" w:cs="Arial"/>
          <w:color w:val="000000" w:themeColor="text1"/>
          <w:sz w:val="22"/>
          <w:szCs w:val="22"/>
        </w:rPr>
        <w:t>)</w:t>
      </w:r>
      <w:r w:rsidR="009A5D09" w:rsidRPr="0952260A">
        <w:rPr>
          <w:rFonts w:ascii="Arial" w:eastAsia="Arial" w:hAnsi="Arial" w:cs="Arial"/>
          <w:color w:val="000000" w:themeColor="text1"/>
          <w:sz w:val="22"/>
          <w:szCs w:val="22"/>
        </w:rPr>
        <w:t xml:space="preserve"> </w:t>
      </w:r>
      <w:r w:rsidRPr="0952260A">
        <w:rPr>
          <w:rFonts w:ascii="Arial" w:eastAsia="Arial" w:hAnsi="Arial" w:cs="Arial"/>
          <w:color w:val="000000" w:themeColor="text1"/>
          <w:sz w:val="22"/>
          <w:szCs w:val="22"/>
        </w:rPr>
        <w:t>for UKB consists of the following steps. An automated pipeline monitors the data coming off the sequencers and starts processing the data when the sequence run folder is ready. The steps taken are:</w:t>
      </w:r>
    </w:p>
    <w:p w14:paraId="00000207" w14:textId="10BF6076" w:rsidR="00005BC5" w:rsidRDefault="00F77B76" w:rsidP="55F015EE">
      <w:pPr>
        <w:numPr>
          <w:ilvl w:val="0"/>
          <w:numId w:val="3"/>
        </w:numPr>
        <w:rPr>
          <w:rFonts w:ascii="Arial" w:eastAsia="Arial" w:hAnsi="Arial" w:cs="Arial"/>
          <w:color w:val="000000"/>
          <w:sz w:val="22"/>
          <w:szCs w:val="22"/>
        </w:rPr>
      </w:pPr>
      <w:r w:rsidRPr="0952260A">
        <w:rPr>
          <w:rFonts w:ascii="Arial" w:eastAsia="Arial" w:hAnsi="Arial" w:cs="Arial"/>
          <w:color w:val="000000" w:themeColor="text1"/>
          <w:sz w:val="22"/>
          <w:szCs w:val="22"/>
        </w:rPr>
        <w:t>bcl2fastq is run on the sequencer run folder to demultiplex the data and convert each (</w:t>
      </w:r>
      <w:proofErr w:type="spellStart"/>
      <w:proofErr w:type="gramStart"/>
      <w:r w:rsidRPr="0952260A">
        <w:rPr>
          <w:rFonts w:ascii="Arial" w:eastAsia="Arial" w:hAnsi="Arial" w:cs="Arial"/>
          <w:color w:val="000000" w:themeColor="text1"/>
          <w:sz w:val="22"/>
          <w:szCs w:val="22"/>
        </w:rPr>
        <w:t>lane,index</w:t>
      </w:r>
      <w:proofErr w:type="spellEnd"/>
      <w:proofErr w:type="gramEnd"/>
      <w:r w:rsidRPr="0952260A">
        <w:rPr>
          <w:rFonts w:ascii="Arial" w:eastAsia="Arial" w:hAnsi="Arial" w:cs="Arial"/>
          <w:color w:val="000000" w:themeColor="text1"/>
          <w:sz w:val="22"/>
          <w:szCs w:val="22"/>
        </w:rPr>
        <w:t xml:space="preserve">) combination into </w:t>
      </w:r>
      <w:proofErr w:type="spellStart"/>
      <w:r w:rsidRPr="0952260A">
        <w:rPr>
          <w:rFonts w:ascii="Arial" w:eastAsia="Arial" w:hAnsi="Arial" w:cs="Arial"/>
          <w:color w:val="000000" w:themeColor="text1"/>
          <w:sz w:val="22"/>
          <w:szCs w:val="22"/>
        </w:rPr>
        <w:t>fastq</w:t>
      </w:r>
      <w:proofErr w:type="spellEnd"/>
      <w:r w:rsidRPr="0952260A">
        <w:rPr>
          <w:rFonts w:ascii="Arial" w:eastAsia="Arial" w:hAnsi="Arial" w:cs="Arial"/>
          <w:color w:val="000000" w:themeColor="text1"/>
          <w:sz w:val="22"/>
          <w:szCs w:val="22"/>
        </w:rPr>
        <w:t xml:space="preserve"> pairs. A checksum is generated for each </w:t>
      </w:r>
      <w:proofErr w:type="spellStart"/>
      <w:r w:rsidRPr="0952260A">
        <w:rPr>
          <w:rFonts w:ascii="Arial" w:eastAsia="Arial" w:hAnsi="Arial" w:cs="Arial"/>
          <w:color w:val="000000" w:themeColor="text1"/>
          <w:sz w:val="22"/>
          <w:szCs w:val="22"/>
        </w:rPr>
        <w:t>fastq</w:t>
      </w:r>
      <w:proofErr w:type="spellEnd"/>
      <w:r w:rsidRPr="0952260A">
        <w:rPr>
          <w:rFonts w:ascii="Arial" w:eastAsia="Arial" w:hAnsi="Arial" w:cs="Arial"/>
          <w:color w:val="000000" w:themeColor="text1"/>
          <w:sz w:val="22"/>
          <w:szCs w:val="22"/>
        </w:rPr>
        <w:t xml:space="preserve"> pair and stored for future reference. The reads in the </w:t>
      </w:r>
      <w:proofErr w:type="spellStart"/>
      <w:r w:rsidRPr="0952260A">
        <w:rPr>
          <w:rFonts w:ascii="Arial" w:eastAsia="Arial" w:hAnsi="Arial" w:cs="Arial"/>
          <w:color w:val="000000" w:themeColor="text1"/>
          <w:sz w:val="22"/>
          <w:szCs w:val="22"/>
        </w:rPr>
        <w:t>fastq</w:t>
      </w:r>
      <w:proofErr w:type="spellEnd"/>
      <w:r w:rsidRPr="0952260A">
        <w:rPr>
          <w:rFonts w:ascii="Arial" w:eastAsia="Arial" w:hAnsi="Arial" w:cs="Arial"/>
          <w:color w:val="000000" w:themeColor="text1"/>
          <w:sz w:val="22"/>
          <w:szCs w:val="22"/>
        </w:rPr>
        <w:t xml:space="preserve"> files are counted and compared against the expected counts coming from the sequencer. The Undetermined read files are inspected, looking for reads that haven</w:t>
      </w:r>
      <w:r w:rsidR="007C1498" w:rsidRPr="0952260A">
        <w:rPr>
          <w:rFonts w:ascii="Arial" w:eastAsia="Arial" w:hAnsi="Arial" w:cs="Arial"/>
          <w:color w:val="000000" w:themeColor="text1"/>
          <w:sz w:val="22"/>
          <w:szCs w:val="22"/>
        </w:rPr>
        <w:t>’</w:t>
      </w:r>
      <w:r w:rsidRPr="0952260A">
        <w:rPr>
          <w:rFonts w:ascii="Arial" w:eastAsia="Arial" w:hAnsi="Arial" w:cs="Arial"/>
          <w:color w:val="000000" w:themeColor="text1"/>
          <w:sz w:val="22"/>
          <w:szCs w:val="22"/>
        </w:rPr>
        <w:t>t been accounted for.</w:t>
      </w:r>
    </w:p>
    <w:p w14:paraId="00000208" w14:textId="77777777" w:rsidR="00005BC5" w:rsidRDefault="00F77B76" w:rsidP="55F015EE">
      <w:pPr>
        <w:numPr>
          <w:ilvl w:val="0"/>
          <w:numId w:val="3"/>
        </w:numPr>
        <w:rPr>
          <w:rFonts w:ascii="Arial" w:eastAsia="Arial" w:hAnsi="Arial" w:cs="Arial"/>
          <w:color w:val="000000"/>
          <w:sz w:val="22"/>
          <w:szCs w:val="22"/>
        </w:rPr>
      </w:pPr>
      <w:r w:rsidRPr="0952260A">
        <w:rPr>
          <w:rFonts w:ascii="Arial" w:eastAsia="Arial" w:hAnsi="Arial" w:cs="Arial"/>
          <w:color w:val="000000" w:themeColor="text1"/>
          <w:sz w:val="22"/>
          <w:szCs w:val="22"/>
        </w:rPr>
        <w:t xml:space="preserve">Each pair of </w:t>
      </w:r>
      <w:proofErr w:type="spellStart"/>
      <w:r w:rsidRPr="0952260A">
        <w:rPr>
          <w:rFonts w:ascii="Arial" w:eastAsia="Arial" w:hAnsi="Arial" w:cs="Arial"/>
          <w:color w:val="000000" w:themeColor="text1"/>
          <w:sz w:val="22"/>
          <w:szCs w:val="22"/>
        </w:rPr>
        <w:t>fastq</w:t>
      </w:r>
      <w:proofErr w:type="spellEnd"/>
      <w:r w:rsidRPr="0952260A">
        <w:rPr>
          <w:rFonts w:ascii="Arial" w:eastAsia="Arial" w:hAnsi="Arial" w:cs="Arial"/>
          <w:color w:val="000000" w:themeColor="text1"/>
          <w:sz w:val="22"/>
          <w:szCs w:val="22"/>
        </w:rPr>
        <w:t xml:space="preserve"> files is processed to create a CRAM file. The steps are</w:t>
      </w:r>
    </w:p>
    <w:p w14:paraId="00000209" w14:textId="77777777" w:rsidR="00005BC5" w:rsidRDefault="00F77B76" w:rsidP="55F015EE">
      <w:pPr>
        <w:numPr>
          <w:ilvl w:val="1"/>
          <w:numId w:val="3"/>
        </w:numPr>
        <w:rPr>
          <w:rFonts w:ascii="Arial" w:eastAsia="Arial" w:hAnsi="Arial" w:cs="Arial"/>
          <w:color w:val="000000"/>
          <w:sz w:val="22"/>
          <w:szCs w:val="22"/>
        </w:rPr>
      </w:pPr>
      <w:r w:rsidRPr="0952260A">
        <w:rPr>
          <w:rFonts w:ascii="Arial" w:eastAsia="Arial" w:hAnsi="Arial" w:cs="Arial"/>
          <w:color w:val="000000" w:themeColor="text1"/>
          <w:sz w:val="22"/>
          <w:szCs w:val="22"/>
        </w:rPr>
        <w:t>Align against GRCh38</w:t>
      </w:r>
    </w:p>
    <w:p w14:paraId="0000020A" w14:textId="77777777" w:rsidR="00005BC5" w:rsidRDefault="00F77B76" w:rsidP="55F015EE">
      <w:pPr>
        <w:numPr>
          <w:ilvl w:val="1"/>
          <w:numId w:val="3"/>
        </w:numPr>
        <w:rPr>
          <w:rFonts w:ascii="Arial" w:eastAsia="Arial" w:hAnsi="Arial" w:cs="Arial"/>
          <w:color w:val="000000"/>
          <w:sz w:val="22"/>
          <w:szCs w:val="22"/>
        </w:rPr>
      </w:pPr>
      <w:r w:rsidRPr="0952260A">
        <w:rPr>
          <w:rFonts w:ascii="Arial" w:eastAsia="Arial" w:hAnsi="Arial" w:cs="Arial"/>
          <w:color w:val="000000" w:themeColor="text1"/>
          <w:sz w:val="22"/>
          <w:szCs w:val="22"/>
        </w:rPr>
        <w:t>Fix mate pair information</w:t>
      </w:r>
    </w:p>
    <w:p w14:paraId="0000020B" w14:textId="77777777" w:rsidR="00005BC5" w:rsidRDefault="00F77B76" w:rsidP="55F015EE">
      <w:pPr>
        <w:numPr>
          <w:ilvl w:val="1"/>
          <w:numId w:val="3"/>
        </w:numPr>
        <w:rPr>
          <w:rFonts w:ascii="Arial" w:eastAsia="Arial" w:hAnsi="Arial" w:cs="Arial"/>
          <w:color w:val="000000"/>
          <w:sz w:val="22"/>
          <w:szCs w:val="22"/>
        </w:rPr>
      </w:pPr>
      <w:r w:rsidRPr="0952260A">
        <w:rPr>
          <w:rFonts w:ascii="Arial" w:eastAsia="Arial" w:hAnsi="Arial" w:cs="Arial"/>
          <w:color w:val="000000" w:themeColor="text1"/>
          <w:sz w:val="22"/>
          <w:szCs w:val="22"/>
        </w:rPr>
        <w:t>Mark duplicates.</w:t>
      </w:r>
    </w:p>
    <w:p w14:paraId="0000020C" w14:textId="77777777" w:rsidR="00005BC5" w:rsidRDefault="00F77B76" w:rsidP="55F015EE">
      <w:pPr>
        <w:numPr>
          <w:ilvl w:val="1"/>
          <w:numId w:val="3"/>
        </w:numPr>
        <w:rPr>
          <w:rFonts w:ascii="Arial" w:eastAsia="Arial" w:hAnsi="Arial" w:cs="Arial"/>
          <w:color w:val="000000"/>
          <w:sz w:val="22"/>
          <w:szCs w:val="22"/>
        </w:rPr>
      </w:pPr>
      <w:r w:rsidRPr="0952260A">
        <w:rPr>
          <w:rFonts w:ascii="Arial" w:eastAsia="Arial" w:hAnsi="Arial" w:cs="Arial"/>
          <w:color w:val="000000" w:themeColor="text1"/>
          <w:sz w:val="22"/>
          <w:szCs w:val="22"/>
        </w:rPr>
        <w:t>Sort in genomic order</w:t>
      </w:r>
    </w:p>
    <w:p w14:paraId="0000020D" w14:textId="447C3E94" w:rsidR="00005BC5" w:rsidRDefault="00F77B76" w:rsidP="55F015EE">
      <w:pPr>
        <w:numPr>
          <w:ilvl w:val="1"/>
          <w:numId w:val="3"/>
        </w:numPr>
        <w:rPr>
          <w:rFonts w:ascii="Arial" w:eastAsia="Arial" w:hAnsi="Arial" w:cs="Arial"/>
          <w:color w:val="000000"/>
          <w:sz w:val="22"/>
          <w:szCs w:val="22"/>
        </w:rPr>
      </w:pPr>
      <w:r w:rsidRPr="0952260A">
        <w:rPr>
          <w:rFonts w:ascii="Arial" w:eastAsia="Arial" w:hAnsi="Arial" w:cs="Arial"/>
          <w:color w:val="000000" w:themeColor="text1"/>
          <w:sz w:val="22"/>
          <w:szCs w:val="22"/>
        </w:rPr>
        <w:t xml:space="preserve">calculate checksum and compare with </w:t>
      </w:r>
      <w:proofErr w:type="spellStart"/>
      <w:r w:rsidRPr="0952260A">
        <w:rPr>
          <w:rFonts w:ascii="Arial" w:eastAsia="Arial" w:hAnsi="Arial" w:cs="Arial"/>
          <w:color w:val="000000" w:themeColor="text1"/>
          <w:sz w:val="22"/>
          <w:szCs w:val="22"/>
        </w:rPr>
        <w:t>fastq</w:t>
      </w:r>
      <w:proofErr w:type="spellEnd"/>
      <w:r w:rsidRPr="0952260A">
        <w:rPr>
          <w:rFonts w:ascii="Arial" w:eastAsia="Arial" w:hAnsi="Arial" w:cs="Arial"/>
          <w:color w:val="000000" w:themeColor="text1"/>
          <w:sz w:val="22"/>
          <w:szCs w:val="22"/>
        </w:rPr>
        <w:t xml:space="preserve"> checksum. Failure if they don</w:t>
      </w:r>
      <w:r w:rsidR="007C1498" w:rsidRPr="0952260A">
        <w:rPr>
          <w:rFonts w:ascii="Arial" w:eastAsia="Arial" w:hAnsi="Arial" w:cs="Arial"/>
          <w:color w:val="000000" w:themeColor="text1"/>
          <w:sz w:val="22"/>
          <w:szCs w:val="22"/>
        </w:rPr>
        <w:t>’</w:t>
      </w:r>
      <w:r w:rsidRPr="0952260A">
        <w:rPr>
          <w:rFonts w:ascii="Arial" w:eastAsia="Arial" w:hAnsi="Arial" w:cs="Arial"/>
          <w:color w:val="000000" w:themeColor="text1"/>
          <w:sz w:val="22"/>
          <w:szCs w:val="22"/>
        </w:rPr>
        <w:t>t match and process is rerun</w:t>
      </w:r>
    </w:p>
    <w:p w14:paraId="0000020E" w14:textId="77777777" w:rsidR="00005BC5" w:rsidRDefault="00F77B76" w:rsidP="55F015EE">
      <w:pPr>
        <w:numPr>
          <w:ilvl w:val="0"/>
          <w:numId w:val="3"/>
        </w:numPr>
        <w:rPr>
          <w:rFonts w:ascii="Arial" w:eastAsia="Arial" w:hAnsi="Arial" w:cs="Arial"/>
          <w:color w:val="000000"/>
          <w:sz w:val="22"/>
          <w:szCs w:val="22"/>
        </w:rPr>
      </w:pPr>
      <w:r w:rsidRPr="0952260A">
        <w:rPr>
          <w:rFonts w:ascii="Arial" w:eastAsia="Arial" w:hAnsi="Arial" w:cs="Arial"/>
          <w:color w:val="000000" w:themeColor="text1"/>
          <w:sz w:val="22"/>
          <w:szCs w:val="22"/>
        </w:rPr>
        <w:t>CRAM file is compared with chip genotypes for same sample. Result reported back to the lab. Failure if mismatch rate &gt;2% (potential sample error)</w:t>
      </w:r>
    </w:p>
    <w:p w14:paraId="0000020F" w14:textId="1880A814" w:rsidR="00005BC5" w:rsidRDefault="00F77B76" w:rsidP="55F015EE">
      <w:pPr>
        <w:numPr>
          <w:ilvl w:val="0"/>
          <w:numId w:val="3"/>
        </w:numPr>
        <w:rPr>
          <w:rFonts w:ascii="Arial" w:eastAsia="Arial" w:hAnsi="Arial" w:cs="Arial"/>
          <w:color w:val="000000"/>
          <w:sz w:val="22"/>
          <w:szCs w:val="22"/>
        </w:rPr>
      </w:pPr>
      <w:r w:rsidRPr="0952260A">
        <w:rPr>
          <w:rFonts w:ascii="Arial" w:eastAsia="Arial" w:hAnsi="Arial" w:cs="Arial"/>
          <w:color w:val="000000" w:themeColor="text1"/>
          <w:sz w:val="22"/>
          <w:szCs w:val="22"/>
        </w:rPr>
        <w:t>QC stats are collected and thresholds applied (</w:t>
      </w:r>
      <w:r w:rsidRPr="0952260A">
        <w:rPr>
          <w:rFonts w:ascii="Arial" w:eastAsia="Arial" w:hAnsi="Arial" w:cs="Arial"/>
          <w:sz w:val="22"/>
          <w:szCs w:val="22"/>
        </w:rPr>
        <w:t xml:space="preserve">Fig. </w:t>
      </w:r>
      <w:r w:rsidR="007C1498" w:rsidRPr="0952260A">
        <w:rPr>
          <w:rFonts w:ascii="Arial" w:eastAsia="Arial" w:hAnsi="Arial" w:cs="Arial"/>
          <w:sz w:val="22"/>
          <w:szCs w:val="22"/>
        </w:rPr>
        <w:t>S</w:t>
      </w:r>
      <w:r w:rsidR="00152784" w:rsidRPr="0952260A">
        <w:rPr>
          <w:rFonts w:ascii="Arial" w:eastAsia="Arial" w:hAnsi="Arial" w:cs="Arial"/>
          <w:sz w:val="22"/>
          <w:szCs w:val="22"/>
        </w:rPr>
        <w:t>1</w:t>
      </w:r>
      <w:r w:rsidR="59ABA311" w:rsidRPr="0952260A">
        <w:rPr>
          <w:rFonts w:ascii="Arial" w:eastAsia="Arial" w:hAnsi="Arial" w:cs="Arial"/>
          <w:sz w:val="22"/>
          <w:szCs w:val="22"/>
        </w:rPr>
        <w:t>4</w:t>
      </w:r>
      <w:r w:rsidRPr="23CC2750">
        <w:rPr>
          <w:rFonts w:ascii="Arial" w:eastAsia="Arial" w:hAnsi="Arial" w:cs="Arial"/>
          <w:color w:val="000000" w:themeColor="text1"/>
          <w:sz w:val="22"/>
          <w:szCs w:val="22"/>
        </w:rPr>
        <w:t>). Results are reported back to the lab and CRAM is failed if it doesn</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t pass all quality parameter thresholds. Failed lanes are archived and not used in further processing.</w:t>
      </w:r>
    </w:p>
    <w:p w14:paraId="00000210" w14:textId="77777777" w:rsidR="00005BC5" w:rsidRDefault="00F77B76" w:rsidP="55F015EE">
      <w:pPr>
        <w:numPr>
          <w:ilvl w:val="0"/>
          <w:numId w:val="3"/>
        </w:numPr>
        <w:rPr>
          <w:rFonts w:ascii="Arial" w:eastAsia="Arial" w:hAnsi="Arial" w:cs="Arial"/>
          <w:color w:val="000000"/>
          <w:sz w:val="22"/>
          <w:szCs w:val="22"/>
        </w:rPr>
      </w:pPr>
      <w:r w:rsidRPr="23CC2750">
        <w:rPr>
          <w:rFonts w:ascii="Arial" w:eastAsia="Arial" w:hAnsi="Arial" w:cs="Arial"/>
          <w:color w:val="000000" w:themeColor="text1"/>
          <w:sz w:val="22"/>
          <w:szCs w:val="22"/>
        </w:rPr>
        <w:t>A merge process monitors the (</w:t>
      </w:r>
      <w:proofErr w:type="spellStart"/>
      <w:proofErr w:type="gramStart"/>
      <w:r w:rsidRPr="23CC2750">
        <w:rPr>
          <w:rFonts w:ascii="Arial" w:eastAsia="Arial" w:hAnsi="Arial" w:cs="Arial"/>
          <w:color w:val="000000" w:themeColor="text1"/>
          <w:sz w:val="22"/>
          <w:szCs w:val="22"/>
        </w:rPr>
        <w:t>lane,index</w:t>
      </w:r>
      <w:proofErr w:type="spellEnd"/>
      <w:proofErr w:type="gramEnd"/>
      <w:r w:rsidRPr="23CC2750">
        <w:rPr>
          <w:rFonts w:ascii="Arial" w:eastAsia="Arial" w:hAnsi="Arial" w:cs="Arial"/>
          <w:color w:val="000000" w:themeColor="text1"/>
          <w:sz w:val="22"/>
          <w:szCs w:val="22"/>
        </w:rPr>
        <w:t>) data and merges the data when it is likely that sufficient data have been collected for a sample. The merge process injects all the necessary header information into the file making it ready for export to UKB.</w:t>
      </w:r>
    </w:p>
    <w:p w14:paraId="00000211" w14:textId="26A7309C" w:rsidR="00005BC5" w:rsidRDefault="00F77B76" w:rsidP="55F015EE">
      <w:pPr>
        <w:numPr>
          <w:ilvl w:val="0"/>
          <w:numId w:val="3"/>
        </w:numPr>
        <w:rPr>
          <w:rFonts w:ascii="Arial" w:eastAsia="Arial" w:hAnsi="Arial" w:cs="Arial"/>
          <w:color w:val="000000"/>
          <w:sz w:val="22"/>
          <w:szCs w:val="22"/>
        </w:rPr>
      </w:pPr>
      <w:r w:rsidRPr="23CC2750">
        <w:rPr>
          <w:rFonts w:ascii="Arial" w:eastAsia="Arial" w:hAnsi="Arial" w:cs="Arial"/>
          <w:color w:val="000000" w:themeColor="text1"/>
          <w:sz w:val="22"/>
          <w:szCs w:val="22"/>
        </w:rPr>
        <w:t xml:space="preserve">When the file has been created, a checksum is generated for each read group and compared with the corresponding checksums for the </w:t>
      </w:r>
      <w:proofErr w:type="spellStart"/>
      <w:r w:rsidRPr="23CC2750">
        <w:rPr>
          <w:rFonts w:ascii="Arial" w:eastAsia="Arial" w:hAnsi="Arial" w:cs="Arial"/>
          <w:color w:val="000000" w:themeColor="text1"/>
          <w:sz w:val="22"/>
          <w:szCs w:val="22"/>
        </w:rPr>
        <w:t>fastq</w:t>
      </w:r>
      <w:proofErr w:type="spellEnd"/>
      <w:r w:rsidRPr="23CC2750">
        <w:rPr>
          <w:rFonts w:ascii="Arial" w:eastAsia="Arial" w:hAnsi="Arial" w:cs="Arial"/>
          <w:color w:val="000000" w:themeColor="text1"/>
          <w:sz w:val="22"/>
          <w:szCs w:val="22"/>
        </w:rPr>
        <w:t xml:space="preserve"> files. Failure if they don</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t match and the merge process is rerun.</w:t>
      </w:r>
    </w:p>
    <w:p w14:paraId="00000212" w14:textId="77777777" w:rsidR="00005BC5" w:rsidRDefault="00F77B76" w:rsidP="55F015EE">
      <w:pPr>
        <w:numPr>
          <w:ilvl w:val="0"/>
          <w:numId w:val="3"/>
        </w:numPr>
        <w:rPr>
          <w:rFonts w:ascii="Arial" w:eastAsia="Arial" w:hAnsi="Arial" w:cs="Arial"/>
          <w:color w:val="000000"/>
          <w:sz w:val="22"/>
          <w:szCs w:val="22"/>
        </w:rPr>
      </w:pPr>
      <w:r w:rsidRPr="23CC2750">
        <w:rPr>
          <w:rFonts w:ascii="Arial" w:eastAsia="Arial" w:hAnsi="Arial" w:cs="Arial"/>
          <w:color w:val="000000" w:themeColor="text1"/>
          <w:sz w:val="22"/>
          <w:szCs w:val="22"/>
        </w:rPr>
        <w:t xml:space="preserve">The merged CRAM file is </w:t>
      </w:r>
      <w:proofErr w:type="gramStart"/>
      <w:r w:rsidRPr="23CC2750">
        <w:rPr>
          <w:rFonts w:ascii="Arial" w:eastAsia="Arial" w:hAnsi="Arial" w:cs="Arial"/>
          <w:color w:val="000000" w:themeColor="text1"/>
          <w:sz w:val="22"/>
          <w:szCs w:val="22"/>
        </w:rPr>
        <w:t>archived</w:t>
      </w:r>
      <w:proofErr w:type="gramEnd"/>
      <w:r w:rsidRPr="23CC2750">
        <w:rPr>
          <w:rFonts w:ascii="Arial" w:eastAsia="Arial" w:hAnsi="Arial" w:cs="Arial"/>
          <w:color w:val="000000" w:themeColor="text1"/>
          <w:sz w:val="22"/>
          <w:szCs w:val="22"/>
        </w:rPr>
        <w:t xml:space="preserve"> and the upstream data are marked for deletion.</w:t>
      </w:r>
    </w:p>
    <w:p w14:paraId="00000213" w14:textId="77777777" w:rsidR="00005BC5" w:rsidRDefault="00F77B76" w:rsidP="55F015EE">
      <w:pPr>
        <w:numPr>
          <w:ilvl w:val="0"/>
          <w:numId w:val="3"/>
        </w:numPr>
        <w:rPr>
          <w:rFonts w:ascii="Arial" w:eastAsia="Arial" w:hAnsi="Arial" w:cs="Arial"/>
          <w:color w:val="000000"/>
          <w:sz w:val="22"/>
          <w:szCs w:val="22"/>
        </w:rPr>
      </w:pPr>
      <w:r w:rsidRPr="23CC2750">
        <w:rPr>
          <w:rFonts w:ascii="Arial" w:eastAsia="Arial" w:hAnsi="Arial" w:cs="Arial"/>
          <w:color w:val="000000" w:themeColor="text1"/>
          <w:sz w:val="22"/>
          <w:szCs w:val="22"/>
        </w:rPr>
        <w:t xml:space="preserve">Variant calling is performed on the CRAM </w:t>
      </w:r>
      <w:proofErr w:type="gramStart"/>
      <w:r w:rsidRPr="23CC2750">
        <w:rPr>
          <w:rFonts w:ascii="Arial" w:eastAsia="Arial" w:hAnsi="Arial" w:cs="Arial"/>
          <w:color w:val="000000" w:themeColor="text1"/>
          <w:sz w:val="22"/>
          <w:szCs w:val="22"/>
        </w:rPr>
        <w:t>file</w:t>
      </w:r>
      <w:proofErr w:type="gramEnd"/>
      <w:r w:rsidRPr="23CC2750">
        <w:rPr>
          <w:rFonts w:ascii="Arial" w:eastAsia="Arial" w:hAnsi="Arial" w:cs="Arial"/>
          <w:color w:val="000000" w:themeColor="text1"/>
          <w:sz w:val="22"/>
          <w:szCs w:val="22"/>
        </w:rPr>
        <w:t xml:space="preserve"> and the result is prepared for export to UKB. This includes the production of the BQSR</w:t>
      </w:r>
      <w:r w:rsidRPr="23CC2750">
        <w:rPr>
          <w:rFonts w:ascii="Arial" w:eastAsia="Arial" w:hAnsi="Arial" w:cs="Arial"/>
          <w:color w:val="000000" w:themeColor="text1"/>
          <w:sz w:val="22"/>
          <w:szCs w:val="22"/>
          <w:vertAlign w:val="superscript"/>
        </w:rPr>
        <w:t>15</w:t>
      </w:r>
      <w:r w:rsidRPr="23CC2750">
        <w:rPr>
          <w:rFonts w:ascii="Arial" w:eastAsia="Arial" w:hAnsi="Arial" w:cs="Arial"/>
          <w:color w:val="000000" w:themeColor="text1"/>
          <w:sz w:val="22"/>
          <w:szCs w:val="22"/>
        </w:rPr>
        <w:t xml:space="preserve"> table as well as a gVCF file.</w:t>
      </w:r>
    </w:p>
    <w:p w14:paraId="00000214" w14:textId="77777777" w:rsidR="00005BC5" w:rsidRDefault="00F77B76" w:rsidP="55F015EE">
      <w:pPr>
        <w:numPr>
          <w:ilvl w:val="0"/>
          <w:numId w:val="3"/>
        </w:numPr>
        <w:rPr>
          <w:rFonts w:ascii="Arial" w:eastAsia="Arial" w:hAnsi="Arial" w:cs="Arial"/>
          <w:color w:val="000000"/>
          <w:sz w:val="22"/>
          <w:szCs w:val="22"/>
        </w:rPr>
      </w:pPr>
      <w:r w:rsidRPr="23CC2750">
        <w:rPr>
          <w:rFonts w:ascii="Arial" w:eastAsia="Arial" w:hAnsi="Arial" w:cs="Arial"/>
          <w:color w:val="000000" w:themeColor="text1"/>
          <w:sz w:val="22"/>
          <w:szCs w:val="22"/>
        </w:rPr>
        <w:t>QC stats for the merged file are collected and thresholds applied. Results are reported back to the lab. </w:t>
      </w:r>
    </w:p>
    <w:p w14:paraId="00000215" w14:textId="77777777" w:rsidR="00005BC5" w:rsidRDefault="00F77B76" w:rsidP="55F015EE">
      <w:pPr>
        <w:numPr>
          <w:ilvl w:val="1"/>
          <w:numId w:val="3"/>
        </w:numPr>
        <w:rPr>
          <w:rFonts w:ascii="Arial" w:eastAsia="Arial" w:hAnsi="Arial" w:cs="Arial"/>
          <w:color w:val="000000"/>
          <w:sz w:val="22"/>
          <w:szCs w:val="22"/>
        </w:rPr>
      </w:pPr>
      <w:r w:rsidRPr="23CC2750">
        <w:rPr>
          <w:rFonts w:ascii="Arial" w:eastAsia="Arial" w:hAnsi="Arial" w:cs="Arial"/>
          <w:color w:val="000000" w:themeColor="text1"/>
          <w:sz w:val="22"/>
          <w:szCs w:val="22"/>
        </w:rPr>
        <w:t>If the file fails on quantity only, the file is held, the lab initiates a top-up run which is processed as described above and upon completion is merged with the held CRAM file into a new merged CRAM file. That new merged CRAM file is then processed again as described above</w:t>
      </w:r>
    </w:p>
    <w:p w14:paraId="00000216" w14:textId="4F2F3F3A" w:rsidR="00005BC5" w:rsidRDefault="3548FBD5" w:rsidP="55F015EE">
      <w:pPr>
        <w:numPr>
          <w:ilvl w:val="1"/>
          <w:numId w:val="3"/>
        </w:numPr>
        <w:rPr>
          <w:rFonts w:ascii="Arial" w:eastAsia="Arial" w:hAnsi="Arial" w:cs="Arial"/>
          <w:color w:val="000000"/>
          <w:sz w:val="22"/>
          <w:szCs w:val="22"/>
        </w:rPr>
      </w:pPr>
      <w:r w:rsidRPr="483BCEC3">
        <w:rPr>
          <w:rFonts w:ascii="Arial" w:eastAsia="Arial" w:hAnsi="Arial" w:cs="Arial"/>
          <w:color w:val="000000" w:themeColor="text1"/>
          <w:sz w:val="22"/>
          <w:szCs w:val="22"/>
        </w:rPr>
        <w:t xml:space="preserve">If the file fails on other quality parameters, the file is </w:t>
      </w:r>
      <w:r w:rsidR="37B9C91A" w:rsidRPr="483BCEC3">
        <w:rPr>
          <w:rFonts w:ascii="Arial" w:eastAsia="Arial" w:hAnsi="Arial" w:cs="Arial"/>
          <w:color w:val="000000" w:themeColor="text1"/>
          <w:sz w:val="22"/>
          <w:szCs w:val="22"/>
        </w:rPr>
        <w:t>failed,</w:t>
      </w:r>
      <w:r w:rsidRPr="483BCEC3">
        <w:rPr>
          <w:rFonts w:ascii="Arial" w:eastAsia="Arial" w:hAnsi="Arial" w:cs="Arial"/>
          <w:color w:val="000000" w:themeColor="text1"/>
          <w:sz w:val="22"/>
          <w:szCs w:val="22"/>
        </w:rPr>
        <w:t xml:space="preserve"> and the sample is flagged in the lab. The lab must decide the appropriate action (abandon sample, request a new library)</w:t>
      </w:r>
    </w:p>
    <w:p w14:paraId="00000217" w14:textId="77777777" w:rsidR="00005BC5" w:rsidRDefault="00F77B76" w:rsidP="55F015EE">
      <w:pPr>
        <w:numPr>
          <w:ilvl w:val="0"/>
          <w:numId w:val="3"/>
        </w:numPr>
        <w:rPr>
          <w:rFonts w:ascii="Arial" w:eastAsia="Arial" w:hAnsi="Arial" w:cs="Arial"/>
          <w:color w:val="000000"/>
          <w:sz w:val="22"/>
          <w:szCs w:val="22"/>
        </w:rPr>
      </w:pPr>
      <w:r w:rsidRPr="23CC2750">
        <w:rPr>
          <w:rFonts w:ascii="Arial" w:eastAsia="Arial" w:hAnsi="Arial" w:cs="Arial"/>
          <w:color w:val="000000" w:themeColor="text1"/>
          <w:sz w:val="22"/>
          <w:szCs w:val="22"/>
        </w:rPr>
        <w:t>The merged CRAM file, along with variant calling and auxiliary data are sent to UK Biobank</w:t>
      </w:r>
    </w:p>
    <w:p w14:paraId="00000218" w14:textId="77777777" w:rsidR="00005BC5" w:rsidRDefault="00005BC5" w:rsidP="55F015EE">
      <w:pPr>
        <w:ind w:left="720"/>
        <w:rPr>
          <w:rFonts w:ascii="Arial" w:eastAsia="Arial" w:hAnsi="Arial" w:cs="Arial"/>
          <w:color w:val="000000"/>
          <w:sz w:val="22"/>
          <w:szCs w:val="22"/>
        </w:rPr>
      </w:pPr>
    </w:p>
    <w:p w14:paraId="00000219" w14:textId="77777777" w:rsidR="00005BC5" w:rsidRDefault="00F77B76" w:rsidP="55F015EE">
      <w:pPr>
        <w:pStyle w:val="3"/>
        <w:rPr>
          <w:rFonts w:ascii="Arial" w:eastAsia="Arial" w:hAnsi="Arial" w:cs="Arial"/>
          <w:sz w:val="22"/>
          <w:szCs w:val="22"/>
        </w:rPr>
      </w:pPr>
      <w:r w:rsidRPr="23CC2750">
        <w:rPr>
          <w:rFonts w:ascii="Arial" w:eastAsia="Arial" w:hAnsi="Arial" w:cs="Arial"/>
          <w:sz w:val="22"/>
          <w:szCs w:val="22"/>
        </w:rPr>
        <w:t>Pipeline details</w:t>
      </w:r>
    </w:p>
    <w:p w14:paraId="0000021A" w14:textId="77777777" w:rsidR="00005BC5" w:rsidRDefault="00F77B76" w:rsidP="55F015EE">
      <w:pPr>
        <w:pStyle w:val="4"/>
        <w:rPr>
          <w:rFonts w:ascii="Arial" w:eastAsia="Arial" w:hAnsi="Arial" w:cs="Arial"/>
          <w:sz w:val="22"/>
          <w:szCs w:val="22"/>
        </w:rPr>
      </w:pPr>
      <w:r w:rsidRPr="23CC2750">
        <w:rPr>
          <w:rFonts w:ascii="Arial" w:eastAsia="Arial" w:hAnsi="Arial" w:cs="Arial"/>
          <w:sz w:val="22"/>
          <w:szCs w:val="22"/>
        </w:rPr>
        <w:t>Alignment</w:t>
      </w:r>
    </w:p>
    <w:p w14:paraId="0000021B" w14:textId="5D67B3CC" w:rsidR="00005BC5" w:rsidRDefault="3548FBD5" w:rsidP="55F015EE">
      <w:pPr>
        <w:rPr>
          <w:rFonts w:ascii="Arial" w:eastAsia="Arial" w:hAnsi="Arial" w:cs="Arial"/>
          <w:color w:val="000000"/>
          <w:sz w:val="22"/>
          <w:szCs w:val="22"/>
        </w:rPr>
      </w:pPr>
      <w:r w:rsidRPr="483BCEC3">
        <w:rPr>
          <w:rFonts w:ascii="Arial" w:eastAsia="Arial" w:hAnsi="Arial" w:cs="Arial"/>
          <w:color w:val="000000" w:themeColor="text1"/>
          <w:sz w:val="22"/>
          <w:szCs w:val="22"/>
        </w:rPr>
        <w:t>Each read group is aligned to GRCh38 reference (GRCh38 reference with alt contigs plus additional decoy contigs and HLA genes) with bwa mem (v0.7.17)</w:t>
      </w:r>
      <w:sdt>
        <w:sdtPr>
          <w:rPr>
            <w:rFonts w:ascii="Arial" w:eastAsia="Arial" w:hAnsi="Arial" w:cs="Arial"/>
            <w:color w:val="000000" w:themeColor="text1"/>
            <w:sz w:val="22"/>
            <w:szCs w:val="22"/>
            <w:vertAlign w:val="superscript"/>
          </w:rPr>
          <w:tag w:val="MENDELEY_CITATION_v3_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"/>
          <w:id w:val="-1488938136"/>
          <w:placeholder>
            <w:docPart w:val="DefaultPlaceholder_-1854013440"/>
          </w:placeholder>
        </w:sdtPr>
        <w:sdtContent>
          <w:r w:rsidR="685661E6" w:rsidRPr="483BCEC3">
            <w:rPr>
              <w:rFonts w:ascii="Arial" w:eastAsia="Arial" w:hAnsi="Arial" w:cs="Arial"/>
              <w:color w:val="000000" w:themeColor="text1"/>
              <w:sz w:val="22"/>
              <w:szCs w:val="22"/>
              <w:vertAlign w:val="superscript"/>
            </w:rPr>
            <w:t>4</w:t>
          </w:r>
        </w:sdtContent>
      </w:sdt>
      <w:r w:rsidRPr="483BCEC3">
        <w:rPr>
          <w:rFonts w:ascii="Arial" w:eastAsia="Arial" w:hAnsi="Arial" w:cs="Arial"/>
          <w:color w:val="000000" w:themeColor="text1"/>
          <w:sz w:val="22"/>
          <w:szCs w:val="22"/>
        </w:rPr>
        <w:t xml:space="preserve"> using parameters </w:t>
      </w:r>
      <w:r w:rsidR="2E0F66A5" w:rsidRPr="483BCEC3">
        <w:rPr>
          <w:rFonts w:ascii="Arial" w:eastAsia="Arial" w:hAnsi="Arial" w:cs="Arial"/>
          <w:color w:val="000000" w:themeColor="text1"/>
          <w:sz w:val="22"/>
          <w:szCs w:val="22"/>
        </w:rPr>
        <w:t>‘</w:t>
      </w:r>
      <w:r w:rsidRPr="483BCEC3">
        <w:rPr>
          <w:rFonts w:ascii="Arial" w:eastAsia="Arial" w:hAnsi="Arial" w:cs="Arial"/>
          <w:color w:val="000000" w:themeColor="text1"/>
          <w:sz w:val="22"/>
          <w:szCs w:val="22"/>
        </w:rPr>
        <w:t xml:space="preserve">-K </w:t>
      </w:r>
      <w:r w:rsidRPr="483BCEC3">
        <w:rPr>
          <w:rFonts w:ascii="Arial" w:eastAsia="Arial" w:hAnsi="Arial" w:cs="Arial"/>
          <w:color w:val="000000" w:themeColor="text1"/>
          <w:sz w:val="22"/>
          <w:szCs w:val="22"/>
        </w:rPr>
        <w:lastRenderedPageBreak/>
        <w:t>100000000 -Y -t 24</w:t>
      </w:r>
      <w:r w:rsidR="2E0F66A5" w:rsidRPr="483BCEC3">
        <w:rPr>
          <w:rFonts w:ascii="Arial" w:eastAsia="Arial" w:hAnsi="Arial" w:cs="Arial"/>
          <w:color w:val="000000" w:themeColor="text1"/>
          <w:sz w:val="22"/>
          <w:szCs w:val="22"/>
        </w:rPr>
        <w:t>’</w:t>
      </w:r>
      <w:r w:rsidRPr="483BCEC3">
        <w:rPr>
          <w:rFonts w:ascii="Arial" w:eastAsia="Arial" w:hAnsi="Arial" w:cs="Arial"/>
          <w:color w:val="000000" w:themeColor="text1"/>
          <w:sz w:val="22"/>
          <w:szCs w:val="22"/>
        </w:rPr>
        <w:t>.  To add MC and MQ tags, samblaster</w:t>
      </w:r>
      <w:sdt>
        <w:sdtPr>
          <w:rPr>
            <w:rFonts w:ascii="Arial" w:eastAsia="Arial" w:hAnsi="Arial" w:cs="Arial"/>
            <w:color w:val="000000" w:themeColor="text1"/>
            <w:sz w:val="22"/>
            <w:szCs w:val="22"/>
            <w:vertAlign w:val="superscript"/>
          </w:rPr>
          <w:tag w:val="MENDELEY_CITATION_v3_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"/>
          <w:id w:val="-169647347"/>
          <w:placeholder>
            <w:docPart w:val="DefaultPlaceholder_-1854013440"/>
          </w:placeholder>
        </w:sdtPr>
        <w:sdtContent>
          <w:r w:rsidR="27C62050" w:rsidRPr="483BCEC3">
            <w:rPr>
              <w:rFonts w:ascii="Arial" w:eastAsia="Arial" w:hAnsi="Arial" w:cs="Arial"/>
              <w:color w:val="000000" w:themeColor="text1"/>
              <w:sz w:val="22"/>
              <w:szCs w:val="22"/>
              <w:vertAlign w:val="superscript"/>
            </w:rPr>
            <w:t>26</w:t>
          </w:r>
        </w:sdtContent>
      </w:sdt>
      <w:r w:rsidRPr="483BCEC3">
        <w:rPr>
          <w:rFonts w:ascii="Arial" w:eastAsia="Arial" w:hAnsi="Arial" w:cs="Arial"/>
          <w:color w:val="000000" w:themeColor="text1"/>
          <w:sz w:val="22"/>
          <w:szCs w:val="22"/>
        </w:rPr>
        <w:t xml:space="preserve"> (v0.1.24) is used with parameters </w:t>
      </w:r>
      <w:r w:rsidR="2E0F66A5" w:rsidRPr="483BCEC3">
        <w:rPr>
          <w:rFonts w:ascii="Arial" w:eastAsia="Arial" w:hAnsi="Arial" w:cs="Arial"/>
          <w:color w:val="000000" w:themeColor="text1"/>
          <w:sz w:val="22"/>
          <w:szCs w:val="22"/>
        </w:rPr>
        <w:t>‘</w:t>
      </w:r>
      <w:r w:rsidRPr="483BCEC3">
        <w:rPr>
          <w:rFonts w:ascii="Arial" w:eastAsia="Arial" w:hAnsi="Arial" w:cs="Arial"/>
          <w:color w:val="000000" w:themeColor="text1"/>
          <w:sz w:val="22"/>
          <w:szCs w:val="22"/>
        </w:rPr>
        <w:t xml:space="preserve">-a </w:t>
      </w:r>
      <w:r w:rsidR="2E0F66A5" w:rsidRPr="483BCEC3">
        <w:rPr>
          <w:rFonts w:ascii="Arial" w:eastAsia="Arial" w:hAnsi="Arial" w:cs="Arial"/>
          <w:color w:val="000000" w:themeColor="text1"/>
          <w:sz w:val="22"/>
          <w:szCs w:val="22"/>
        </w:rPr>
        <w:t>–</w:t>
      </w:r>
      <w:proofErr w:type="spellStart"/>
      <w:r w:rsidRPr="483BCEC3">
        <w:rPr>
          <w:rFonts w:ascii="Arial" w:eastAsia="Arial" w:hAnsi="Arial" w:cs="Arial"/>
          <w:color w:val="000000" w:themeColor="text1"/>
          <w:sz w:val="22"/>
          <w:szCs w:val="22"/>
        </w:rPr>
        <w:t>addMateTags</w:t>
      </w:r>
      <w:proofErr w:type="spellEnd"/>
      <w:r w:rsidR="2E0F66A5" w:rsidRPr="483BCEC3">
        <w:rPr>
          <w:rFonts w:ascii="Arial" w:eastAsia="Arial" w:hAnsi="Arial" w:cs="Arial"/>
          <w:color w:val="000000" w:themeColor="text1"/>
          <w:sz w:val="22"/>
          <w:szCs w:val="22"/>
        </w:rPr>
        <w:t>’</w:t>
      </w:r>
      <w:r w:rsidRPr="483BCEC3">
        <w:rPr>
          <w:rFonts w:ascii="Arial" w:eastAsia="Arial" w:hAnsi="Arial" w:cs="Arial"/>
          <w:color w:val="000000" w:themeColor="text1"/>
          <w:sz w:val="22"/>
          <w:szCs w:val="22"/>
        </w:rPr>
        <w:t xml:space="preserve">. Duplicates are marked using Picard </w:t>
      </w:r>
      <w:proofErr w:type="spellStart"/>
      <w:r w:rsidRPr="483BCEC3">
        <w:rPr>
          <w:rFonts w:ascii="Arial" w:eastAsia="Arial" w:hAnsi="Arial" w:cs="Arial"/>
          <w:color w:val="000000" w:themeColor="text1"/>
          <w:sz w:val="22"/>
          <w:szCs w:val="22"/>
        </w:rPr>
        <w:t>MarkDuplicates</w:t>
      </w:r>
      <w:proofErr w:type="spellEnd"/>
      <w:r w:rsidRPr="483BCEC3">
        <w:rPr>
          <w:rFonts w:ascii="Arial" w:eastAsia="Arial" w:hAnsi="Arial" w:cs="Arial"/>
          <w:color w:val="000000" w:themeColor="text1"/>
          <w:sz w:val="22"/>
          <w:szCs w:val="22"/>
        </w:rPr>
        <w:t xml:space="preserve"> (v2.20.3) with parameters </w:t>
      </w:r>
      <w:r w:rsidR="2E0F66A5" w:rsidRPr="483BCEC3">
        <w:rPr>
          <w:rFonts w:ascii="Arial" w:eastAsia="Arial" w:hAnsi="Arial" w:cs="Arial"/>
          <w:color w:val="000000" w:themeColor="text1"/>
          <w:sz w:val="22"/>
          <w:szCs w:val="22"/>
        </w:rPr>
        <w:t>“</w:t>
      </w:r>
      <w:r w:rsidRPr="483BCEC3">
        <w:rPr>
          <w:rFonts w:ascii="Arial" w:eastAsia="Arial" w:hAnsi="Arial" w:cs="Arial"/>
          <w:color w:val="000000" w:themeColor="text1"/>
          <w:sz w:val="22"/>
          <w:szCs w:val="22"/>
        </w:rPr>
        <w:t>ASSUME_SORT_ORDER=queryname READ_NAME_REGEX=</w:t>
      </w:r>
      <w:r w:rsidR="2E0F66A5" w:rsidRPr="483BCEC3">
        <w:rPr>
          <w:rFonts w:ascii="Arial" w:eastAsia="Arial" w:hAnsi="Arial" w:cs="Arial"/>
          <w:color w:val="000000" w:themeColor="text1"/>
          <w:sz w:val="22"/>
          <w:szCs w:val="22"/>
        </w:rPr>
        <w:t>’</w:t>
      </w:r>
      <w:r w:rsidRPr="483BCEC3">
        <w:rPr>
          <w:rFonts w:ascii="Arial" w:eastAsia="Arial" w:hAnsi="Arial" w:cs="Arial"/>
          <w:color w:val="000000" w:themeColor="text1"/>
          <w:sz w:val="22"/>
          <w:szCs w:val="22"/>
        </w:rPr>
        <w:t>[a-zA-Z0-9-]+:[0-9]+:[a-zA-Z0-9]+:[0-9]</w:t>
      </w:r>
      <w:r w:rsidR="2E0F66A5" w:rsidRPr="483BCEC3">
        <w:rPr>
          <w:rFonts w:ascii="Arial" w:eastAsia="Arial" w:hAnsi="Arial" w:cs="Arial"/>
          <w:color w:val="000000" w:themeColor="text1"/>
          <w:sz w:val="22"/>
          <w:szCs w:val="22"/>
        </w:rPr>
        <w:t>L</w:t>
      </w:r>
      <w:r w:rsidRPr="483BCEC3">
        <w:rPr>
          <w:rFonts w:ascii="Arial" w:eastAsia="Arial" w:hAnsi="Arial" w:cs="Arial"/>
          <w:color w:val="000000" w:themeColor="text1"/>
          <w:sz w:val="22"/>
          <w:szCs w:val="22"/>
        </w:rPr>
        <w:t>[0-9]+):([0-9]+):([0-9]</w:t>
      </w:r>
      <w:r w:rsidR="2E0F66A5" w:rsidRPr="483BCEC3">
        <w:rPr>
          <w:rFonts w:ascii="Arial" w:eastAsia="Arial" w:hAnsi="Arial" w:cs="Arial"/>
          <w:color w:val="000000" w:themeColor="text1"/>
          <w:sz w:val="22"/>
          <w:szCs w:val="22"/>
        </w:rPr>
        <w:t>’”</w:t>
      </w:r>
      <w:r w:rsidRPr="483BCEC3">
        <w:rPr>
          <w:rFonts w:ascii="Arial" w:eastAsia="Arial" w:hAnsi="Arial" w:cs="Arial"/>
          <w:color w:val="000000" w:themeColor="text1"/>
          <w:sz w:val="22"/>
          <w:szCs w:val="22"/>
        </w:rPr>
        <w:t>'", then the results are coordinate sorted using samtools</w:t>
      </w:r>
      <w:r w:rsidR="6DC19981" w:rsidRPr="483BCEC3">
        <w:rPr>
          <w:rFonts w:ascii="Arial" w:eastAsia="Arial" w:hAnsi="Arial" w:cs="Arial"/>
          <w:color w:val="000000" w:themeColor="text1"/>
          <w:sz w:val="22"/>
          <w:szCs w:val="22"/>
          <w:vertAlign w:val="superscript"/>
        </w:rPr>
        <w:t>7</w:t>
      </w:r>
      <w:r w:rsidRPr="483BCEC3">
        <w:rPr>
          <w:rFonts w:ascii="Arial" w:eastAsia="Arial" w:hAnsi="Arial" w:cs="Arial"/>
          <w:color w:val="000000" w:themeColor="text1"/>
          <w:sz w:val="22"/>
          <w:szCs w:val="22"/>
        </w:rPr>
        <w:t xml:space="preserve"> (v1.9).</w:t>
      </w:r>
    </w:p>
    <w:p w14:paraId="0000021C" w14:textId="77777777" w:rsidR="00005BC5" w:rsidRDefault="00F77B76" w:rsidP="55F015EE">
      <w:pPr>
        <w:pStyle w:val="4"/>
        <w:rPr>
          <w:rFonts w:ascii="Arial" w:eastAsia="Arial" w:hAnsi="Arial" w:cs="Arial"/>
          <w:sz w:val="22"/>
          <w:szCs w:val="22"/>
        </w:rPr>
      </w:pPr>
      <w:r w:rsidRPr="23CC2750">
        <w:rPr>
          <w:rFonts w:ascii="Arial" w:eastAsia="Arial" w:hAnsi="Arial" w:cs="Arial"/>
          <w:sz w:val="22"/>
          <w:szCs w:val="22"/>
        </w:rPr>
        <w:t>Merging</w:t>
      </w:r>
    </w:p>
    <w:p w14:paraId="0000021D" w14:textId="1AD30648" w:rsidR="00005BC5" w:rsidRDefault="3548FBD5" w:rsidP="55F015EE">
      <w:pPr>
        <w:rPr>
          <w:rFonts w:ascii="Arial" w:eastAsia="Arial" w:hAnsi="Arial" w:cs="Arial"/>
          <w:color w:val="000000"/>
          <w:sz w:val="22"/>
          <w:szCs w:val="22"/>
        </w:rPr>
      </w:pPr>
      <w:r w:rsidRPr="483BCEC3">
        <w:rPr>
          <w:rFonts w:ascii="Arial" w:eastAsia="Arial" w:hAnsi="Arial" w:cs="Arial"/>
          <w:color w:val="000000" w:themeColor="text1"/>
          <w:sz w:val="22"/>
          <w:szCs w:val="22"/>
        </w:rPr>
        <w:t>Internal thresholds are set for total sequence yield and read count, GC fraction (first and second read in pair) and bias compared to reference, flagging of base conversions in sample preparation, where certain trinucleotides are more commonly observed in sequencing than their reverse complement, flagging of base conversions in sample preparation, where certain trinucleotides are more commonly observed in sequencing than their reverse complement, percentage aligned library read pairs, library insert fragment size distribution, sequencing adapter contamination level, sequence run base call quality values, genotype concordance rate against supplied genome-wide genotype data supplied by UKB for each participant sample, sequence error rate, sequence contamination rate and genome coverage. Read group bam files are assessed for these parameters and those that pass all the thresholds are merged using samtools</w:t>
      </w:r>
      <w:r w:rsidR="54C9FA24" w:rsidRPr="483BCEC3">
        <w:rPr>
          <w:rFonts w:ascii="Arial" w:eastAsia="Arial" w:hAnsi="Arial" w:cs="Arial"/>
          <w:color w:val="000000" w:themeColor="text1"/>
          <w:sz w:val="22"/>
          <w:szCs w:val="22"/>
          <w:vertAlign w:val="superscript"/>
        </w:rPr>
        <w:t>7</w:t>
      </w:r>
      <w:r w:rsidRPr="483BCEC3">
        <w:rPr>
          <w:rFonts w:ascii="Arial" w:eastAsia="Arial" w:hAnsi="Arial" w:cs="Arial"/>
          <w:color w:val="000000" w:themeColor="text1"/>
          <w:sz w:val="22"/>
          <w:szCs w:val="22"/>
        </w:rPr>
        <w:t xml:space="preserve"> merge (v1.9) and converted to CRAM format.</w:t>
      </w:r>
    </w:p>
    <w:p w14:paraId="0000021E" w14:textId="77777777" w:rsidR="00005BC5" w:rsidRDefault="00F77B76" w:rsidP="55F015EE">
      <w:pPr>
        <w:pStyle w:val="4"/>
        <w:rPr>
          <w:rFonts w:ascii="Arial" w:eastAsia="Arial" w:hAnsi="Arial" w:cs="Arial"/>
          <w:sz w:val="22"/>
          <w:szCs w:val="22"/>
        </w:rPr>
      </w:pPr>
      <w:r w:rsidRPr="23CC2750">
        <w:rPr>
          <w:rFonts w:ascii="Arial" w:eastAsia="Arial" w:hAnsi="Arial" w:cs="Arial"/>
          <w:sz w:val="22"/>
          <w:szCs w:val="22"/>
        </w:rPr>
        <w:t>Single sample variant calling</w:t>
      </w:r>
    </w:p>
    <w:p w14:paraId="0000021F" w14:textId="63C5B5B1" w:rsidR="00005BC5" w:rsidRDefault="00F77B76" w:rsidP="55F015EE">
      <w:pPr>
        <w:rPr>
          <w:rFonts w:ascii="Arial" w:eastAsia="Arial" w:hAnsi="Arial" w:cs="Arial"/>
          <w:color w:val="000000"/>
          <w:sz w:val="22"/>
          <w:szCs w:val="22"/>
        </w:rPr>
      </w:pPr>
      <w:r w:rsidRPr="23CC2750">
        <w:rPr>
          <w:rFonts w:ascii="Arial" w:eastAsia="Arial" w:hAnsi="Arial" w:cs="Arial"/>
          <w:color w:val="000000" w:themeColor="text1"/>
          <w:sz w:val="22"/>
          <w:szCs w:val="22"/>
        </w:rPr>
        <w:t>A base quality recalibration table is created using GATK </w:t>
      </w:r>
      <w:proofErr w:type="spellStart"/>
      <w:r w:rsidRPr="23CC2750">
        <w:rPr>
          <w:rFonts w:ascii="Arial" w:eastAsia="Arial" w:hAnsi="Arial" w:cs="Arial"/>
          <w:color w:val="000000" w:themeColor="text1"/>
          <w:sz w:val="22"/>
          <w:szCs w:val="22"/>
        </w:rPr>
        <w:t>BaseRecalibrator</w:t>
      </w:r>
      <w:proofErr w:type="spellEnd"/>
      <w:r w:rsidRPr="23CC2750">
        <w:rPr>
          <w:rFonts w:ascii="Arial" w:eastAsia="Arial" w:hAnsi="Arial" w:cs="Arial"/>
          <w:color w:val="000000" w:themeColor="text1"/>
          <w:sz w:val="22"/>
          <w:szCs w:val="22"/>
        </w:rPr>
        <w:t xml:space="preserve"> (v4.0.12) with known sites files dbSNP138, Mills and 1000G gold standard indels, and known indels from GATK resource bundle and </w:t>
      </w:r>
      <w:proofErr w:type="gramStart"/>
      <w:r w:rsidRPr="23CC2750">
        <w:rPr>
          <w:rFonts w:ascii="Arial" w:eastAsia="Arial" w:hAnsi="Arial" w:cs="Arial"/>
          <w:color w:val="000000" w:themeColor="text1"/>
          <w:sz w:val="22"/>
          <w:szCs w:val="22"/>
        </w:rPr>
        <w:t>parameter</w:t>
      </w:r>
      <w:r w:rsidR="006C0AA9" w:rsidRPr="23CC2750">
        <w:rPr>
          <w:rFonts w:ascii="Arial" w:eastAsia="Arial" w:hAnsi="Arial" w:cs="Arial"/>
          <w:color w:val="000000" w:themeColor="text1"/>
          <w:sz w:val="22"/>
          <w:szCs w:val="22"/>
        </w:rPr>
        <w:t>“</w:t>
      </w:r>
      <w:proofErr w:type="gramEnd"/>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--preserve-</w:t>
      </w:r>
      <w:proofErr w:type="spellStart"/>
      <w:r w:rsidRPr="23CC2750">
        <w:rPr>
          <w:rFonts w:ascii="Arial" w:eastAsia="Arial" w:hAnsi="Arial" w:cs="Arial"/>
          <w:color w:val="000000" w:themeColor="text1"/>
          <w:sz w:val="22"/>
          <w:szCs w:val="22"/>
        </w:rPr>
        <w:t>qscores</w:t>
      </w:r>
      <w:proofErr w:type="spellEnd"/>
      <w:r w:rsidRPr="23CC2750">
        <w:rPr>
          <w:rFonts w:ascii="Arial" w:eastAsia="Arial" w:hAnsi="Arial" w:cs="Arial"/>
          <w:color w:val="000000" w:themeColor="text1"/>
          <w:sz w:val="22"/>
          <w:szCs w:val="22"/>
        </w:rPr>
        <w:t>-less-than 6 -L chr1</w:t>
      </w:r>
      <w:proofErr w:type="gramStart"/>
      <w:r w:rsidRPr="23CC2750">
        <w:rPr>
          <w:rFonts w:ascii="Arial" w:eastAsia="Arial" w:hAnsi="Arial" w:cs="Arial"/>
          <w:color w:val="000000" w:themeColor="text1"/>
          <w:sz w:val="22"/>
          <w:szCs w:val="22"/>
        </w:rPr>
        <w:t xml:space="preserve"> ..</w:t>
      </w:r>
      <w:proofErr w:type="gramEnd"/>
      <w:r w:rsidRPr="23CC2750">
        <w:rPr>
          <w:rFonts w:ascii="Arial" w:eastAsia="Arial" w:hAnsi="Arial" w:cs="Arial"/>
          <w:color w:val="000000" w:themeColor="text1"/>
          <w:sz w:val="22"/>
          <w:szCs w:val="22"/>
        </w:rPr>
        <w:t xml:space="preserve"> -L chr</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2".  For each chromosome in chr1</w:t>
      </w:r>
      <w:proofErr w:type="gramStart"/>
      <w:r w:rsidRPr="23CC2750">
        <w:rPr>
          <w:rFonts w:ascii="Arial" w:eastAsia="Arial" w:hAnsi="Arial" w:cs="Arial"/>
          <w:color w:val="000000" w:themeColor="text1"/>
          <w:sz w:val="22"/>
          <w:szCs w:val="22"/>
        </w:rPr>
        <w:t xml:space="preserve"> ..</w:t>
      </w:r>
      <w:proofErr w:type="gramEnd"/>
      <w:r w:rsidRPr="23CC2750">
        <w:rPr>
          <w:rFonts w:ascii="Arial" w:eastAsia="Arial" w:hAnsi="Arial" w:cs="Arial"/>
          <w:color w:val="000000" w:themeColor="text1"/>
          <w:sz w:val="22"/>
          <w:szCs w:val="22"/>
        </w:rPr>
        <w:t xml:space="preserve"> chr22, </w:t>
      </w:r>
      <w:proofErr w:type="spellStart"/>
      <w:r w:rsidRPr="23CC2750">
        <w:rPr>
          <w:rFonts w:ascii="Arial" w:eastAsia="Arial" w:hAnsi="Arial" w:cs="Arial"/>
          <w:color w:val="000000" w:themeColor="text1"/>
          <w:sz w:val="22"/>
          <w:szCs w:val="22"/>
        </w:rPr>
        <w:t>chrX</w:t>
      </w:r>
      <w:proofErr w:type="spellEnd"/>
      <w:r w:rsidRPr="23CC2750">
        <w:rPr>
          <w:rFonts w:ascii="Arial" w:eastAsia="Arial" w:hAnsi="Arial" w:cs="Arial"/>
          <w:color w:val="000000" w:themeColor="text1"/>
          <w:sz w:val="22"/>
          <w:szCs w:val="22"/>
        </w:rPr>
        <w:t xml:space="preserve">, </w:t>
      </w:r>
      <w:proofErr w:type="spellStart"/>
      <w:r w:rsidRPr="23CC2750">
        <w:rPr>
          <w:rFonts w:ascii="Arial" w:eastAsia="Arial" w:hAnsi="Arial" w:cs="Arial"/>
          <w:color w:val="000000" w:themeColor="text1"/>
          <w:sz w:val="22"/>
          <w:szCs w:val="22"/>
        </w:rPr>
        <w:t>chrY</w:t>
      </w:r>
      <w:proofErr w:type="spellEnd"/>
      <w:r w:rsidRPr="23CC2750">
        <w:rPr>
          <w:rFonts w:ascii="Arial" w:eastAsia="Arial" w:hAnsi="Arial" w:cs="Arial"/>
          <w:color w:val="000000" w:themeColor="text1"/>
          <w:sz w:val="22"/>
          <w:szCs w:val="22"/>
        </w:rPr>
        <w:t xml:space="preserve">, the resulting base recalibration table is applied using GATK </w:t>
      </w:r>
      <w:proofErr w:type="spellStart"/>
      <w:r w:rsidRPr="23CC2750">
        <w:rPr>
          <w:rFonts w:ascii="Arial" w:eastAsia="Arial" w:hAnsi="Arial" w:cs="Arial"/>
          <w:color w:val="000000" w:themeColor="text1"/>
          <w:sz w:val="22"/>
          <w:szCs w:val="22"/>
        </w:rPr>
        <w:t>ApplyBQSR</w:t>
      </w:r>
      <w:proofErr w:type="spellEnd"/>
      <w:r w:rsidRPr="23CC2750">
        <w:rPr>
          <w:rFonts w:ascii="Arial" w:eastAsia="Arial" w:hAnsi="Arial" w:cs="Arial"/>
          <w:color w:val="000000" w:themeColor="text1"/>
          <w:sz w:val="22"/>
          <w:szCs w:val="22"/>
        </w:rPr>
        <w:t xml:space="preserve"> (v4.0.12) with parameter</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--preserve-</w:t>
      </w:r>
      <w:proofErr w:type="spellStart"/>
      <w:r w:rsidRPr="23CC2750">
        <w:rPr>
          <w:rFonts w:ascii="Arial" w:eastAsia="Arial" w:hAnsi="Arial" w:cs="Arial"/>
          <w:color w:val="000000" w:themeColor="text1"/>
          <w:sz w:val="22"/>
          <w:szCs w:val="22"/>
        </w:rPr>
        <w:t>qscores</w:t>
      </w:r>
      <w:proofErr w:type="spellEnd"/>
      <w:r w:rsidRPr="23CC2750">
        <w:rPr>
          <w:rFonts w:ascii="Arial" w:eastAsia="Arial" w:hAnsi="Arial" w:cs="Arial"/>
          <w:color w:val="000000" w:themeColor="text1"/>
          <w:sz w:val="22"/>
          <w:szCs w:val="22"/>
        </w:rPr>
        <w:t xml:space="preserve">-less-than </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--static-quantized-quals 1</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--static-quantized-quals 2</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--static-quantized-quals 3</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--create-output-bam-</w:t>
      </w:r>
      <w:proofErr w:type="spellStart"/>
      <w:r w:rsidRPr="23CC2750">
        <w:rPr>
          <w:rFonts w:ascii="Arial" w:eastAsia="Arial" w:hAnsi="Arial" w:cs="Arial"/>
          <w:color w:val="000000" w:themeColor="text1"/>
          <w:sz w:val="22"/>
          <w:szCs w:val="22"/>
        </w:rPr>
        <w:t>ind</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x</w:t>
      </w:r>
      <w:proofErr w:type="spellEnd"/>
      <w:r w:rsidRPr="23CC2750">
        <w:rPr>
          <w:rFonts w:ascii="Arial" w:eastAsia="Arial" w:hAnsi="Arial" w:cs="Arial"/>
          <w:color w:val="000000" w:themeColor="text1"/>
          <w:sz w:val="22"/>
          <w:szCs w:val="22"/>
        </w:rPr>
        <w:t>" and then variants are called using GATK</w:t>
      </w:r>
      <w:r w:rsidRPr="23CC2750">
        <w:rPr>
          <w:rFonts w:ascii="Arial" w:eastAsia="Arial" w:hAnsi="Arial" w:cs="Arial"/>
          <w:color w:val="000000" w:themeColor="text1"/>
          <w:sz w:val="22"/>
          <w:szCs w:val="22"/>
          <w:vertAlign w:val="superscript"/>
        </w:rPr>
        <w:t>15</w:t>
      </w:r>
      <w:r w:rsidRPr="23CC2750">
        <w:rPr>
          <w:rFonts w:ascii="Arial" w:eastAsia="Arial" w:hAnsi="Arial" w:cs="Arial"/>
          <w:color w:val="000000" w:themeColor="text1"/>
          <w:sz w:val="22"/>
          <w:szCs w:val="22"/>
        </w:rPr>
        <w:t> </w:t>
      </w:r>
      <w:proofErr w:type="spellStart"/>
      <w:r w:rsidRPr="23CC2750">
        <w:rPr>
          <w:rFonts w:ascii="Arial" w:eastAsia="Arial" w:hAnsi="Arial" w:cs="Arial"/>
          <w:color w:val="000000" w:themeColor="text1"/>
          <w:sz w:val="22"/>
          <w:szCs w:val="22"/>
        </w:rPr>
        <w:t>HaplotypeCaller</w:t>
      </w:r>
      <w:proofErr w:type="spellEnd"/>
      <w:r w:rsidRPr="23CC2750">
        <w:rPr>
          <w:rFonts w:ascii="Arial" w:eastAsia="Arial" w:hAnsi="Arial" w:cs="Arial"/>
          <w:color w:val="000000" w:themeColor="text1"/>
          <w:sz w:val="22"/>
          <w:szCs w:val="22"/>
        </w:rPr>
        <w:t xml:space="preserve"> (v4.0.12) with parameter</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 xml:space="preserve"> "-ERC GV</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F". The resulting 24 chromosome g.vcf files are then combined using Picard</w:t>
      </w:r>
      <w:r w:rsidRPr="23CC2750">
        <w:rPr>
          <w:rFonts w:ascii="Arial" w:eastAsia="Arial" w:hAnsi="Arial" w:cs="Arial"/>
          <w:color w:val="000000" w:themeColor="text1"/>
          <w:sz w:val="22"/>
          <w:szCs w:val="22"/>
          <w:vertAlign w:val="superscript"/>
        </w:rPr>
        <w:t>15</w:t>
      </w:r>
      <w:r w:rsidRPr="23CC2750">
        <w:rPr>
          <w:rFonts w:ascii="Arial" w:eastAsia="Arial" w:hAnsi="Arial" w:cs="Arial"/>
          <w:color w:val="000000" w:themeColor="text1"/>
          <w:sz w:val="22"/>
          <w:szCs w:val="22"/>
        </w:rPr>
        <w:t xml:space="preserve"> </w:t>
      </w:r>
      <w:proofErr w:type="spellStart"/>
      <w:r w:rsidRPr="23CC2750">
        <w:rPr>
          <w:rFonts w:ascii="Arial" w:eastAsia="Arial" w:hAnsi="Arial" w:cs="Arial"/>
          <w:color w:val="000000" w:themeColor="text1"/>
          <w:sz w:val="22"/>
          <w:szCs w:val="22"/>
        </w:rPr>
        <w:t>MergeVcfs</w:t>
      </w:r>
      <w:proofErr w:type="spellEnd"/>
      <w:r w:rsidRPr="23CC2750">
        <w:rPr>
          <w:rFonts w:ascii="Arial" w:eastAsia="Arial" w:hAnsi="Arial" w:cs="Arial"/>
          <w:color w:val="000000" w:themeColor="text1"/>
          <w:sz w:val="22"/>
          <w:szCs w:val="22"/>
        </w:rPr>
        <w:t> (v2.20.3).</w:t>
      </w:r>
    </w:p>
    <w:p w14:paraId="00000220" w14:textId="77777777" w:rsidR="00005BC5" w:rsidRDefault="00F77B76" w:rsidP="23CC2750">
      <w:pPr>
        <w:rPr>
          <w:rFonts w:ascii="Arial" w:eastAsia="Arial" w:hAnsi="Arial" w:cs="Arial"/>
          <w:i/>
          <w:iCs/>
          <w:sz w:val="22"/>
          <w:szCs w:val="22"/>
        </w:rPr>
      </w:pPr>
      <w:r w:rsidRPr="23CC2750">
        <w:rPr>
          <w:rFonts w:ascii="Arial" w:eastAsia="Arial" w:hAnsi="Arial" w:cs="Arial"/>
          <w:i/>
          <w:iCs/>
          <w:sz w:val="22"/>
          <w:szCs w:val="22"/>
        </w:rPr>
        <w:t>Quality assessment reports</w:t>
      </w:r>
    </w:p>
    <w:p w14:paraId="00000221" w14:textId="2307D637" w:rsidR="00005BC5" w:rsidRDefault="00F77B76" w:rsidP="55F015EE">
      <w:pPr>
        <w:rPr>
          <w:rFonts w:ascii="Arial" w:eastAsia="Arial" w:hAnsi="Arial" w:cs="Arial"/>
          <w:color w:val="000000"/>
          <w:sz w:val="22"/>
          <w:szCs w:val="22"/>
        </w:rPr>
      </w:pPr>
      <w:r w:rsidRPr="23CC2750">
        <w:rPr>
          <w:rFonts w:ascii="Arial" w:eastAsia="Arial" w:hAnsi="Arial" w:cs="Arial"/>
          <w:color w:val="000000" w:themeColor="text1"/>
          <w:sz w:val="22"/>
          <w:szCs w:val="22"/>
        </w:rPr>
        <w:t>Report</w:t>
      </w:r>
      <w:r w:rsidRPr="0952260A">
        <w:rPr>
          <w:rFonts w:ascii="Arial" w:eastAsia="Arial" w:hAnsi="Arial" w:cs="Arial"/>
          <w:sz w:val="22"/>
          <w:szCs w:val="22"/>
        </w:rPr>
        <w:t>s (</w:t>
      </w:r>
      <w:r w:rsidRPr="23CC2750">
        <w:rPr>
          <w:rFonts w:ascii="Arial" w:eastAsia="Arial" w:hAnsi="Arial" w:cs="Arial"/>
          <w:sz w:val="22"/>
          <w:szCs w:val="22"/>
        </w:rPr>
        <w:t xml:space="preserve">Table </w:t>
      </w:r>
      <w:r w:rsidR="00C31627" w:rsidRPr="23CC2750">
        <w:rPr>
          <w:rFonts w:ascii="Arial" w:eastAsia="Arial" w:hAnsi="Arial" w:cs="Arial"/>
          <w:sz w:val="22"/>
          <w:szCs w:val="22"/>
        </w:rPr>
        <w:t>S</w:t>
      </w:r>
      <w:r w:rsidR="2522117F" w:rsidRPr="23CC2750">
        <w:rPr>
          <w:rFonts w:ascii="Arial" w:eastAsia="Arial" w:hAnsi="Arial" w:cs="Arial"/>
          <w:sz w:val="22"/>
          <w:szCs w:val="22"/>
        </w:rPr>
        <w:t>2</w:t>
      </w:r>
      <w:r w:rsidR="00FF34E2" w:rsidRPr="23CC2750">
        <w:rPr>
          <w:rFonts w:ascii="Arial" w:eastAsia="Arial" w:hAnsi="Arial" w:cs="Arial"/>
          <w:sz w:val="22"/>
          <w:szCs w:val="22"/>
        </w:rPr>
        <w:t>3</w:t>
      </w:r>
      <w:r w:rsidRPr="0952260A">
        <w:rPr>
          <w:rFonts w:ascii="Arial" w:eastAsia="Arial" w:hAnsi="Arial" w:cs="Arial"/>
          <w:sz w:val="22"/>
          <w:szCs w:val="22"/>
        </w:rPr>
        <w:t>) t</w:t>
      </w:r>
      <w:r w:rsidRPr="23CC2750">
        <w:rPr>
          <w:rFonts w:ascii="Arial" w:eastAsia="Arial" w:hAnsi="Arial" w:cs="Arial"/>
          <w:color w:val="000000" w:themeColor="text1"/>
          <w:sz w:val="22"/>
          <w:szCs w:val="22"/>
        </w:rPr>
        <w:t xml:space="preserve">o assess the data quality are created using the following programs (in the steps Lane QC, </w:t>
      </w:r>
      <w:proofErr w:type="spellStart"/>
      <w:r w:rsidRPr="23CC2750">
        <w:rPr>
          <w:rFonts w:ascii="Arial" w:eastAsia="Arial" w:hAnsi="Arial" w:cs="Arial"/>
          <w:color w:val="000000" w:themeColor="text1"/>
          <w:sz w:val="22"/>
          <w:szCs w:val="22"/>
        </w:rPr>
        <w:t>QCPreview</w:t>
      </w:r>
      <w:proofErr w:type="spellEnd"/>
      <w:r w:rsidRPr="23CC2750">
        <w:rPr>
          <w:rFonts w:ascii="Arial" w:eastAsia="Arial" w:hAnsi="Arial" w:cs="Arial"/>
          <w:color w:val="000000" w:themeColor="text1"/>
          <w:sz w:val="22"/>
          <w:szCs w:val="22"/>
        </w:rPr>
        <w:t xml:space="preserve"> and </w:t>
      </w:r>
      <w:proofErr w:type="spellStart"/>
      <w:r w:rsidRPr="23CC2750">
        <w:rPr>
          <w:rFonts w:ascii="Arial" w:eastAsia="Arial" w:hAnsi="Arial" w:cs="Arial"/>
          <w:color w:val="000000" w:themeColor="text1"/>
          <w:sz w:val="22"/>
          <w:szCs w:val="22"/>
        </w:rPr>
        <w:t>QCStats</w:t>
      </w:r>
      <w:proofErr w:type="spellEnd"/>
      <w:r w:rsidRPr="23CC2750">
        <w:rPr>
          <w:rFonts w:ascii="Arial" w:eastAsia="Arial" w:hAnsi="Arial" w:cs="Arial"/>
          <w:color w:val="000000" w:themeColor="text1"/>
          <w:sz w:val="22"/>
          <w:szCs w:val="22"/>
        </w:rPr>
        <w:t>):</w:t>
      </w:r>
    </w:p>
    <w:p w14:paraId="00000222" w14:textId="69B53C73" w:rsidR="00005BC5" w:rsidRDefault="00F77B76" w:rsidP="55F015EE">
      <w:pPr>
        <w:numPr>
          <w:ilvl w:val="0"/>
          <w:numId w:val="4"/>
        </w:numPr>
        <w:rPr>
          <w:rFonts w:ascii="Arial" w:eastAsia="Arial" w:hAnsi="Arial" w:cs="Arial"/>
          <w:color w:val="000000"/>
          <w:sz w:val="22"/>
          <w:szCs w:val="22"/>
        </w:rPr>
      </w:pPr>
      <w:proofErr w:type="spellStart"/>
      <w:r w:rsidRPr="23CC2750">
        <w:rPr>
          <w:rFonts w:ascii="Arial" w:eastAsia="Arial" w:hAnsi="Arial" w:cs="Arial"/>
          <w:color w:val="000000" w:themeColor="text1"/>
          <w:sz w:val="22"/>
          <w:szCs w:val="22"/>
        </w:rPr>
        <w:t>BamQC</w:t>
      </w:r>
      <w:proofErr w:type="spellEnd"/>
      <w:r w:rsidRPr="23CC2750">
        <w:rPr>
          <w:rFonts w:ascii="Arial" w:eastAsia="Arial" w:hAnsi="Arial" w:cs="Arial"/>
          <w:color w:val="000000" w:themeColor="text1"/>
          <w:sz w:val="22"/>
          <w:szCs w:val="22"/>
        </w:rPr>
        <w:t xml:space="preserve"> (v1.0.0) run on each lane before merge (</w:t>
      </w:r>
      <w:r w:rsidRPr="23CC2750">
        <w:rPr>
          <w:rFonts w:ascii="Arial" w:eastAsia="Arial" w:hAnsi="Arial" w:cs="Arial"/>
          <w:sz w:val="22"/>
          <w:szCs w:val="22"/>
        </w:rPr>
        <w:t xml:space="preserve">Table </w:t>
      </w:r>
      <w:r w:rsidR="00E26C2E" w:rsidRPr="23CC2750">
        <w:rPr>
          <w:rFonts w:ascii="Arial" w:eastAsia="Arial" w:hAnsi="Arial" w:cs="Arial"/>
          <w:sz w:val="22"/>
          <w:szCs w:val="22"/>
        </w:rPr>
        <w:t>S</w:t>
      </w:r>
      <w:r w:rsidRPr="23CC2750">
        <w:rPr>
          <w:rFonts w:ascii="Arial" w:eastAsia="Arial" w:hAnsi="Arial" w:cs="Arial"/>
          <w:sz w:val="22"/>
          <w:szCs w:val="22"/>
        </w:rPr>
        <w:t>2</w:t>
      </w:r>
      <w:r w:rsidR="00FF34E2" w:rsidRPr="23CC2750">
        <w:rPr>
          <w:rFonts w:ascii="Arial" w:eastAsia="Arial" w:hAnsi="Arial" w:cs="Arial"/>
          <w:sz w:val="22"/>
          <w:szCs w:val="22"/>
        </w:rPr>
        <w:t>4</w:t>
      </w:r>
      <w:r w:rsidRPr="23CC2750">
        <w:rPr>
          <w:rFonts w:ascii="Arial" w:eastAsia="Arial" w:hAnsi="Arial" w:cs="Arial"/>
          <w:color w:val="000000" w:themeColor="text1"/>
          <w:sz w:val="22"/>
          <w:szCs w:val="22"/>
        </w:rPr>
        <w:t>).</w:t>
      </w:r>
    </w:p>
    <w:p w14:paraId="00000223" w14:textId="7F47491C" w:rsidR="00005BC5" w:rsidRDefault="00F77B76" w:rsidP="55F015EE">
      <w:pPr>
        <w:numPr>
          <w:ilvl w:val="0"/>
          <w:numId w:val="4"/>
        </w:numPr>
        <w:rPr>
          <w:rFonts w:ascii="Arial" w:eastAsia="Arial" w:hAnsi="Arial" w:cs="Arial"/>
          <w:color w:val="000000"/>
          <w:sz w:val="22"/>
          <w:szCs w:val="22"/>
        </w:rPr>
      </w:pPr>
      <w:r w:rsidRPr="23CC2750">
        <w:rPr>
          <w:rFonts w:ascii="Arial" w:eastAsia="Arial" w:hAnsi="Arial" w:cs="Arial"/>
          <w:color w:val="000000" w:themeColor="text1"/>
          <w:sz w:val="22"/>
          <w:szCs w:val="22"/>
        </w:rPr>
        <w:t>samtools</w:t>
      </w:r>
      <w:sdt>
        <w:sdtPr>
          <w:rPr>
            <w:rFonts w:ascii="Arial" w:eastAsia="Arial" w:hAnsi="Arial" w:cs="Arial"/>
            <w:color w:val="000000" w:themeColor="text1"/>
            <w:sz w:val="22"/>
            <w:szCs w:val="22"/>
            <w:vertAlign w:val="superscript"/>
          </w:rPr>
          <w:tag w:val="MENDELEY_CITATION_v3_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"/>
          <w:id w:val="904031266"/>
          <w:placeholder>
            <w:docPart w:val="DefaultPlaceholder_-1854013440"/>
          </w:placeholder>
        </w:sdtPr>
        <w:sdtContent>
          <w:r w:rsidR="003E1FC5" w:rsidRPr="23CC2750">
            <w:rPr>
              <w:rFonts w:ascii="Arial" w:eastAsia="Arial" w:hAnsi="Arial" w:cs="Arial"/>
              <w:color w:val="000000" w:themeColor="text1"/>
              <w:sz w:val="22"/>
              <w:szCs w:val="22"/>
              <w:vertAlign w:val="superscript"/>
            </w:rPr>
            <w:t>7</w:t>
          </w:r>
        </w:sdtContent>
      </w:sdt>
      <w:r w:rsidRPr="23CC2750">
        <w:rPr>
          <w:rFonts w:ascii="Arial" w:eastAsia="Arial" w:hAnsi="Arial" w:cs="Arial"/>
          <w:color w:val="000000" w:themeColor="text1"/>
          <w:sz w:val="22"/>
          <w:szCs w:val="22"/>
        </w:rPr>
        <w:t xml:space="preserve"> stats (v1.9) using </w:t>
      </w:r>
      <w:proofErr w:type="gramStart"/>
      <w:r w:rsidRPr="23CC2750">
        <w:rPr>
          <w:rFonts w:ascii="Arial" w:eastAsia="Arial" w:hAnsi="Arial" w:cs="Arial"/>
          <w:color w:val="000000" w:themeColor="text1"/>
          <w:sz w:val="22"/>
          <w:szCs w:val="22"/>
        </w:rPr>
        <w:t>parameter</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 xml:space="preserve"> "</w:t>
      </w:r>
      <w:proofErr w:type="gramEnd"/>
      <w:r w:rsidRPr="23CC2750">
        <w:rPr>
          <w:rFonts w:ascii="Arial" w:eastAsia="Arial" w:hAnsi="Arial" w:cs="Arial"/>
          <w:color w:val="000000" w:themeColor="text1"/>
          <w:sz w:val="22"/>
          <w:szCs w:val="22"/>
        </w:rPr>
        <w:t>-</w:t>
      </w:r>
      <w:proofErr w:type="gramStart"/>
      <w:r w:rsidRPr="23CC2750">
        <w:rPr>
          <w:rFonts w:ascii="Arial" w:eastAsia="Arial" w:hAnsi="Arial" w:cs="Arial"/>
          <w:color w:val="000000" w:themeColor="text1"/>
          <w:sz w:val="22"/>
          <w:szCs w:val="22"/>
        </w:rPr>
        <w:t xml:space="preserve">d </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p" ,</w:t>
      </w:r>
      <w:proofErr w:type="gramEnd"/>
      <w:r w:rsidRPr="23CC2750">
        <w:rPr>
          <w:rFonts w:ascii="Arial" w:eastAsia="Arial" w:hAnsi="Arial" w:cs="Arial"/>
          <w:color w:val="000000" w:themeColor="text1"/>
          <w:sz w:val="22"/>
          <w:szCs w:val="22"/>
        </w:rPr>
        <w:t xml:space="preserve"> i.e. excluding duplicates and overlapping </w:t>
      </w:r>
      <w:proofErr w:type="spellStart"/>
      <w:r w:rsidRPr="23CC2750">
        <w:rPr>
          <w:rFonts w:ascii="Arial" w:eastAsia="Arial" w:hAnsi="Arial" w:cs="Arial"/>
          <w:color w:val="000000" w:themeColor="text1"/>
          <w:sz w:val="22"/>
          <w:szCs w:val="22"/>
        </w:rPr>
        <w:t>basepairs</w:t>
      </w:r>
      <w:proofErr w:type="spellEnd"/>
    </w:p>
    <w:p w14:paraId="00000224" w14:textId="64C4640B" w:rsidR="00005BC5" w:rsidRDefault="00F77B76" w:rsidP="55F015EE">
      <w:pPr>
        <w:numPr>
          <w:ilvl w:val="0"/>
          <w:numId w:val="4"/>
        </w:numPr>
        <w:rPr>
          <w:rFonts w:ascii="Arial" w:eastAsia="Arial" w:hAnsi="Arial" w:cs="Arial"/>
          <w:color w:val="000000"/>
          <w:sz w:val="22"/>
          <w:szCs w:val="22"/>
        </w:rPr>
      </w:pPr>
      <w:r w:rsidRPr="23CC2750">
        <w:rPr>
          <w:rFonts w:ascii="Arial" w:eastAsia="Arial" w:hAnsi="Arial" w:cs="Arial"/>
          <w:color w:val="000000" w:themeColor="text1"/>
          <w:sz w:val="22"/>
          <w:szCs w:val="22"/>
        </w:rPr>
        <w:t xml:space="preserve">Picard CollectWGSMetrics (v2.20.3) is run with </w:t>
      </w:r>
      <w:proofErr w:type="gramStart"/>
      <w:r w:rsidRPr="23CC2750">
        <w:rPr>
          <w:rFonts w:ascii="Arial" w:eastAsia="Arial" w:hAnsi="Arial" w:cs="Arial"/>
          <w:color w:val="000000" w:themeColor="text1"/>
          <w:sz w:val="22"/>
          <w:szCs w:val="22"/>
        </w:rPr>
        <w:t>parameter</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 xml:space="preserve"> "</w:t>
      </w:r>
      <w:proofErr w:type="gramEnd"/>
      <w:r w:rsidRPr="23CC2750">
        <w:rPr>
          <w:rFonts w:ascii="Arial" w:eastAsia="Arial" w:hAnsi="Arial" w:cs="Arial"/>
          <w:color w:val="000000" w:themeColor="text1"/>
          <w:sz w:val="22"/>
          <w:szCs w:val="22"/>
        </w:rPr>
        <w:t>USE_FAST_ALGORITHM=True MINIMUM_BASE_QUALITY=0 MINIMUM_MAPPING_QUALITY=0 COVERAGE_CAP=10</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0" once for whole genome, once for autosomes only</w:t>
      </w:r>
    </w:p>
    <w:p w14:paraId="00000225" w14:textId="77777777" w:rsidR="00005BC5" w:rsidRDefault="00F77B76" w:rsidP="55F015EE">
      <w:pPr>
        <w:numPr>
          <w:ilvl w:val="0"/>
          <w:numId w:val="4"/>
        </w:numPr>
        <w:rPr>
          <w:rFonts w:ascii="Arial" w:eastAsia="Arial" w:hAnsi="Arial" w:cs="Arial"/>
          <w:color w:val="000000"/>
          <w:sz w:val="22"/>
          <w:szCs w:val="22"/>
        </w:rPr>
      </w:pPr>
      <w:r w:rsidRPr="23CC2750">
        <w:rPr>
          <w:rFonts w:ascii="Arial" w:eastAsia="Arial" w:hAnsi="Arial" w:cs="Arial"/>
          <w:color w:val="000000" w:themeColor="text1"/>
          <w:sz w:val="22"/>
          <w:szCs w:val="22"/>
        </w:rPr>
        <w:t xml:space="preserve">Genotypes are called </w:t>
      </w:r>
      <w:proofErr w:type="gramStart"/>
      <w:r w:rsidRPr="23CC2750">
        <w:rPr>
          <w:rFonts w:ascii="Arial" w:eastAsia="Arial" w:hAnsi="Arial" w:cs="Arial"/>
          <w:color w:val="000000" w:themeColor="text1"/>
          <w:sz w:val="22"/>
          <w:szCs w:val="22"/>
        </w:rPr>
        <w:t>from .</w:t>
      </w:r>
      <w:proofErr w:type="gramEnd"/>
      <w:r w:rsidRPr="23CC2750">
        <w:rPr>
          <w:rFonts w:ascii="Arial" w:eastAsia="Arial" w:hAnsi="Arial" w:cs="Arial"/>
          <w:color w:val="000000" w:themeColor="text1"/>
          <w:sz w:val="22"/>
          <w:szCs w:val="22"/>
        </w:rPr>
        <w:t xml:space="preserve">g.vcf files using GATK </w:t>
      </w:r>
      <w:proofErr w:type="spellStart"/>
      <w:r w:rsidRPr="23CC2750">
        <w:rPr>
          <w:rFonts w:ascii="Arial" w:eastAsia="Arial" w:hAnsi="Arial" w:cs="Arial"/>
          <w:color w:val="000000" w:themeColor="text1"/>
          <w:sz w:val="22"/>
          <w:szCs w:val="22"/>
        </w:rPr>
        <w:t>GenotypeGVCFs</w:t>
      </w:r>
      <w:proofErr w:type="spellEnd"/>
      <w:r w:rsidRPr="23CC2750">
        <w:rPr>
          <w:rFonts w:ascii="Arial" w:eastAsia="Arial" w:hAnsi="Arial" w:cs="Arial"/>
          <w:color w:val="000000" w:themeColor="text1"/>
          <w:sz w:val="22"/>
          <w:szCs w:val="22"/>
        </w:rPr>
        <w:t xml:space="preserve"> (v4.0.12)</w:t>
      </w:r>
    </w:p>
    <w:p w14:paraId="00000226" w14:textId="2EF3DF12" w:rsidR="00005BC5" w:rsidRDefault="00F77B76" w:rsidP="55F015EE">
      <w:pPr>
        <w:numPr>
          <w:ilvl w:val="0"/>
          <w:numId w:val="4"/>
        </w:numPr>
        <w:rPr>
          <w:rFonts w:ascii="Arial" w:eastAsia="Arial" w:hAnsi="Arial" w:cs="Arial"/>
          <w:color w:val="000000"/>
          <w:sz w:val="22"/>
          <w:szCs w:val="22"/>
        </w:rPr>
      </w:pPr>
      <w:r w:rsidRPr="23CC2750">
        <w:rPr>
          <w:rFonts w:ascii="Arial" w:eastAsia="Arial" w:hAnsi="Arial" w:cs="Arial"/>
          <w:color w:val="000000" w:themeColor="text1"/>
          <w:sz w:val="22"/>
          <w:szCs w:val="22"/>
        </w:rPr>
        <w:t>Sample contamination is assessed by running verifyBamId</w:t>
      </w:r>
      <w:sdt>
        <w:sdtPr>
          <w:rPr>
            <w:rFonts w:ascii="Arial" w:eastAsia="Arial" w:hAnsi="Arial" w:cs="Arial"/>
            <w:color w:val="000000" w:themeColor="text1"/>
            <w:sz w:val="22"/>
            <w:szCs w:val="22"/>
            <w:vertAlign w:val="superscript"/>
          </w:rPr>
          <w:tag w:val="MENDELEY_CITATION_v3_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"/>
          <w:id w:val="1478647191"/>
          <w:placeholder>
            <w:docPart w:val="DefaultPlaceholder_-1854013440"/>
          </w:placeholder>
        </w:sdtPr>
        <w:sdtContent>
          <w:r w:rsidR="004E3453" w:rsidRPr="23CC2750">
            <w:rPr>
              <w:rFonts w:ascii="Arial" w:eastAsia="Arial" w:hAnsi="Arial" w:cs="Arial"/>
              <w:color w:val="000000" w:themeColor="text1"/>
              <w:sz w:val="22"/>
              <w:szCs w:val="22"/>
              <w:vertAlign w:val="superscript"/>
            </w:rPr>
            <w:t>27</w:t>
          </w:r>
        </w:sdtContent>
      </w:sdt>
      <w:r w:rsidRPr="23CC2750">
        <w:rPr>
          <w:rFonts w:ascii="Arial" w:eastAsia="Arial" w:hAnsi="Arial" w:cs="Arial"/>
          <w:color w:val="000000" w:themeColor="text1"/>
          <w:sz w:val="22"/>
          <w:szCs w:val="22"/>
        </w:rPr>
        <w:t xml:space="preserve"> (v1.1.3) with </w:t>
      </w:r>
      <w:proofErr w:type="gramStart"/>
      <w:r w:rsidRPr="23CC2750">
        <w:rPr>
          <w:rFonts w:ascii="Arial" w:eastAsia="Arial" w:hAnsi="Arial" w:cs="Arial"/>
          <w:color w:val="000000" w:themeColor="text1"/>
          <w:sz w:val="22"/>
          <w:szCs w:val="22"/>
        </w:rPr>
        <w:t>parameter</w:t>
      </w:r>
      <w:r w:rsidR="006C0AA9" w:rsidRPr="23CC2750">
        <w:rPr>
          <w:rFonts w:ascii="Arial" w:eastAsia="Arial" w:hAnsi="Arial" w:cs="Arial"/>
          <w:color w:val="000000" w:themeColor="text1"/>
          <w:sz w:val="22"/>
          <w:szCs w:val="22"/>
        </w:rPr>
        <w:t>“</w:t>
      </w:r>
      <w:proofErr w:type="gramEnd"/>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w:t>
      </w:r>
      <w:proofErr w:type="spellStart"/>
      <w:r w:rsidRPr="23CC2750">
        <w:rPr>
          <w:rFonts w:ascii="Arial" w:eastAsia="Arial" w:hAnsi="Arial" w:cs="Arial"/>
          <w:color w:val="000000" w:themeColor="text1"/>
          <w:sz w:val="22"/>
          <w:szCs w:val="22"/>
        </w:rPr>
        <w:t>ignoreR</w:t>
      </w:r>
      <w:proofErr w:type="spellEnd"/>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--chip-non</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--free-</w:t>
      </w:r>
      <w:proofErr w:type="spellStart"/>
      <w:r w:rsidRPr="23CC2750">
        <w:rPr>
          <w:rFonts w:ascii="Arial" w:eastAsia="Arial" w:hAnsi="Arial" w:cs="Arial"/>
          <w:color w:val="000000" w:themeColor="text1"/>
          <w:sz w:val="22"/>
          <w:szCs w:val="22"/>
        </w:rPr>
        <w:t>ful</w:t>
      </w:r>
      <w:proofErr w:type="spellEnd"/>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w:t>
      </w:r>
      <w:proofErr w:type="spellStart"/>
      <w:r w:rsidRPr="23CC2750">
        <w:rPr>
          <w:rFonts w:ascii="Arial" w:eastAsia="Arial" w:hAnsi="Arial" w:cs="Arial"/>
          <w:color w:val="000000" w:themeColor="text1"/>
          <w:sz w:val="22"/>
          <w:szCs w:val="22"/>
        </w:rPr>
        <w:t>maxDepth</w:t>
      </w:r>
      <w:proofErr w:type="spellEnd"/>
      <w:r w:rsidRPr="23CC2750">
        <w:rPr>
          <w:rFonts w:ascii="Arial" w:eastAsia="Arial" w:hAnsi="Arial" w:cs="Arial"/>
          <w:color w:val="000000" w:themeColor="text1"/>
          <w:sz w:val="22"/>
          <w:szCs w:val="22"/>
        </w:rPr>
        <w:t xml:space="preserve"> 10</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w:t>
      </w:r>
      <w:proofErr w:type="spellStart"/>
      <w:proofErr w:type="gramStart"/>
      <w:r w:rsidRPr="23CC2750">
        <w:rPr>
          <w:rFonts w:ascii="Arial" w:eastAsia="Arial" w:hAnsi="Arial" w:cs="Arial"/>
          <w:color w:val="000000" w:themeColor="text1"/>
          <w:sz w:val="22"/>
          <w:szCs w:val="22"/>
        </w:rPr>
        <w:t>preci</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e</w:t>
      </w:r>
      <w:proofErr w:type="spellEnd"/>
      <w:proofErr w:type="gramEnd"/>
      <w:r w:rsidRPr="23CC2750">
        <w:rPr>
          <w:rFonts w:ascii="Arial" w:eastAsia="Arial" w:hAnsi="Arial" w:cs="Arial"/>
          <w:color w:val="000000" w:themeColor="text1"/>
          <w:sz w:val="22"/>
          <w:szCs w:val="22"/>
        </w:rPr>
        <w:t>" using 1000G phase 3 autosomal SNPs with European MAF &gt; 0.01</w:t>
      </w:r>
    </w:p>
    <w:p w14:paraId="00000227" w14:textId="5CC69D83" w:rsidR="00005BC5" w:rsidRDefault="00F77B76" w:rsidP="55F015EE">
      <w:pPr>
        <w:numPr>
          <w:ilvl w:val="0"/>
          <w:numId w:val="4"/>
        </w:numPr>
        <w:rPr>
          <w:rFonts w:ascii="Arial" w:eastAsia="Arial" w:hAnsi="Arial" w:cs="Arial"/>
          <w:color w:val="000000"/>
          <w:sz w:val="22"/>
          <w:szCs w:val="22"/>
        </w:rPr>
      </w:pPr>
      <w:r w:rsidRPr="23CC2750">
        <w:rPr>
          <w:rFonts w:ascii="Arial" w:eastAsia="Arial" w:hAnsi="Arial" w:cs="Arial"/>
          <w:color w:val="000000" w:themeColor="text1"/>
          <w:sz w:val="22"/>
          <w:szCs w:val="22"/>
        </w:rPr>
        <w:t>Sample contamination is accessed again using read_haps</w:t>
      </w:r>
      <w:sdt>
        <w:sdtPr>
          <w:rPr>
            <w:rFonts w:ascii="Arial" w:eastAsia="Arial" w:hAnsi="Arial" w:cs="Arial"/>
            <w:color w:val="000000" w:themeColor="text1"/>
            <w:sz w:val="22"/>
            <w:szCs w:val="22"/>
            <w:vertAlign w:val="superscript"/>
          </w:rPr>
          <w:tag w:val="MENDELEY_CITATION_v3_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"/>
          <w:id w:val="-1372147877"/>
          <w:placeholder>
            <w:docPart w:val="DefaultPlaceholder_-1854013440"/>
          </w:placeholder>
        </w:sdtPr>
        <w:sdtContent>
          <w:r w:rsidR="00994909" w:rsidRPr="23CC2750">
            <w:rPr>
              <w:rFonts w:ascii="Arial" w:eastAsia="Arial" w:hAnsi="Arial" w:cs="Arial"/>
              <w:color w:val="000000" w:themeColor="text1"/>
              <w:sz w:val="22"/>
              <w:szCs w:val="22"/>
              <w:vertAlign w:val="superscript"/>
            </w:rPr>
            <w:t>28</w:t>
          </w:r>
        </w:sdtContent>
      </w:sdt>
      <w:r w:rsidRPr="23CC2750">
        <w:rPr>
          <w:rFonts w:ascii="Arial" w:eastAsia="Arial" w:hAnsi="Arial" w:cs="Arial"/>
          <w:color w:val="000000" w:themeColor="text1"/>
          <w:sz w:val="22"/>
          <w:szCs w:val="22"/>
        </w:rPr>
        <w:t>-q 30 -</w:t>
      </w:r>
      <w:proofErr w:type="spellStart"/>
      <w:r w:rsidRPr="23CC2750">
        <w:rPr>
          <w:rFonts w:ascii="Arial" w:eastAsia="Arial" w:hAnsi="Arial" w:cs="Arial"/>
          <w:color w:val="000000" w:themeColor="text1"/>
          <w:sz w:val="22"/>
          <w:szCs w:val="22"/>
        </w:rPr>
        <w:t>mq</w:t>
      </w:r>
      <w:proofErr w:type="spellEnd"/>
      <w:r w:rsidRPr="23CC2750">
        <w:rPr>
          <w:rFonts w:ascii="Arial" w:eastAsia="Arial" w:hAnsi="Arial" w:cs="Arial"/>
          <w:color w:val="000000" w:themeColor="text1"/>
          <w:sz w:val="22"/>
          <w:szCs w:val="22"/>
        </w:rPr>
        <w:t xml:space="preserve"> 30 -c 1 -w 10</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0"</w:t>
      </w:r>
    </w:p>
    <w:p w14:paraId="00000228" w14:textId="77777777" w:rsidR="00005BC5" w:rsidRDefault="00F77B76" w:rsidP="55F015EE">
      <w:pPr>
        <w:numPr>
          <w:ilvl w:val="0"/>
          <w:numId w:val="4"/>
        </w:numPr>
        <w:rPr>
          <w:rFonts w:ascii="Arial" w:eastAsia="Arial" w:hAnsi="Arial" w:cs="Arial"/>
          <w:color w:val="000000"/>
          <w:sz w:val="22"/>
          <w:szCs w:val="22"/>
        </w:rPr>
      </w:pPr>
      <w:r w:rsidRPr="23CC2750">
        <w:rPr>
          <w:rFonts w:ascii="Arial" w:eastAsia="Arial" w:hAnsi="Arial" w:cs="Arial"/>
          <w:color w:val="000000" w:themeColor="text1"/>
          <w:sz w:val="22"/>
          <w:szCs w:val="22"/>
        </w:rPr>
        <w:t xml:space="preserve">Genetic sex is determined using a set of some 100 000 </w:t>
      </w:r>
      <w:proofErr w:type="spellStart"/>
      <w:r w:rsidRPr="23CC2750">
        <w:rPr>
          <w:rFonts w:ascii="Arial" w:eastAsia="Arial" w:hAnsi="Arial" w:cs="Arial"/>
          <w:color w:val="000000" w:themeColor="text1"/>
          <w:sz w:val="22"/>
          <w:szCs w:val="22"/>
        </w:rPr>
        <w:t>chrX</w:t>
      </w:r>
      <w:proofErr w:type="spellEnd"/>
      <w:r w:rsidRPr="23CC2750">
        <w:rPr>
          <w:rFonts w:ascii="Arial" w:eastAsia="Arial" w:hAnsi="Arial" w:cs="Arial"/>
          <w:color w:val="000000" w:themeColor="text1"/>
          <w:sz w:val="22"/>
          <w:szCs w:val="22"/>
        </w:rPr>
        <w:t xml:space="preserve"> SNPs from </w:t>
      </w:r>
      <w:proofErr w:type="spellStart"/>
      <w:r w:rsidRPr="23CC2750">
        <w:rPr>
          <w:rFonts w:ascii="Arial" w:eastAsia="Arial" w:hAnsi="Arial" w:cs="Arial"/>
          <w:color w:val="000000" w:themeColor="text1"/>
          <w:sz w:val="22"/>
          <w:szCs w:val="22"/>
        </w:rPr>
        <w:t>gnomad</w:t>
      </w:r>
      <w:proofErr w:type="spellEnd"/>
      <w:r w:rsidRPr="23CC2750">
        <w:rPr>
          <w:rFonts w:ascii="Arial" w:eastAsia="Arial" w:hAnsi="Arial" w:cs="Arial"/>
          <w:color w:val="000000" w:themeColor="text1"/>
          <w:sz w:val="22"/>
          <w:szCs w:val="22"/>
        </w:rPr>
        <w:t xml:space="preserve"> with Non-Finnish European MAF &gt; 0.2.  For each variant, the genotype is called using GATK </w:t>
      </w:r>
      <w:proofErr w:type="spellStart"/>
      <w:r w:rsidRPr="23CC2750">
        <w:rPr>
          <w:rFonts w:ascii="Arial" w:eastAsia="Arial" w:hAnsi="Arial" w:cs="Arial"/>
          <w:color w:val="000000" w:themeColor="text1"/>
          <w:sz w:val="22"/>
          <w:szCs w:val="22"/>
        </w:rPr>
        <w:t>GenotypeGVCFs</w:t>
      </w:r>
      <w:proofErr w:type="spellEnd"/>
      <w:r w:rsidRPr="23CC2750">
        <w:rPr>
          <w:rFonts w:ascii="Arial" w:eastAsia="Arial" w:hAnsi="Arial" w:cs="Arial"/>
          <w:color w:val="000000" w:themeColor="text1"/>
          <w:sz w:val="22"/>
          <w:szCs w:val="22"/>
        </w:rPr>
        <w:t>. Then the ratio of observed to expected heterozygosity assuming diploidy is computed. If ratio &gt; 0.7 the sample is called female, if ratio &lt; 0.3 the sample is called male, otherwise undetermined. Implemented using in-house script gvcf_sexcheck.py</w:t>
      </w:r>
    </w:p>
    <w:p w14:paraId="00000229" w14:textId="0C1F50F6" w:rsidR="00005BC5" w:rsidRDefault="00F77B76" w:rsidP="55F015EE">
      <w:pPr>
        <w:numPr>
          <w:ilvl w:val="0"/>
          <w:numId w:val="4"/>
        </w:numPr>
        <w:rPr>
          <w:rFonts w:ascii="Arial" w:eastAsia="Arial" w:hAnsi="Arial" w:cs="Arial"/>
          <w:color w:val="000000"/>
          <w:sz w:val="22"/>
          <w:szCs w:val="22"/>
        </w:rPr>
      </w:pPr>
      <w:r w:rsidRPr="23CC2750">
        <w:rPr>
          <w:rFonts w:ascii="Arial" w:eastAsia="Arial" w:hAnsi="Arial" w:cs="Arial"/>
          <w:color w:val="000000" w:themeColor="text1"/>
          <w:sz w:val="22"/>
          <w:szCs w:val="22"/>
        </w:rPr>
        <w:t>Picar</w:t>
      </w:r>
      <w:r w:rsidR="00530F49" w:rsidRPr="23CC2750">
        <w:rPr>
          <w:rFonts w:ascii="Arial" w:eastAsia="Arial" w:hAnsi="Arial" w:cs="Arial"/>
          <w:color w:val="000000" w:themeColor="text1"/>
          <w:sz w:val="22"/>
          <w:szCs w:val="22"/>
        </w:rPr>
        <w:t>d</w:t>
      </w:r>
      <w:sdt>
        <w:sdtPr>
          <w:rPr>
            <w:rFonts w:ascii="Arial" w:eastAsia="Arial" w:hAnsi="Arial" w:cs="Arial"/>
            <w:color w:val="000000" w:themeColor="text1"/>
            <w:sz w:val="22"/>
            <w:szCs w:val="22"/>
            <w:vertAlign w:val="superscript"/>
          </w:rPr>
          <w:tag w:val="MENDELEY_CITATION_v3_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"/>
          <w:id w:val="154039192"/>
          <w:placeholder>
            <w:docPart w:val="DefaultPlaceholder_-1854013440"/>
          </w:placeholder>
        </w:sdtPr>
        <w:sdtContent>
          <w:r w:rsidR="00530F49" w:rsidRPr="23CC2750">
            <w:rPr>
              <w:rFonts w:ascii="Arial" w:eastAsia="Arial" w:hAnsi="Arial" w:cs="Arial"/>
              <w:color w:val="000000" w:themeColor="text1"/>
              <w:sz w:val="22"/>
              <w:szCs w:val="22"/>
              <w:vertAlign w:val="superscript"/>
            </w:rPr>
            <w:t>3</w:t>
          </w:r>
        </w:sdtContent>
      </w:sdt>
      <w:r w:rsidR="00994909" w:rsidRPr="23CC2750">
        <w:rPr>
          <w:rFonts w:ascii="Arial" w:eastAsia="Arial" w:hAnsi="Arial" w:cs="Arial"/>
          <w:color w:val="000000" w:themeColor="text1"/>
          <w:sz w:val="22"/>
          <w:szCs w:val="22"/>
          <w:vertAlign w:val="superscript"/>
        </w:rPr>
        <w:t>d</w:t>
      </w:r>
      <w:r w:rsidRPr="23CC2750">
        <w:rPr>
          <w:rFonts w:ascii="Arial" w:eastAsia="Arial" w:hAnsi="Arial" w:cs="Arial"/>
          <w:color w:val="000000" w:themeColor="text1"/>
          <w:sz w:val="22"/>
          <w:szCs w:val="22"/>
        </w:rPr>
        <w:t xml:space="preserve"> </w:t>
      </w:r>
      <w:proofErr w:type="spellStart"/>
      <w:r w:rsidRPr="23CC2750">
        <w:rPr>
          <w:rFonts w:ascii="Arial" w:eastAsia="Arial" w:hAnsi="Arial" w:cs="Arial"/>
          <w:color w:val="000000" w:themeColor="text1"/>
          <w:sz w:val="22"/>
          <w:szCs w:val="22"/>
        </w:rPr>
        <w:t>Genotypeconcordance</w:t>
      </w:r>
      <w:proofErr w:type="spellEnd"/>
      <w:r w:rsidRPr="23CC2750">
        <w:rPr>
          <w:rFonts w:ascii="Arial" w:eastAsia="Arial" w:hAnsi="Arial" w:cs="Arial"/>
          <w:color w:val="000000" w:themeColor="text1"/>
          <w:sz w:val="22"/>
          <w:szCs w:val="22"/>
        </w:rPr>
        <w:t xml:space="preserve"> (v2.20.3) is run with </w:t>
      </w:r>
      <w:proofErr w:type="spellStart"/>
      <w:proofErr w:type="gramStart"/>
      <w:r w:rsidRPr="23CC2750">
        <w:rPr>
          <w:rFonts w:ascii="Arial" w:eastAsia="Arial" w:hAnsi="Arial" w:cs="Arial"/>
          <w:color w:val="000000" w:themeColor="text1"/>
          <w:sz w:val="22"/>
          <w:szCs w:val="22"/>
        </w:rPr>
        <w:t>paramete</w:t>
      </w:r>
      <w:proofErr w:type="spellEnd"/>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 xml:space="preserve"> "</w:t>
      </w:r>
      <w:proofErr w:type="gramEnd"/>
      <w:r w:rsidRPr="23CC2750">
        <w:rPr>
          <w:rFonts w:ascii="Arial" w:eastAsia="Arial" w:hAnsi="Arial" w:cs="Arial"/>
          <w:color w:val="000000" w:themeColor="text1"/>
          <w:sz w:val="22"/>
          <w:szCs w:val="22"/>
        </w:rPr>
        <w:t>MIN_GQ=</w:t>
      </w:r>
      <w:r w:rsidR="006C0AA9" w:rsidRPr="23CC2750">
        <w:rPr>
          <w:rFonts w:ascii="Arial" w:eastAsia="Arial" w:hAnsi="Arial" w:cs="Arial"/>
          <w:color w:val="000000" w:themeColor="text1"/>
          <w:sz w:val="22"/>
          <w:szCs w:val="22"/>
        </w:rPr>
        <w:t>”</w:t>
      </w:r>
      <w:r w:rsidRPr="23CC2750">
        <w:rPr>
          <w:rFonts w:ascii="Arial" w:eastAsia="Arial" w:hAnsi="Arial" w:cs="Arial"/>
          <w:color w:val="000000" w:themeColor="text1"/>
          <w:sz w:val="22"/>
          <w:szCs w:val="22"/>
        </w:rPr>
        <w:t>0" to determine concordance with genotypes for quality variants from a chip array.</w:t>
      </w:r>
    </w:p>
    <w:p w14:paraId="0000022A" w14:textId="77777777" w:rsidR="00005BC5" w:rsidRDefault="00005BC5" w:rsidP="55F015EE">
      <w:pPr>
        <w:rPr>
          <w:rFonts w:ascii="Arial" w:eastAsia="Arial" w:hAnsi="Arial" w:cs="Arial"/>
          <w:color w:val="2F5496"/>
          <w:sz w:val="22"/>
          <w:szCs w:val="22"/>
        </w:rPr>
      </w:pPr>
    </w:p>
    <w:p w14:paraId="0000022B" w14:textId="72051D79" w:rsidR="00005BC5" w:rsidRDefault="00F77B76" w:rsidP="55F015EE">
      <w:pPr>
        <w:pStyle w:val="3"/>
        <w:rPr>
          <w:rFonts w:ascii="Arial" w:eastAsia="Arial" w:hAnsi="Arial" w:cs="Arial"/>
          <w:color w:val="2F5496"/>
          <w:sz w:val="22"/>
          <w:szCs w:val="22"/>
        </w:rPr>
      </w:pPr>
      <w:bookmarkStart w:id="24" w:name="_heading=h.yjm8y85iay6t"/>
      <w:bookmarkEnd w:id="24"/>
      <w:r w:rsidRPr="23CC2750">
        <w:rPr>
          <w:rFonts w:ascii="Arial" w:eastAsia="Arial" w:hAnsi="Arial" w:cs="Arial"/>
          <w:color w:val="2F5496" w:themeColor="accent1" w:themeShade="BF"/>
          <w:sz w:val="22"/>
          <w:szCs w:val="22"/>
        </w:rPr>
        <w:lastRenderedPageBreak/>
        <w:t xml:space="preserve">Vanguard Pipeline </w:t>
      </w:r>
    </w:p>
    <w:p w14:paraId="0000022C" w14:textId="6B9FB5C9" w:rsidR="00005BC5" w:rsidRDefault="00F77B76" w:rsidP="55F015EE">
      <w:pPr>
        <w:pStyle w:val="3"/>
        <w:rPr>
          <w:rFonts w:ascii="Arial" w:eastAsia="Arial" w:hAnsi="Arial" w:cs="Arial"/>
          <w:sz w:val="22"/>
          <w:szCs w:val="22"/>
        </w:rPr>
      </w:pPr>
      <w:r w:rsidRPr="23CC2750">
        <w:rPr>
          <w:rFonts w:ascii="Arial" w:eastAsia="Arial" w:hAnsi="Arial" w:cs="Arial"/>
          <w:sz w:val="22"/>
          <w:szCs w:val="22"/>
        </w:rPr>
        <w:t xml:space="preserve">Sanger Vanguard Pipeline </w:t>
      </w:r>
      <w:bookmarkStart w:id="25" w:name="_heading=h.yjqsq8am1p97"/>
      <w:bookmarkEnd w:id="25"/>
    </w:p>
    <w:p w14:paraId="0000022D" w14:textId="3FD0C07C" w:rsidR="00005BC5" w:rsidRDefault="7D60C47E" w:rsidP="55F015EE">
      <w:pPr>
        <w:rPr>
          <w:rFonts w:ascii="Arial" w:eastAsia="Arial" w:hAnsi="Arial" w:cs="Arial"/>
          <w:sz w:val="22"/>
          <w:szCs w:val="22"/>
        </w:rPr>
      </w:pPr>
      <w:r w:rsidRPr="23CC2750">
        <w:rPr>
          <w:rFonts w:ascii="Arial" w:eastAsia="Arial" w:hAnsi="Arial" w:cs="Arial"/>
          <w:sz w:val="22"/>
          <w:szCs w:val="22"/>
        </w:rPr>
        <w:t xml:space="preserve">The pipeline (Fig. </w:t>
      </w:r>
      <w:r w:rsidR="7045CC91" w:rsidRPr="0952260A">
        <w:rPr>
          <w:rFonts w:ascii="Arial" w:eastAsia="Arial" w:hAnsi="Arial" w:cs="Arial"/>
          <w:sz w:val="22"/>
          <w:szCs w:val="22"/>
        </w:rPr>
        <w:t>S1</w:t>
      </w:r>
      <w:r w:rsidR="0BB62A3A" w:rsidRPr="0952260A">
        <w:rPr>
          <w:rFonts w:ascii="Arial" w:eastAsia="Arial" w:hAnsi="Arial" w:cs="Arial"/>
          <w:sz w:val="22"/>
          <w:szCs w:val="22"/>
        </w:rPr>
        <w:t>5</w:t>
      </w:r>
      <w:r w:rsidRPr="23CC2750">
        <w:rPr>
          <w:rFonts w:ascii="Arial" w:eastAsia="Arial" w:hAnsi="Arial" w:cs="Arial"/>
          <w:sz w:val="22"/>
          <w:szCs w:val="22"/>
        </w:rPr>
        <w:t xml:space="preserve">, Fig. </w:t>
      </w:r>
      <w:r w:rsidR="7045CC91" w:rsidRPr="0952260A">
        <w:rPr>
          <w:rFonts w:ascii="Arial" w:eastAsia="Arial" w:hAnsi="Arial" w:cs="Arial"/>
          <w:sz w:val="22"/>
          <w:szCs w:val="22"/>
        </w:rPr>
        <w:t>S1</w:t>
      </w:r>
      <w:r w:rsidR="43C6B2B0" w:rsidRPr="0952260A">
        <w:rPr>
          <w:rFonts w:ascii="Arial" w:eastAsia="Arial" w:hAnsi="Arial" w:cs="Arial"/>
          <w:sz w:val="22"/>
          <w:szCs w:val="22"/>
        </w:rPr>
        <w:t>6</w:t>
      </w:r>
      <w:r w:rsidRPr="23CC2750">
        <w:rPr>
          <w:rFonts w:ascii="Arial" w:eastAsia="Arial" w:hAnsi="Arial" w:cs="Arial"/>
          <w:sz w:val="22"/>
          <w:szCs w:val="22"/>
        </w:rPr>
        <w:t xml:space="preserve">) created for UKB Vanguard at the Sanger consisted of the following steps. An automated pipeline monitors the data coming off the sequencers and starts processing the data once the sequencing run has completed. </w:t>
      </w:r>
      <w:proofErr w:type="spellStart"/>
      <w:r w:rsidRPr="23CC2750">
        <w:rPr>
          <w:rFonts w:ascii="Arial" w:eastAsia="Arial" w:hAnsi="Arial" w:cs="Arial"/>
          <w:sz w:val="22"/>
          <w:szCs w:val="22"/>
        </w:rPr>
        <w:t>bambi</w:t>
      </w:r>
      <w:proofErr w:type="spellEnd"/>
      <w:r w:rsidRPr="23CC2750">
        <w:rPr>
          <w:rFonts w:ascii="Arial" w:eastAsia="Arial" w:hAnsi="Arial" w:cs="Arial"/>
          <w:sz w:val="22"/>
          <w:szCs w:val="22"/>
        </w:rPr>
        <w:t xml:space="preserve"> (v0.11.1, 0.11.2, 0.12.0, 0.12.1) was used to demultiplex the data from the run folder and convert it to CRAM format. biobambam223 </w:t>
      </w:r>
      <w:proofErr w:type="spellStart"/>
      <w:r w:rsidRPr="23CC2750">
        <w:rPr>
          <w:rFonts w:ascii="Arial" w:eastAsia="Arial" w:hAnsi="Arial" w:cs="Arial"/>
          <w:sz w:val="22"/>
          <w:szCs w:val="22"/>
        </w:rPr>
        <w:t>bamseqchecksum</w:t>
      </w:r>
      <w:proofErr w:type="spellEnd"/>
      <w:r w:rsidRPr="23CC2750">
        <w:rPr>
          <w:rFonts w:ascii="Arial" w:eastAsia="Arial" w:hAnsi="Arial" w:cs="Arial"/>
          <w:sz w:val="22"/>
          <w:szCs w:val="22"/>
        </w:rPr>
        <w:t xml:space="preserve"> (v2.0.79) was used to generate a read count and checksum of the </w:t>
      </w:r>
      <w:proofErr w:type="spellStart"/>
      <w:r w:rsidRPr="23CC2750">
        <w:rPr>
          <w:rFonts w:ascii="Arial" w:eastAsia="Arial" w:hAnsi="Arial" w:cs="Arial"/>
          <w:sz w:val="22"/>
          <w:szCs w:val="22"/>
        </w:rPr>
        <w:t>readnames</w:t>
      </w:r>
      <w:proofErr w:type="spellEnd"/>
      <w:r w:rsidRPr="23CC2750">
        <w:rPr>
          <w:rFonts w:ascii="Arial" w:eastAsia="Arial" w:hAnsi="Arial" w:cs="Arial"/>
          <w:sz w:val="22"/>
          <w:szCs w:val="22"/>
        </w:rPr>
        <w:t xml:space="preserve"> and sequencing data to check for data consistency at the start and end of the processing within the Sanger. Demultiplexed sequencing data was merged per sample per run where relevant and QC metrics were generated and manually reviewed to ensure the data per sample met contracted criteria. Sample data meeting criteria was sent to </w:t>
      </w:r>
      <w:proofErr w:type="spellStart"/>
      <w:r w:rsidRPr="23CC2750">
        <w:rPr>
          <w:rFonts w:ascii="Arial" w:eastAsia="Arial" w:hAnsi="Arial" w:cs="Arial"/>
          <w:sz w:val="22"/>
          <w:szCs w:val="22"/>
        </w:rPr>
        <w:t>Velsera</w:t>
      </w:r>
      <w:proofErr w:type="spellEnd"/>
      <w:r w:rsidRPr="23CC2750">
        <w:rPr>
          <w:rFonts w:ascii="Arial" w:eastAsia="Arial" w:hAnsi="Arial" w:cs="Arial"/>
          <w:sz w:val="22"/>
          <w:szCs w:val="22"/>
        </w:rPr>
        <w:t xml:space="preserve"> Seven Bridges (SB) in CRAM format via a cloud bucket.</w:t>
      </w:r>
    </w:p>
    <w:p w14:paraId="0000022E" w14:textId="4F18319C" w:rsidR="00005BC5" w:rsidRPr="003A2CC8" w:rsidRDefault="00F77B76" w:rsidP="55F015EE">
      <w:pPr>
        <w:pStyle w:val="3"/>
        <w:rPr>
          <w:rFonts w:ascii="Arial" w:eastAsia="Arial" w:hAnsi="Arial" w:cs="Arial"/>
          <w:sz w:val="22"/>
          <w:szCs w:val="22"/>
        </w:rPr>
      </w:pPr>
      <w:r w:rsidRPr="23CC2750">
        <w:rPr>
          <w:rFonts w:ascii="Arial" w:eastAsia="Arial" w:hAnsi="Arial" w:cs="Arial"/>
          <w:sz w:val="22"/>
          <w:szCs w:val="22"/>
        </w:rPr>
        <w:t xml:space="preserve">UK Biobank Vanguard Pipeline </w:t>
      </w:r>
    </w:p>
    <w:p w14:paraId="0000022F" w14:textId="05C29596" w:rsidR="00005BC5" w:rsidRDefault="00F77B76" w:rsidP="55F015EE">
      <w:pPr>
        <w:rPr>
          <w:rFonts w:ascii="Arial" w:eastAsia="Arial" w:hAnsi="Arial" w:cs="Arial"/>
          <w:color w:val="000000"/>
          <w:sz w:val="22"/>
          <w:szCs w:val="22"/>
        </w:rPr>
      </w:pPr>
      <w:r w:rsidRPr="23CC2750">
        <w:rPr>
          <w:rFonts w:ascii="Arial" w:eastAsia="Arial" w:hAnsi="Arial" w:cs="Arial"/>
          <w:color w:val="000000" w:themeColor="text1"/>
          <w:sz w:val="22"/>
          <w:szCs w:val="22"/>
        </w:rPr>
        <w:t xml:space="preserve">All samples (44800) were processed on the EU deployment of the </w:t>
      </w:r>
      <w:proofErr w:type="spellStart"/>
      <w:r w:rsidRPr="23CC2750">
        <w:rPr>
          <w:rFonts w:ascii="Arial" w:eastAsia="Arial" w:hAnsi="Arial" w:cs="Arial"/>
          <w:color w:val="000000" w:themeColor="text1"/>
          <w:sz w:val="22"/>
          <w:szCs w:val="22"/>
        </w:rPr>
        <w:t>Velsera</w:t>
      </w:r>
      <w:proofErr w:type="spellEnd"/>
      <w:r w:rsidRPr="23CC2750">
        <w:rPr>
          <w:rFonts w:ascii="Arial" w:eastAsia="Arial" w:hAnsi="Arial" w:cs="Arial"/>
          <w:color w:val="000000" w:themeColor="text1"/>
          <w:sz w:val="22"/>
          <w:szCs w:val="22"/>
        </w:rPr>
        <w:t xml:space="preserve"> Seven Bridges Platform (SB Platform), a cloud-based research ecosystem that provides tools and infrastructure for orchestrating multi-modal data management, accessing multi-cloud compute resources and executing bioinformatics workflows at scale. </w:t>
      </w:r>
    </w:p>
    <w:p w14:paraId="00000230" w14:textId="77777777" w:rsidR="00005BC5" w:rsidRDefault="00005BC5" w:rsidP="55F015EE">
      <w:pPr>
        <w:rPr>
          <w:rFonts w:ascii="Arial" w:eastAsia="Arial" w:hAnsi="Arial" w:cs="Arial"/>
          <w:color w:val="000000"/>
          <w:sz w:val="22"/>
          <w:szCs w:val="22"/>
        </w:rPr>
      </w:pPr>
    </w:p>
    <w:p w14:paraId="00000231" w14:textId="7F67B331" w:rsidR="00005BC5" w:rsidRDefault="7D60C47E" w:rsidP="55F015EE">
      <w:pPr>
        <w:rPr>
          <w:rFonts w:ascii="Arial" w:eastAsia="Arial" w:hAnsi="Arial" w:cs="Arial"/>
          <w:color w:val="000000"/>
          <w:sz w:val="22"/>
          <w:szCs w:val="22"/>
        </w:rPr>
      </w:pPr>
      <w:r w:rsidRPr="0952260A">
        <w:rPr>
          <w:rFonts w:ascii="Arial" w:eastAsia="Arial" w:hAnsi="Arial" w:cs="Arial"/>
          <w:color w:val="000000" w:themeColor="text1"/>
          <w:sz w:val="22"/>
          <w:szCs w:val="22"/>
        </w:rPr>
        <w:t xml:space="preserve">Data was received from Sanger in CRAM format via Cloud Storage Buckets.  The Connect Cloud Storage feature was used to mount storage buckets directly to the SB Platform.  This allowed for the data to be co-localized with workflows deployed on Cloud compute instances, </w:t>
      </w:r>
      <w:proofErr w:type="gramStart"/>
      <w:r w:rsidRPr="0952260A">
        <w:rPr>
          <w:rFonts w:ascii="Arial" w:eastAsia="Arial" w:hAnsi="Arial" w:cs="Arial"/>
          <w:color w:val="000000" w:themeColor="text1"/>
          <w:sz w:val="22"/>
          <w:szCs w:val="22"/>
        </w:rPr>
        <w:t>in order to</w:t>
      </w:r>
      <w:proofErr w:type="gramEnd"/>
      <w:r w:rsidRPr="0952260A">
        <w:rPr>
          <w:rFonts w:ascii="Arial" w:eastAsia="Arial" w:hAnsi="Arial" w:cs="Arial"/>
          <w:color w:val="000000" w:themeColor="text1"/>
          <w:sz w:val="22"/>
          <w:szCs w:val="22"/>
        </w:rPr>
        <w:t xml:space="preserve"> minimize data transfer steps and optimize analyses. Workflows were implemented in Common Workflow Language</w:t>
      </w:r>
      <w:sdt>
        <w:sdtPr>
          <w:rPr>
            <w:rFonts w:ascii="Arial" w:eastAsia="Arial" w:hAnsi="Arial" w:cs="Arial"/>
            <w:color w:val="000000" w:themeColor="text1"/>
            <w:sz w:val="22"/>
            <w:szCs w:val="22"/>
            <w:vertAlign w:val="superscript"/>
          </w:rPr>
          <w:tag w:val="MENDELEY_CITATION_v3_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"/>
          <w:id w:val="-1293593259"/>
          <w:placeholder>
            <w:docPart w:val="DefaultPlaceholder_-1854013440"/>
          </w:placeholder>
        </w:sdtPr>
        <w:sdtContent>
          <w:r w:rsidR="00994909" w:rsidRPr="0952260A">
            <w:rPr>
              <w:rFonts w:ascii="Arial" w:eastAsia="Arial" w:hAnsi="Arial" w:cs="Arial"/>
              <w:color w:val="000000" w:themeColor="text1"/>
              <w:sz w:val="22"/>
              <w:szCs w:val="22"/>
              <w:vertAlign w:val="superscript"/>
            </w:rPr>
            <w:t>29</w:t>
          </w:r>
        </w:sdtContent>
      </w:sdt>
      <w:r w:rsidRPr="0952260A">
        <w:rPr>
          <w:rFonts w:ascii="Arial" w:eastAsia="Arial" w:hAnsi="Arial" w:cs="Arial"/>
          <w:color w:val="000000" w:themeColor="text1"/>
          <w:sz w:val="22"/>
          <w:szCs w:val="22"/>
        </w:rPr>
        <w:t xml:space="preserve"> (CWL, </w:t>
      </w:r>
      <w:proofErr w:type="gramStart"/>
      <w:r w:rsidRPr="0952260A">
        <w:rPr>
          <w:rFonts w:ascii="Arial" w:eastAsia="Arial" w:hAnsi="Arial" w:cs="Arial"/>
          <w:color w:val="000000" w:themeColor="text1"/>
          <w:sz w:val="22"/>
          <w:szCs w:val="22"/>
        </w:rPr>
        <w:t>sbg:draft</w:t>
      </w:r>
      <w:proofErr w:type="gramEnd"/>
      <w:r w:rsidRPr="0952260A">
        <w:rPr>
          <w:rFonts w:ascii="Arial" w:eastAsia="Arial" w:hAnsi="Arial" w:cs="Arial"/>
          <w:color w:val="000000" w:themeColor="text1"/>
          <w:sz w:val="22"/>
          <w:szCs w:val="22"/>
        </w:rPr>
        <w:t xml:space="preserve">2 version). Data processing was orchestrated programmatically with </w:t>
      </w:r>
      <w:proofErr w:type="spellStart"/>
      <w:r w:rsidRPr="0952260A">
        <w:rPr>
          <w:rFonts w:ascii="Arial" w:eastAsia="Arial" w:hAnsi="Arial" w:cs="Arial"/>
          <w:color w:val="000000" w:themeColor="text1"/>
          <w:sz w:val="22"/>
          <w:szCs w:val="22"/>
        </w:rPr>
        <w:t>sevenbridges</w:t>
      </w:r>
      <w:proofErr w:type="spellEnd"/>
      <w:r w:rsidRPr="0952260A">
        <w:rPr>
          <w:rFonts w:ascii="Arial" w:eastAsia="Arial" w:hAnsi="Arial" w:cs="Arial"/>
          <w:color w:val="000000" w:themeColor="text1"/>
          <w:sz w:val="22"/>
          <w:szCs w:val="22"/>
        </w:rPr>
        <w:t>-python application programming interface (API) scripts.</w:t>
      </w:r>
    </w:p>
    <w:p w14:paraId="00000232" w14:textId="77777777" w:rsidR="00005BC5" w:rsidRDefault="00005BC5" w:rsidP="55F015EE">
      <w:pPr>
        <w:rPr>
          <w:rFonts w:ascii="Arial" w:eastAsia="Arial" w:hAnsi="Arial" w:cs="Arial"/>
          <w:color w:val="000000"/>
          <w:sz w:val="22"/>
          <w:szCs w:val="22"/>
        </w:rPr>
      </w:pPr>
    </w:p>
    <w:p w14:paraId="00000233" w14:textId="77777777" w:rsidR="00005BC5" w:rsidRDefault="00F77B76" w:rsidP="55F015EE">
      <w:pPr>
        <w:pStyle w:val="4"/>
        <w:rPr>
          <w:rFonts w:ascii="Arial" w:eastAsia="Arial" w:hAnsi="Arial" w:cs="Arial"/>
          <w:sz w:val="22"/>
          <w:szCs w:val="22"/>
        </w:rPr>
      </w:pPr>
      <w:r w:rsidRPr="23CC2750">
        <w:rPr>
          <w:rFonts w:ascii="Arial" w:eastAsia="Arial" w:hAnsi="Arial" w:cs="Arial"/>
          <w:sz w:val="22"/>
          <w:szCs w:val="22"/>
        </w:rPr>
        <w:t>Whole Genome Sequencing Analysis Workflow with BWA, GATK, and Manta</w:t>
      </w:r>
    </w:p>
    <w:p w14:paraId="00000235" w14:textId="6046FD8E" w:rsidR="00005BC5" w:rsidRDefault="00F77B76" w:rsidP="55F015EE">
      <w:pPr>
        <w:rPr>
          <w:rFonts w:ascii="Arial" w:eastAsia="Arial" w:hAnsi="Arial" w:cs="Arial"/>
          <w:color w:val="000000"/>
          <w:sz w:val="22"/>
          <w:szCs w:val="22"/>
        </w:rPr>
      </w:pPr>
      <w:r w:rsidRPr="23CC2750">
        <w:rPr>
          <w:rFonts w:ascii="Arial" w:eastAsia="Arial" w:hAnsi="Arial" w:cs="Arial"/>
          <w:color w:val="000000" w:themeColor="text1"/>
          <w:sz w:val="22"/>
          <w:szCs w:val="22"/>
        </w:rPr>
        <w:t>Whole Genome Sequencing Analysis Workflow with BWA, GATK, and Manta is based on the Broad Institute Best Practices workflows</w:t>
      </w:r>
      <w:sdt>
        <w:sdtPr>
          <w:rPr>
            <w:rFonts w:ascii="Arial" w:eastAsia="Arial" w:hAnsi="Arial" w:cs="Arial"/>
            <w:color w:val="000000" w:themeColor="text1"/>
            <w:sz w:val="22"/>
            <w:szCs w:val="22"/>
            <w:vertAlign w:val="superscript"/>
          </w:rPr>
          <w:tag w:val="MENDELEY_CITATION_v3_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"/>
          <w:id w:val="-1282953877"/>
          <w:placeholder>
            <w:docPart w:val="DefaultPlaceholder_-1854013440"/>
          </w:placeholder>
        </w:sdtPr>
        <w:sdtContent>
          <w:r w:rsidR="00F12A2F" w:rsidRPr="23CC2750">
            <w:rPr>
              <w:rFonts w:ascii="Arial" w:eastAsia="Arial" w:hAnsi="Arial" w:cs="Arial"/>
              <w:color w:val="000000" w:themeColor="text1"/>
              <w:sz w:val="22"/>
              <w:szCs w:val="22"/>
              <w:vertAlign w:val="superscript"/>
            </w:rPr>
            <w:t>3</w:t>
          </w:r>
        </w:sdtContent>
      </w:sdt>
      <w:r w:rsidRPr="23CC2750">
        <w:rPr>
          <w:rFonts w:ascii="Arial" w:eastAsia="Arial" w:hAnsi="Arial" w:cs="Arial"/>
          <w:color w:val="000000" w:themeColor="text1"/>
          <w:sz w:val="22"/>
          <w:szCs w:val="22"/>
        </w:rPr>
        <w:t xml:space="preserve"> and the principles of functional equivalence</w:t>
      </w:r>
      <w:sdt>
        <w:sdtPr>
          <w:rPr>
            <w:rFonts w:ascii="Arial" w:eastAsia="Arial" w:hAnsi="Arial" w:cs="Arial"/>
            <w:color w:val="000000" w:themeColor="text1"/>
            <w:sz w:val="22"/>
            <w:szCs w:val="22"/>
            <w:vertAlign w:val="superscript"/>
          </w:rPr>
          <w:tag w:val="MENDELEY_CITATION_v3_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"/>
          <w:id w:val="-768547546"/>
          <w:placeholder>
            <w:docPart w:val="DefaultPlaceholder_-1854013440"/>
          </w:placeholder>
        </w:sdtPr>
        <w:sdtContent>
          <w:r w:rsidR="00F12A2F" w:rsidRPr="23CC2750">
            <w:rPr>
              <w:rFonts w:ascii="Arial" w:eastAsia="Arial" w:hAnsi="Arial" w:cs="Arial"/>
              <w:color w:val="000000" w:themeColor="text1"/>
              <w:sz w:val="22"/>
              <w:szCs w:val="22"/>
              <w:vertAlign w:val="superscript"/>
            </w:rPr>
            <w:t>2</w:t>
          </w:r>
        </w:sdtContent>
      </w:sdt>
      <w:r w:rsidRPr="23CC2750">
        <w:rPr>
          <w:rFonts w:ascii="Arial" w:eastAsia="Arial" w:hAnsi="Arial" w:cs="Arial"/>
          <w:color w:val="000000" w:themeColor="text1"/>
          <w:sz w:val="22"/>
          <w:szCs w:val="22"/>
        </w:rPr>
        <w:t>. The workflow was used to re-align CRAM files to GRCh38 with bwa-mem</w:t>
      </w:r>
      <w:sdt>
        <w:sdtPr>
          <w:rPr>
            <w:rFonts w:ascii="Arial" w:eastAsia="Arial" w:hAnsi="Arial" w:cs="Arial"/>
            <w:color w:val="000000" w:themeColor="text1"/>
            <w:sz w:val="22"/>
            <w:szCs w:val="22"/>
            <w:vertAlign w:val="superscript"/>
          </w:rPr>
          <w:tag w:val="MENDELEY_CITATION_v3_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"/>
          <w:id w:val="-1115442765"/>
          <w:placeholder>
            <w:docPart w:val="DefaultPlaceholder_-1854013440"/>
          </w:placeholder>
        </w:sdtPr>
        <w:sdtContent>
          <w:r w:rsidR="00F12A2F" w:rsidRPr="23CC2750">
            <w:rPr>
              <w:rFonts w:ascii="Arial" w:eastAsia="Arial" w:hAnsi="Arial" w:cs="Arial"/>
              <w:color w:val="000000" w:themeColor="text1"/>
              <w:sz w:val="22"/>
              <w:szCs w:val="22"/>
              <w:vertAlign w:val="superscript"/>
            </w:rPr>
            <w:t>4</w:t>
          </w:r>
        </w:sdtContent>
      </w:sdt>
      <w:r w:rsidRPr="23CC2750">
        <w:rPr>
          <w:rFonts w:ascii="Arial" w:eastAsia="Arial" w:hAnsi="Arial" w:cs="Arial"/>
          <w:color w:val="000000" w:themeColor="text1"/>
          <w:sz w:val="22"/>
          <w:szCs w:val="22"/>
        </w:rPr>
        <w:t xml:space="preserve"> (0.7.17), call SNPs and small indels with GATK tools (4.0.12.0)</w:t>
      </w:r>
      <w:sdt>
        <w:sdtPr>
          <w:rPr>
            <w:rFonts w:ascii="Arial" w:eastAsia="Arial" w:hAnsi="Arial" w:cs="Arial"/>
            <w:color w:val="000000" w:themeColor="text1"/>
            <w:sz w:val="22"/>
            <w:szCs w:val="22"/>
            <w:vertAlign w:val="superscript"/>
          </w:rPr>
          <w:tag w:val="MENDELEY_CITATION_v3_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"/>
          <w:id w:val="2072458430"/>
          <w:placeholder>
            <w:docPart w:val="DefaultPlaceholder_-1854013440"/>
          </w:placeholder>
        </w:sdtPr>
        <w:sdtContent>
          <w:r w:rsidR="00F12A2F" w:rsidRPr="23CC2750">
            <w:rPr>
              <w:rFonts w:ascii="Arial" w:eastAsia="Arial" w:hAnsi="Arial" w:cs="Arial"/>
              <w:color w:val="000000" w:themeColor="text1"/>
              <w:sz w:val="22"/>
              <w:szCs w:val="22"/>
              <w:vertAlign w:val="superscript"/>
            </w:rPr>
            <w:t>3</w:t>
          </w:r>
        </w:sdtContent>
      </w:sdt>
      <w:r w:rsidRPr="23CC2750">
        <w:rPr>
          <w:rFonts w:ascii="Arial" w:eastAsia="Arial" w:hAnsi="Arial" w:cs="Arial"/>
          <w:color w:val="000000" w:themeColor="text1"/>
          <w:sz w:val="22"/>
          <w:szCs w:val="22"/>
        </w:rPr>
        <w:t>, call structural variants with Manta</w:t>
      </w:r>
      <w:sdt>
        <w:sdtPr>
          <w:rPr>
            <w:rFonts w:ascii="Arial" w:eastAsia="Arial" w:hAnsi="Arial" w:cs="Arial"/>
            <w:color w:val="000000" w:themeColor="text1"/>
            <w:sz w:val="22"/>
            <w:szCs w:val="22"/>
            <w:vertAlign w:val="superscript"/>
          </w:rPr>
          <w:tag w:val="MENDELEY_CITATION_v3_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"/>
          <w:id w:val="-1545901484"/>
          <w:placeholder>
            <w:docPart w:val="DefaultPlaceholder_-1854013440"/>
          </w:placeholder>
        </w:sdtPr>
        <w:sdtContent>
          <w:r w:rsidR="00994909" w:rsidRPr="23CC2750">
            <w:rPr>
              <w:rFonts w:ascii="Arial" w:eastAsia="Arial" w:hAnsi="Arial" w:cs="Arial"/>
              <w:color w:val="000000" w:themeColor="text1"/>
              <w:sz w:val="22"/>
              <w:szCs w:val="22"/>
              <w:vertAlign w:val="superscript"/>
            </w:rPr>
            <w:t>30</w:t>
          </w:r>
        </w:sdtContent>
      </w:sdt>
      <w:r w:rsidRPr="23CC2750">
        <w:rPr>
          <w:rFonts w:ascii="Arial" w:eastAsia="Arial" w:hAnsi="Arial" w:cs="Arial"/>
          <w:color w:val="000000" w:themeColor="text1"/>
          <w:sz w:val="22"/>
          <w:szCs w:val="22"/>
        </w:rPr>
        <w:t xml:space="preserve"> (1.4.0) and collect QC metrics with FastQC</w:t>
      </w:r>
      <w:sdt>
        <w:sdtPr>
          <w:rPr>
            <w:rFonts w:ascii="Arial" w:eastAsia="Arial" w:hAnsi="Arial" w:cs="Arial"/>
            <w:color w:val="000000" w:themeColor="text1"/>
            <w:sz w:val="22"/>
            <w:szCs w:val="22"/>
            <w:vertAlign w:val="superscript"/>
          </w:rPr>
          <w:tag w:val="MENDELEY_CITATION_v3_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"/>
          <w:id w:val="1248470920"/>
          <w:placeholder>
            <w:docPart w:val="DefaultPlaceholder_-1854013440"/>
          </w:placeholder>
        </w:sdtPr>
        <w:sdtContent>
          <w:r w:rsidR="00994909" w:rsidRPr="23CC2750">
            <w:rPr>
              <w:rFonts w:ascii="Arial" w:eastAsia="Arial" w:hAnsi="Arial" w:cs="Arial"/>
              <w:color w:val="000000" w:themeColor="text1"/>
              <w:sz w:val="22"/>
              <w:szCs w:val="22"/>
              <w:vertAlign w:val="superscript"/>
            </w:rPr>
            <w:t>31</w:t>
          </w:r>
        </w:sdtContent>
      </w:sdt>
      <w:r w:rsidRPr="23CC2750">
        <w:rPr>
          <w:rFonts w:ascii="Arial" w:eastAsia="Arial" w:hAnsi="Arial" w:cs="Arial"/>
          <w:color w:val="000000" w:themeColor="text1"/>
          <w:sz w:val="22"/>
          <w:szCs w:val="22"/>
        </w:rPr>
        <w:t xml:space="preserve"> (0.11.5), Picard tools</w:t>
      </w:r>
      <w:sdt>
        <w:sdtPr>
          <w:rPr>
            <w:rFonts w:ascii="Arial" w:eastAsia="Arial" w:hAnsi="Arial" w:cs="Arial"/>
            <w:color w:val="000000" w:themeColor="text1"/>
            <w:sz w:val="22"/>
            <w:szCs w:val="22"/>
            <w:vertAlign w:val="superscript"/>
          </w:rPr>
          <w:tag w:val="MENDELEY_CITATION_v3_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"/>
          <w:id w:val="-1856412485"/>
          <w:placeholder>
            <w:docPart w:val="DefaultPlaceholder_-1854013440"/>
          </w:placeholder>
        </w:sdtPr>
        <w:sdtContent>
          <w:r w:rsidR="00F12A2F" w:rsidRPr="23CC2750">
            <w:rPr>
              <w:rFonts w:ascii="Arial" w:eastAsia="Arial" w:hAnsi="Arial" w:cs="Arial"/>
              <w:color w:val="000000" w:themeColor="text1"/>
              <w:sz w:val="22"/>
              <w:szCs w:val="22"/>
              <w:vertAlign w:val="superscript"/>
            </w:rPr>
            <w:t>3</w:t>
          </w:r>
        </w:sdtContent>
      </w:sdt>
      <w:r w:rsidRPr="23CC2750">
        <w:rPr>
          <w:rFonts w:ascii="Arial" w:eastAsia="Arial" w:hAnsi="Arial" w:cs="Arial"/>
          <w:color w:val="000000" w:themeColor="text1"/>
          <w:sz w:val="22"/>
          <w:szCs w:val="22"/>
        </w:rPr>
        <w:t xml:space="preserve"> (2.18.26), VerifyBamID</w:t>
      </w:r>
      <w:sdt>
        <w:sdtPr>
          <w:rPr>
            <w:rFonts w:ascii="Arial" w:eastAsia="Arial" w:hAnsi="Arial" w:cs="Arial"/>
            <w:color w:val="000000" w:themeColor="text1"/>
            <w:sz w:val="22"/>
            <w:szCs w:val="22"/>
            <w:vertAlign w:val="superscript"/>
          </w:rPr>
          <w:tag w:val="MENDELEY_CITATION_v3_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"/>
          <w:id w:val="-2130464622"/>
          <w:placeholder>
            <w:docPart w:val="DefaultPlaceholder_-1854013440"/>
          </w:placeholder>
        </w:sdtPr>
        <w:sdtContent>
          <w:r w:rsidR="004E3453" w:rsidRPr="23CC2750">
            <w:rPr>
              <w:rFonts w:ascii="Arial" w:eastAsia="Arial" w:hAnsi="Arial" w:cs="Arial"/>
              <w:color w:val="000000" w:themeColor="text1"/>
              <w:sz w:val="22"/>
              <w:szCs w:val="22"/>
              <w:vertAlign w:val="superscript"/>
            </w:rPr>
            <w:t>27</w:t>
          </w:r>
        </w:sdtContent>
      </w:sdt>
      <w:r w:rsidRPr="23CC2750">
        <w:rPr>
          <w:rFonts w:ascii="Arial" w:eastAsia="Arial" w:hAnsi="Arial" w:cs="Arial"/>
          <w:color w:val="000000" w:themeColor="text1"/>
          <w:sz w:val="22"/>
          <w:szCs w:val="22"/>
        </w:rPr>
        <w:t xml:space="preserve"> (1.1.3) and SnpEff</w:t>
      </w:r>
      <w:sdt>
        <w:sdtPr>
          <w:rPr>
            <w:rFonts w:ascii="Arial" w:eastAsia="Arial" w:hAnsi="Arial" w:cs="Arial"/>
            <w:color w:val="000000" w:themeColor="text1"/>
            <w:sz w:val="22"/>
            <w:szCs w:val="22"/>
            <w:vertAlign w:val="superscript"/>
          </w:rPr>
          <w:tag w:val="MENDELEY_CITATION_v3_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"/>
          <w:id w:val="-1948077801"/>
          <w:placeholder>
            <w:docPart w:val="DefaultPlaceholder_-1854013440"/>
          </w:placeholder>
        </w:sdtPr>
        <w:sdtContent>
          <w:r w:rsidR="00AE4CA7" w:rsidRPr="23CC2750">
            <w:rPr>
              <w:rFonts w:ascii="Arial" w:eastAsia="Arial" w:hAnsi="Arial" w:cs="Arial"/>
              <w:color w:val="000000" w:themeColor="text1"/>
              <w:sz w:val="22"/>
              <w:szCs w:val="22"/>
              <w:vertAlign w:val="superscript"/>
            </w:rPr>
            <w:t>12</w:t>
          </w:r>
        </w:sdtContent>
      </w:sdt>
      <w:r w:rsidRPr="23CC2750">
        <w:rPr>
          <w:rFonts w:ascii="Arial" w:eastAsia="Arial" w:hAnsi="Arial" w:cs="Arial"/>
          <w:color w:val="000000" w:themeColor="text1"/>
          <w:sz w:val="22"/>
          <w:szCs w:val="22"/>
        </w:rPr>
        <w:t xml:space="preserve"> (4.3k). Input CRAM files were converted to FASTQ format for downstream processing with biobambam2</w:t>
      </w:r>
      <w:sdt>
        <w:sdtPr>
          <w:rPr>
            <w:rFonts w:ascii="Arial" w:eastAsia="Arial" w:hAnsi="Arial" w:cs="Arial"/>
            <w:color w:val="000000" w:themeColor="text1"/>
            <w:sz w:val="22"/>
            <w:szCs w:val="22"/>
            <w:vertAlign w:val="superscript"/>
          </w:rPr>
          <w:tag w:val="MENDELEY_CITATION_v3_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"/>
          <w:id w:val="-375774826"/>
          <w:placeholder>
            <w:docPart w:val="DefaultPlaceholder_-1854013440"/>
          </w:placeholder>
        </w:sdtPr>
        <w:sdtContent>
          <w:r w:rsidR="00994909" w:rsidRPr="23CC2750">
            <w:rPr>
              <w:rFonts w:ascii="Arial" w:eastAsia="Arial" w:hAnsi="Arial" w:cs="Arial"/>
              <w:color w:val="000000" w:themeColor="text1"/>
              <w:sz w:val="22"/>
              <w:szCs w:val="22"/>
              <w:vertAlign w:val="superscript"/>
            </w:rPr>
            <w:t>32</w:t>
          </w:r>
        </w:sdtContent>
      </w:sdt>
      <w:r w:rsidRPr="23CC2750">
        <w:rPr>
          <w:rFonts w:ascii="Arial" w:eastAsia="Arial" w:hAnsi="Arial" w:cs="Arial"/>
          <w:color w:val="000000" w:themeColor="text1"/>
          <w:sz w:val="22"/>
          <w:szCs w:val="22"/>
        </w:rPr>
        <w:t xml:space="preserve"> </w:t>
      </w:r>
      <w:proofErr w:type="spellStart"/>
      <w:r w:rsidRPr="23CC2750">
        <w:rPr>
          <w:rFonts w:ascii="Arial" w:eastAsia="Arial" w:hAnsi="Arial" w:cs="Arial"/>
          <w:color w:val="000000" w:themeColor="text1"/>
          <w:sz w:val="22"/>
          <w:szCs w:val="22"/>
        </w:rPr>
        <w:t>bamtofastq</w:t>
      </w:r>
      <w:proofErr w:type="spellEnd"/>
      <w:r w:rsidRPr="23CC2750">
        <w:rPr>
          <w:rFonts w:ascii="Arial" w:eastAsia="Arial" w:hAnsi="Arial" w:cs="Arial"/>
          <w:color w:val="000000" w:themeColor="text1"/>
          <w:sz w:val="22"/>
          <w:szCs w:val="22"/>
        </w:rPr>
        <w:t xml:space="preserve"> (v2.0.87) and the quality of raw sequencing reads was assessed with </w:t>
      </w:r>
      <w:proofErr w:type="spellStart"/>
      <w:r w:rsidRPr="23CC2750">
        <w:rPr>
          <w:rFonts w:ascii="Arial" w:eastAsia="Arial" w:hAnsi="Arial" w:cs="Arial"/>
          <w:color w:val="000000" w:themeColor="text1"/>
          <w:sz w:val="22"/>
          <w:szCs w:val="22"/>
        </w:rPr>
        <w:t>FastQC</w:t>
      </w:r>
      <w:proofErr w:type="spellEnd"/>
      <w:r w:rsidRPr="23CC2750">
        <w:rPr>
          <w:rFonts w:ascii="Arial" w:eastAsia="Arial" w:hAnsi="Arial" w:cs="Arial"/>
          <w:color w:val="000000" w:themeColor="text1"/>
          <w:sz w:val="22"/>
          <w:szCs w:val="22"/>
        </w:rPr>
        <w:t xml:space="preserve">. The reference genome version used for alignment was GRCh38 with the Epstein–Barr virus sequence, alternative (alt) contigs, decoy contigs, and HLA genes included. After alignment with bwa-mem, duplicates were marked with Picard </w:t>
      </w:r>
      <w:proofErr w:type="spellStart"/>
      <w:r w:rsidRPr="23CC2750">
        <w:rPr>
          <w:rFonts w:ascii="Arial" w:eastAsia="Arial" w:hAnsi="Arial" w:cs="Arial"/>
          <w:color w:val="000000" w:themeColor="text1"/>
          <w:sz w:val="22"/>
          <w:szCs w:val="22"/>
        </w:rPr>
        <w:t>MarkDuplicates</w:t>
      </w:r>
      <w:proofErr w:type="spellEnd"/>
      <w:r w:rsidRPr="23CC2750">
        <w:rPr>
          <w:rFonts w:ascii="Arial" w:eastAsia="Arial" w:hAnsi="Arial" w:cs="Arial"/>
          <w:color w:val="000000" w:themeColor="text1"/>
          <w:sz w:val="22"/>
          <w:szCs w:val="22"/>
        </w:rPr>
        <w:t xml:space="preserve"> and alignment files were coordinate-sorted and indexed (sambamba</w:t>
      </w:r>
      <w:sdt>
        <w:sdtPr>
          <w:rPr>
            <w:rFonts w:ascii="Arial" w:eastAsia="Arial" w:hAnsi="Arial" w:cs="Arial"/>
            <w:color w:val="000000" w:themeColor="text1"/>
            <w:sz w:val="22"/>
            <w:szCs w:val="22"/>
            <w:vertAlign w:val="superscript"/>
          </w:rPr>
          <w:tag w:val="MENDELEY_CITATION_v3_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"/>
          <w:id w:val="105936241"/>
          <w:placeholder>
            <w:docPart w:val="DefaultPlaceholder_-1854013440"/>
          </w:placeholder>
        </w:sdtPr>
        <w:sdtContent>
          <w:r w:rsidR="00994909" w:rsidRPr="23CC2750">
            <w:rPr>
              <w:rFonts w:ascii="Arial" w:eastAsia="Arial" w:hAnsi="Arial" w:cs="Arial"/>
              <w:color w:val="000000" w:themeColor="text1"/>
              <w:sz w:val="22"/>
              <w:szCs w:val="22"/>
              <w:vertAlign w:val="superscript"/>
            </w:rPr>
            <w:t>33</w:t>
          </w:r>
        </w:sdtContent>
      </w:sdt>
      <w:r w:rsidRPr="23CC2750">
        <w:rPr>
          <w:rFonts w:ascii="Arial" w:eastAsia="Arial" w:hAnsi="Arial" w:cs="Arial"/>
          <w:color w:val="000000" w:themeColor="text1"/>
          <w:sz w:val="22"/>
          <w:szCs w:val="22"/>
        </w:rPr>
        <w:t xml:space="preserve"> sort, v0.5.9) before generating the final CRAM files and associated indices (samtools</w:t>
      </w:r>
      <w:sdt>
        <w:sdtPr>
          <w:rPr>
            <w:rFonts w:ascii="Arial" w:eastAsia="Arial" w:hAnsi="Arial" w:cs="Arial"/>
            <w:color w:val="000000" w:themeColor="text1"/>
            <w:sz w:val="22"/>
            <w:szCs w:val="22"/>
            <w:vertAlign w:val="superscript"/>
          </w:rPr>
          <w:tag w:val="MENDELEY_CITATION_v3_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"/>
          <w:id w:val="-1311246108"/>
          <w:placeholder>
            <w:docPart w:val="DefaultPlaceholder_-1854013440"/>
          </w:placeholder>
        </w:sdtPr>
        <w:sdtContent>
          <w:r w:rsidR="00AE4CA7" w:rsidRPr="23CC2750">
            <w:rPr>
              <w:rFonts w:ascii="Arial" w:eastAsia="Arial" w:hAnsi="Arial" w:cs="Arial"/>
              <w:color w:val="000000" w:themeColor="text1"/>
              <w:sz w:val="22"/>
              <w:szCs w:val="22"/>
              <w:vertAlign w:val="superscript"/>
            </w:rPr>
            <w:t>7</w:t>
          </w:r>
        </w:sdtContent>
      </w:sdt>
      <w:r w:rsidRPr="23CC2750">
        <w:rPr>
          <w:rFonts w:ascii="Arial" w:eastAsia="Arial" w:hAnsi="Arial" w:cs="Arial"/>
          <w:color w:val="000000" w:themeColor="text1"/>
          <w:sz w:val="22"/>
          <w:szCs w:val="22"/>
        </w:rPr>
        <w:t xml:space="preserve"> v1.9, tabix</w:t>
      </w:r>
      <w:sdt>
        <w:sdtPr>
          <w:rPr>
            <w:rFonts w:ascii="Arial" w:eastAsia="Arial" w:hAnsi="Arial" w:cs="Arial"/>
            <w:color w:val="000000" w:themeColor="text1"/>
            <w:sz w:val="22"/>
            <w:szCs w:val="22"/>
            <w:vertAlign w:val="superscript"/>
          </w:rPr>
          <w:tag w:val="MENDELEY_CITATION_v3_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"/>
          <w:id w:val="1602067911"/>
          <w:placeholder>
            <w:docPart w:val="DefaultPlaceholder_-1854013440"/>
          </w:placeholder>
        </w:sdtPr>
        <w:sdtContent>
          <w:r w:rsidR="00994909" w:rsidRPr="23CC2750">
            <w:rPr>
              <w:rFonts w:ascii="Arial" w:eastAsia="Arial" w:hAnsi="Arial" w:cs="Arial"/>
              <w:color w:val="000000" w:themeColor="text1"/>
              <w:sz w:val="22"/>
              <w:szCs w:val="22"/>
              <w:vertAlign w:val="superscript"/>
            </w:rPr>
            <w:t>34</w:t>
          </w:r>
        </w:sdtContent>
      </w:sdt>
      <w:r w:rsidRPr="23CC2750">
        <w:rPr>
          <w:rFonts w:ascii="Arial" w:eastAsia="Arial" w:hAnsi="Arial" w:cs="Arial"/>
          <w:color w:val="000000" w:themeColor="text1"/>
          <w:sz w:val="22"/>
          <w:szCs w:val="22"/>
        </w:rPr>
        <w:t xml:space="preserve"> v0.2.6 and md5sum). The contents of the input and final CRAM output files were spot-checked with biobambam2 </w:t>
      </w:r>
      <w:proofErr w:type="spellStart"/>
      <w:r w:rsidRPr="23CC2750">
        <w:rPr>
          <w:rFonts w:ascii="Arial" w:eastAsia="Arial" w:hAnsi="Arial" w:cs="Arial"/>
          <w:color w:val="000000" w:themeColor="text1"/>
          <w:sz w:val="22"/>
          <w:szCs w:val="22"/>
        </w:rPr>
        <w:t>bamseqchksum</w:t>
      </w:r>
      <w:proofErr w:type="spellEnd"/>
      <w:r w:rsidRPr="23CC2750">
        <w:rPr>
          <w:rFonts w:ascii="Arial" w:eastAsia="Arial" w:hAnsi="Arial" w:cs="Arial"/>
          <w:color w:val="000000" w:themeColor="text1"/>
          <w:sz w:val="22"/>
          <w:szCs w:val="22"/>
        </w:rPr>
        <w:t xml:space="preserve"> as part of the analysis QC process.</w:t>
      </w:r>
    </w:p>
    <w:p w14:paraId="00000236" w14:textId="5B350CC5" w:rsidR="00005BC5" w:rsidRDefault="00F77B76" w:rsidP="55F015EE">
      <w:pPr>
        <w:rPr>
          <w:rFonts w:ascii="Arial" w:eastAsia="Arial" w:hAnsi="Arial" w:cs="Arial"/>
          <w:color w:val="000000"/>
          <w:sz w:val="22"/>
          <w:szCs w:val="22"/>
        </w:rPr>
      </w:pPr>
      <w:r w:rsidRPr="23CC2750">
        <w:rPr>
          <w:rFonts w:ascii="Arial" w:eastAsia="Arial" w:hAnsi="Arial" w:cs="Arial"/>
          <w:color w:val="000000" w:themeColor="text1"/>
          <w:sz w:val="22"/>
          <w:szCs w:val="22"/>
        </w:rPr>
        <w:t xml:space="preserve">Base quality score recalibration steps included GATK </w:t>
      </w:r>
      <w:proofErr w:type="spellStart"/>
      <w:r w:rsidRPr="23CC2750">
        <w:rPr>
          <w:rFonts w:ascii="Arial" w:eastAsia="Arial" w:hAnsi="Arial" w:cs="Arial"/>
          <w:color w:val="000000" w:themeColor="text1"/>
          <w:sz w:val="22"/>
          <w:szCs w:val="22"/>
        </w:rPr>
        <w:t>BaseRecalibrator</w:t>
      </w:r>
      <w:proofErr w:type="spellEnd"/>
      <w:r w:rsidRPr="23CC2750">
        <w:rPr>
          <w:rFonts w:ascii="Arial" w:eastAsia="Arial" w:hAnsi="Arial" w:cs="Arial"/>
          <w:color w:val="000000" w:themeColor="text1"/>
          <w:sz w:val="22"/>
          <w:szCs w:val="22"/>
        </w:rPr>
        <w:t xml:space="preserve"> and GATK </w:t>
      </w:r>
      <w:proofErr w:type="spellStart"/>
      <w:r w:rsidRPr="23CC2750">
        <w:rPr>
          <w:rFonts w:ascii="Arial" w:eastAsia="Arial" w:hAnsi="Arial" w:cs="Arial"/>
          <w:color w:val="000000" w:themeColor="text1"/>
          <w:sz w:val="22"/>
          <w:szCs w:val="22"/>
        </w:rPr>
        <w:t>ApplyBQSR</w:t>
      </w:r>
      <w:proofErr w:type="spellEnd"/>
      <w:r w:rsidRPr="23CC2750">
        <w:rPr>
          <w:rFonts w:ascii="Arial" w:eastAsia="Arial" w:hAnsi="Arial" w:cs="Arial"/>
          <w:color w:val="000000" w:themeColor="text1"/>
          <w:sz w:val="22"/>
          <w:szCs w:val="22"/>
        </w:rPr>
        <w:t xml:space="preserve">. </w:t>
      </w:r>
      <w:proofErr w:type="spellStart"/>
      <w:r w:rsidRPr="23CC2750">
        <w:rPr>
          <w:rFonts w:ascii="Arial" w:eastAsia="Arial" w:hAnsi="Arial" w:cs="Arial"/>
          <w:color w:val="000000" w:themeColor="text1"/>
          <w:sz w:val="22"/>
          <w:szCs w:val="22"/>
        </w:rPr>
        <w:t>VerifyBamID</w:t>
      </w:r>
      <w:proofErr w:type="spellEnd"/>
      <w:r w:rsidRPr="23CC2750">
        <w:rPr>
          <w:rFonts w:ascii="Arial" w:eastAsia="Arial" w:hAnsi="Arial" w:cs="Arial"/>
          <w:color w:val="000000" w:themeColor="text1"/>
          <w:sz w:val="22"/>
          <w:szCs w:val="22"/>
        </w:rPr>
        <w:t xml:space="preserve"> was used to estimate cross-sample contamination, whereas alignment metrics were calculated with Picard </w:t>
      </w:r>
      <w:proofErr w:type="spellStart"/>
      <w:r w:rsidRPr="23CC2750">
        <w:rPr>
          <w:rFonts w:ascii="Arial" w:eastAsia="Arial" w:hAnsi="Arial" w:cs="Arial"/>
          <w:color w:val="000000" w:themeColor="text1"/>
          <w:sz w:val="22"/>
          <w:szCs w:val="22"/>
        </w:rPr>
        <w:t>CollectAlignmentSummaryMetrics</w:t>
      </w:r>
      <w:proofErr w:type="spellEnd"/>
      <w:r w:rsidRPr="23CC2750">
        <w:rPr>
          <w:rFonts w:ascii="Arial" w:eastAsia="Arial" w:hAnsi="Arial" w:cs="Arial"/>
          <w:color w:val="000000" w:themeColor="text1"/>
          <w:sz w:val="22"/>
          <w:szCs w:val="22"/>
        </w:rPr>
        <w:t xml:space="preserve"> and Picard CollectWgsMetrics tools. Germline SNPs and insertions/deletions were identified using GATK </w:t>
      </w:r>
      <w:proofErr w:type="spellStart"/>
      <w:r w:rsidRPr="23CC2750">
        <w:rPr>
          <w:rFonts w:ascii="Arial" w:eastAsia="Arial" w:hAnsi="Arial" w:cs="Arial"/>
          <w:color w:val="000000" w:themeColor="text1"/>
          <w:sz w:val="22"/>
          <w:szCs w:val="22"/>
        </w:rPr>
        <w:t>HaplotypeCaller</w:t>
      </w:r>
      <w:proofErr w:type="spellEnd"/>
      <w:r w:rsidRPr="23CC2750">
        <w:rPr>
          <w:rFonts w:ascii="Arial" w:eastAsia="Arial" w:hAnsi="Arial" w:cs="Arial"/>
          <w:color w:val="000000" w:themeColor="text1"/>
          <w:sz w:val="22"/>
          <w:szCs w:val="22"/>
        </w:rPr>
        <w:t xml:space="preserve">, output single sample gVCF files were compressed and indexed using </w:t>
      </w:r>
      <w:proofErr w:type="spellStart"/>
      <w:r w:rsidRPr="23CC2750">
        <w:rPr>
          <w:rFonts w:ascii="Arial" w:eastAsia="Arial" w:hAnsi="Arial" w:cs="Arial"/>
          <w:color w:val="000000" w:themeColor="text1"/>
          <w:sz w:val="22"/>
          <w:szCs w:val="22"/>
        </w:rPr>
        <w:t>tabix</w:t>
      </w:r>
      <w:proofErr w:type="spellEnd"/>
      <w:r w:rsidRPr="23CC2750">
        <w:rPr>
          <w:rFonts w:ascii="Arial" w:eastAsia="Arial" w:hAnsi="Arial" w:cs="Arial"/>
          <w:color w:val="000000" w:themeColor="text1"/>
          <w:sz w:val="22"/>
          <w:szCs w:val="22"/>
        </w:rPr>
        <w:t xml:space="preserve"> tools, and corresponding MD5 checksums were generated. Manta was used to identify larger structural </w:t>
      </w:r>
      <w:proofErr w:type="gramStart"/>
      <w:r w:rsidRPr="23CC2750">
        <w:rPr>
          <w:rFonts w:ascii="Arial" w:eastAsia="Arial" w:hAnsi="Arial" w:cs="Arial"/>
          <w:color w:val="000000" w:themeColor="text1"/>
          <w:sz w:val="22"/>
          <w:szCs w:val="22"/>
        </w:rPr>
        <w:t>variations</w:t>
      </w:r>
      <w:proofErr w:type="gramEnd"/>
      <w:r w:rsidRPr="23CC2750">
        <w:rPr>
          <w:rFonts w:ascii="Arial" w:eastAsia="Arial" w:hAnsi="Arial" w:cs="Arial"/>
          <w:color w:val="000000" w:themeColor="text1"/>
          <w:sz w:val="22"/>
          <w:szCs w:val="22"/>
        </w:rPr>
        <w:t xml:space="preserve"> and the quality of variant calls was evaluated with Picard </w:t>
      </w:r>
      <w:proofErr w:type="spellStart"/>
      <w:r w:rsidRPr="23CC2750">
        <w:rPr>
          <w:rFonts w:ascii="Arial" w:eastAsia="Arial" w:hAnsi="Arial" w:cs="Arial"/>
          <w:color w:val="000000" w:themeColor="text1"/>
          <w:sz w:val="22"/>
          <w:szCs w:val="22"/>
        </w:rPr>
        <w:t>CollectVariantCallingMetrics</w:t>
      </w:r>
      <w:proofErr w:type="spellEnd"/>
      <w:r w:rsidRPr="23CC2750">
        <w:rPr>
          <w:rFonts w:ascii="Arial" w:eastAsia="Arial" w:hAnsi="Arial" w:cs="Arial"/>
          <w:color w:val="000000" w:themeColor="text1"/>
          <w:sz w:val="22"/>
          <w:szCs w:val="22"/>
        </w:rPr>
        <w:t xml:space="preserve"> and </w:t>
      </w:r>
      <w:proofErr w:type="spellStart"/>
      <w:r w:rsidRPr="23CC2750">
        <w:rPr>
          <w:rFonts w:ascii="Arial" w:eastAsia="Arial" w:hAnsi="Arial" w:cs="Arial"/>
          <w:color w:val="000000" w:themeColor="text1"/>
          <w:sz w:val="22"/>
          <w:szCs w:val="22"/>
        </w:rPr>
        <w:t>SnpEff</w:t>
      </w:r>
      <w:proofErr w:type="spellEnd"/>
      <w:r w:rsidRPr="23CC2750">
        <w:rPr>
          <w:rFonts w:ascii="Arial" w:eastAsia="Arial" w:hAnsi="Arial" w:cs="Arial"/>
          <w:color w:val="000000" w:themeColor="text1"/>
          <w:sz w:val="22"/>
          <w:szCs w:val="22"/>
        </w:rPr>
        <w:t xml:space="preserve"> tools. Please see </w:t>
      </w:r>
      <w:r w:rsidR="00DE4339" w:rsidRPr="23CC2750">
        <w:rPr>
          <w:rFonts w:ascii="Arial" w:eastAsia="Arial" w:hAnsi="Arial" w:cs="Arial"/>
          <w:color w:val="000000" w:themeColor="text1"/>
          <w:sz w:val="22"/>
          <w:szCs w:val="22"/>
        </w:rPr>
        <w:t>https://github.com/UKBseq500k-methods</w:t>
      </w:r>
      <w:r w:rsidRPr="23CC2750">
        <w:rPr>
          <w:rFonts w:ascii="Arial" w:eastAsia="Arial" w:hAnsi="Arial" w:cs="Arial"/>
          <w:color w:val="000000" w:themeColor="text1"/>
          <w:sz w:val="22"/>
          <w:szCs w:val="22"/>
        </w:rPr>
        <w:t xml:space="preserve"> for a full list of all tools and command line parameters used in the workflow.</w:t>
      </w:r>
    </w:p>
    <w:p w14:paraId="00000237" w14:textId="77777777" w:rsidR="00005BC5" w:rsidRDefault="00005BC5" w:rsidP="55F015EE">
      <w:pPr>
        <w:rPr>
          <w:rFonts w:ascii="Arial" w:eastAsia="Arial" w:hAnsi="Arial" w:cs="Arial"/>
          <w:color w:val="000000"/>
          <w:sz w:val="22"/>
          <w:szCs w:val="22"/>
        </w:rPr>
      </w:pPr>
    </w:p>
    <w:p w14:paraId="00000238" w14:textId="77777777" w:rsidR="00005BC5" w:rsidRDefault="00005BC5" w:rsidP="55F015EE">
      <w:pPr>
        <w:rPr>
          <w:rFonts w:ascii="Arial" w:eastAsia="Arial" w:hAnsi="Arial" w:cs="Arial"/>
          <w:color w:val="000000"/>
          <w:sz w:val="22"/>
          <w:szCs w:val="22"/>
        </w:rPr>
      </w:pPr>
    </w:p>
    <w:p w14:paraId="00000239" w14:textId="77777777" w:rsidR="00005BC5" w:rsidRDefault="00F77B76" w:rsidP="55F015EE">
      <w:pPr>
        <w:rPr>
          <w:rFonts w:ascii="Arial" w:eastAsia="Arial" w:hAnsi="Arial" w:cs="Arial"/>
          <w:color w:val="000000"/>
          <w:sz w:val="22"/>
          <w:szCs w:val="22"/>
        </w:rPr>
      </w:pPr>
      <w:r w:rsidRPr="23CC2750">
        <w:rPr>
          <w:rFonts w:ascii="Arial" w:eastAsia="Arial" w:hAnsi="Arial" w:cs="Arial"/>
          <w:color w:val="000000" w:themeColor="text1"/>
          <w:sz w:val="22"/>
          <w:szCs w:val="22"/>
        </w:rPr>
        <w:lastRenderedPageBreak/>
        <w:t xml:space="preserve">Additional QC metrics were collected with </w:t>
      </w:r>
      <w:proofErr w:type="spellStart"/>
      <w:r w:rsidRPr="23CC2750">
        <w:rPr>
          <w:rFonts w:ascii="Arial" w:eastAsia="Arial" w:hAnsi="Arial" w:cs="Arial"/>
          <w:color w:val="000000" w:themeColor="text1"/>
          <w:sz w:val="22"/>
          <w:szCs w:val="22"/>
        </w:rPr>
        <w:t>samtools</w:t>
      </w:r>
      <w:proofErr w:type="spellEnd"/>
      <w:r w:rsidRPr="23CC2750">
        <w:rPr>
          <w:rFonts w:ascii="Arial" w:eastAsia="Arial" w:hAnsi="Arial" w:cs="Arial"/>
          <w:color w:val="000000" w:themeColor="text1"/>
          <w:sz w:val="22"/>
          <w:szCs w:val="22"/>
        </w:rPr>
        <w:t xml:space="preserve"> stats (v1.9) and the following exclusion read filter flags to match the practices of the sequencing provider: SECONDARY/</w:t>
      </w:r>
      <w:proofErr w:type="gramStart"/>
      <w:r w:rsidRPr="23CC2750">
        <w:rPr>
          <w:rFonts w:ascii="Arial" w:eastAsia="Arial" w:hAnsi="Arial" w:cs="Arial"/>
          <w:color w:val="000000" w:themeColor="text1"/>
          <w:sz w:val="22"/>
          <w:szCs w:val="22"/>
        </w:rPr>
        <w:t>SUPPLEMENTARY,  SECONDARY</w:t>
      </w:r>
      <w:proofErr w:type="gramEnd"/>
      <w:r w:rsidRPr="23CC2750">
        <w:rPr>
          <w:rFonts w:ascii="Arial" w:eastAsia="Arial" w:hAnsi="Arial" w:cs="Arial"/>
          <w:color w:val="000000" w:themeColor="text1"/>
          <w:sz w:val="22"/>
          <w:szCs w:val="22"/>
        </w:rPr>
        <w:t>/SUPPLEMENTARY/</w:t>
      </w:r>
      <w:proofErr w:type="spellStart"/>
      <w:proofErr w:type="gramStart"/>
      <w:r w:rsidRPr="23CC2750">
        <w:rPr>
          <w:rFonts w:ascii="Arial" w:eastAsia="Arial" w:hAnsi="Arial" w:cs="Arial"/>
          <w:color w:val="000000" w:themeColor="text1"/>
          <w:sz w:val="22"/>
          <w:szCs w:val="22"/>
        </w:rPr>
        <w:t>DUPLICATE,and</w:t>
      </w:r>
      <w:proofErr w:type="spellEnd"/>
      <w:proofErr w:type="gramEnd"/>
      <w:r w:rsidRPr="23CC2750">
        <w:rPr>
          <w:rFonts w:ascii="Arial" w:eastAsia="Arial" w:hAnsi="Arial" w:cs="Arial"/>
          <w:color w:val="000000" w:themeColor="text1"/>
          <w:sz w:val="22"/>
          <w:szCs w:val="22"/>
        </w:rPr>
        <w:t xml:space="preserve"> SECONDARY/SUPPLEMENTARY/DUPLICATE/QCFAIL. </w:t>
      </w:r>
    </w:p>
    <w:p w14:paraId="0000023A" w14:textId="77777777" w:rsidR="00005BC5" w:rsidRDefault="00005BC5" w:rsidP="55F015EE">
      <w:pPr>
        <w:rPr>
          <w:rFonts w:ascii="Arial" w:eastAsia="Arial" w:hAnsi="Arial" w:cs="Arial"/>
          <w:color w:val="000000"/>
          <w:sz w:val="22"/>
          <w:szCs w:val="22"/>
        </w:rPr>
      </w:pPr>
    </w:p>
    <w:p w14:paraId="60602E5D" w14:textId="77777777" w:rsidR="0018385E" w:rsidRDefault="00F77B76" w:rsidP="55F015EE">
      <w:pPr>
        <w:rPr>
          <w:rFonts w:ascii="Arial" w:eastAsia="Arial" w:hAnsi="Arial" w:cs="Arial"/>
          <w:color w:val="000000" w:themeColor="text1"/>
          <w:sz w:val="22"/>
          <w:szCs w:val="22"/>
        </w:rPr>
      </w:pPr>
      <w:r w:rsidRPr="0952260A">
        <w:rPr>
          <w:rFonts w:ascii="Arial" w:eastAsia="Arial" w:hAnsi="Arial" w:cs="Arial"/>
          <w:color w:val="000000" w:themeColor="text1"/>
          <w:sz w:val="22"/>
          <w:szCs w:val="22"/>
        </w:rPr>
        <w:t>Generated data products were initially exported to Cloud buckets for archived storage and later in the project were exported to EMBL-EBI’s data storage space</w:t>
      </w:r>
      <w:r w:rsidR="53E28401" w:rsidRPr="0952260A">
        <w:rPr>
          <w:rFonts w:ascii="Arial" w:eastAsia="Arial" w:hAnsi="Arial" w:cs="Arial"/>
          <w:color w:val="000000" w:themeColor="text1"/>
          <w:sz w:val="22"/>
          <w:szCs w:val="22"/>
        </w:rPr>
        <w:t>.</w:t>
      </w:r>
    </w:p>
    <w:p w14:paraId="0000023B" w14:textId="6AA68BC0" w:rsidR="00005BC5" w:rsidRDefault="00F77B76" w:rsidP="55F015EE">
      <w:pPr>
        <w:rPr>
          <w:rFonts w:ascii="Arial" w:eastAsia="Arial" w:hAnsi="Arial" w:cs="Arial"/>
          <w:color w:val="000000"/>
          <w:sz w:val="22"/>
          <w:szCs w:val="22"/>
        </w:rPr>
      </w:pPr>
      <w:r>
        <w:tab/>
      </w:r>
      <w:r>
        <w:tab/>
      </w:r>
    </w:p>
    <w:p w14:paraId="0000023C" w14:textId="77777777" w:rsidR="00005BC5" w:rsidRDefault="00F77B76" w:rsidP="55F015EE">
      <w:pPr>
        <w:pStyle w:val="4"/>
        <w:rPr>
          <w:rFonts w:ascii="Arial" w:eastAsia="Arial" w:hAnsi="Arial" w:cs="Arial"/>
          <w:sz w:val="22"/>
          <w:szCs w:val="22"/>
        </w:rPr>
      </w:pPr>
      <w:r w:rsidRPr="0952260A">
        <w:rPr>
          <w:rFonts w:ascii="Arial" w:eastAsia="Arial" w:hAnsi="Arial" w:cs="Arial"/>
          <w:sz w:val="22"/>
          <w:szCs w:val="22"/>
        </w:rPr>
        <w:t>Genotype Concordance Workflow</w:t>
      </w:r>
    </w:p>
    <w:p w14:paraId="0000023D" w14:textId="77777777" w:rsidR="00005BC5" w:rsidRDefault="00F77B76" w:rsidP="55F015EE">
      <w:pPr>
        <w:rPr>
          <w:rFonts w:ascii="Arial" w:eastAsia="Arial" w:hAnsi="Arial" w:cs="Arial"/>
          <w:color w:val="000000"/>
          <w:sz w:val="22"/>
          <w:szCs w:val="22"/>
        </w:rPr>
      </w:pPr>
      <w:r>
        <w:rPr>
          <w:color w:val="000000"/>
        </w:rPr>
        <w:tab/>
      </w:r>
      <w:r>
        <w:rPr>
          <w:color w:val="000000"/>
        </w:rPr>
        <w:tab/>
      </w:r>
      <w:r>
        <w:rPr>
          <w:color w:val="000000"/>
        </w:rPr>
        <w:tab/>
      </w:r>
      <w:r>
        <w:rPr>
          <w:color w:val="000000"/>
        </w:rPr>
        <w:tab/>
      </w:r>
    </w:p>
    <w:p w14:paraId="0000023E" w14:textId="7F3280C8" w:rsidR="00005BC5" w:rsidRDefault="00F77B76" w:rsidP="55F015EE">
      <w:pPr>
        <w:rPr>
          <w:rFonts w:ascii="Arial" w:eastAsia="Arial" w:hAnsi="Arial" w:cs="Arial"/>
          <w:color w:val="000000"/>
          <w:sz w:val="22"/>
          <w:szCs w:val="22"/>
        </w:rPr>
      </w:pPr>
      <w:r w:rsidRPr="23CC2750">
        <w:rPr>
          <w:rFonts w:ascii="Arial" w:eastAsia="Arial" w:hAnsi="Arial" w:cs="Arial"/>
          <w:color w:val="000000" w:themeColor="text1"/>
          <w:sz w:val="22"/>
          <w:szCs w:val="22"/>
        </w:rPr>
        <w:t>Genotype Concordance Workflow was used to evaluate concordance between WGS, WES and variants identified using array genotyping by determining NRD (non-reference discordance &lt;2%) values using bcftools</w:t>
      </w:r>
      <w:sdt>
        <w:sdtPr>
          <w:rPr>
            <w:rFonts w:ascii="Arial" w:eastAsia="Arial" w:hAnsi="Arial" w:cs="Arial"/>
            <w:color w:val="000000" w:themeColor="text1"/>
            <w:sz w:val="22"/>
            <w:szCs w:val="22"/>
            <w:vertAlign w:val="superscript"/>
          </w:rPr>
          <w:tag w:val="MENDELEY_CITATION_v3_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"/>
          <w:id w:val="-373080302"/>
          <w:placeholder>
            <w:docPart w:val="DefaultPlaceholder_-1854013440"/>
          </w:placeholder>
        </w:sdtPr>
        <w:sdtContent>
          <w:r w:rsidR="008D00B0" w:rsidRPr="23CC2750">
            <w:rPr>
              <w:rFonts w:ascii="Arial" w:eastAsia="Arial" w:hAnsi="Arial" w:cs="Arial"/>
              <w:color w:val="000000" w:themeColor="text1"/>
              <w:sz w:val="22"/>
              <w:szCs w:val="22"/>
              <w:vertAlign w:val="superscript"/>
            </w:rPr>
            <w:t>35</w:t>
          </w:r>
        </w:sdtContent>
      </w:sdt>
      <w:r w:rsidRPr="23CC2750">
        <w:rPr>
          <w:rFonts w:ascii="Arial" w:eastAsia="Arial" w:hAnsi="Arial" w:cs="Arial"/>
          <w:color w:val="000000" w:themeColor="text1"/>
          <w:sz w:val="22"/>
          <w:szCs w:val="22"/>
        </w:rPr>
        <w:t xml:space="preserve"> stats (v1.9) over all SNP and indel sites shared with the array data (or exome data in genome-exome comparisons). A complete list of workflow parameters and tool versions is reported i</w:t>
      </w:r>
      <w:r w:rsidR="00CD16CE" w:rsidRPr="23CC2750">
        <w:rPr>
          <w:rFonts w:ascii="Arial" w:eastAsia="Arial" w:hAnsi="Arial" w:cs="Arial"/>
          <w:color w:val="000000" w:themeColor="text1"/>
          <w:sz w:val="22"/>
          <w:szCs w:val="22"/>
        </w:rPr>
        <w:t>n https://github.com/UKBseq500k-metho</w:t>
      </w:r>
      <w:r w:rsidR="00DE4339" w:rsidRPr="23CC2750">
        <w:rPr>
          <w:rFonts w:ascii="Arial" w:eastAsia="Arial" w:hAnsi="Arial" w:cs="Arial"/>
          <w:color w:val="000000" w:themeColor="text1"/>
          <w:sz w:val="22"/>
          <w:szCs w:val="22"/>
        </w:rPr>
        <w:t>ds</w:t>
      </w:r>
      <w:r w:rsidRPr="23CC2750">
        <w:rPr>
          <w:rFonts w:ascii="Arial" w:eastAsia="Arial" w:hAnsi="Arial" w:cs="Arial"/>
          <w:color w:val="000000" w:themeColor="text1"/>
          <w:sz w:val="22"/>
          <w:szCs w:val="22"/>
        </w:rPr>
        <w:t>.</w:t>
      </w:r>
    </w:p>
    <w:p w14:paraId="0000023F" w14:textId="77777777" w:rsidR="00005BC5" w:rsidRDefault="00005BC5" w:rsidP="55F015EE">
      <w:pPr>
        <w:rPr>
          <w:rFonts w:ascii="Arial" w:eastAsia="Arial" w:hAnsi="Arial" w:cs="Arial"/>
          <w:color w:val="000000"/>
          <w:sz w:val="22"/>
          <w:szCs w:val="22"/>
        </w:rPr>
      </w:pPr>
    </w:p>
    <w:p w14:paraId="00000240" w14:textId="77777777" w:rsidR="00005BC5" w:rsidRDefault="00F77B76" w:rsidP="55F015EE">
      <w:pPr>
        <w:pStyle w:val="4"/>
        <w:rPr>
          <w:rFonts w:ascii="Arial" w:eastAsia="Arial" w:hAnsi="Arial" w:cs="Arial"/>
          <w:sz w:val="22"/>
          <w:szCs w:val="22"/>
        </w:rPr>
      </w:pPr>
      <w:r w:rsidRPr="23CC2750">
        <w:rPr>
          <w:rFonts w:ascii="Arial" w:eastAsia="Arial" w:hAnsi="Arial" w:cs="Arial"/>
          <w:sz w:val="22"/>
          <w:szCs w:val="22"/>
        </w:rPr>
        <w:t>UK Biobank Array Data Preparation</w:t>
      </w:r>
    </w:p>
    <w:p w14:paraId="00000242" w14:textId="3BC92EAF" w:rsidR="00005BC5" w:rsidRDefault="00F77B76" w:rsidP="55F015EE">
      <w:pPr>
        <w:rPr>
          <w:rFonts w:ascii="Arial" w:eastAsia="Arial" w:hAnsi="Arial" w:cs="Arial"/>
          <w:color w:val="000000"/>
          <w:sz w:val="22"/>
          <w:szCs w:val="22"/>
        </w:rPr>
      </w:pPr>
      <w:r w:rsidRPr="23CC2750">
        <w:rPr>
          <w:rFonts w:ascii="Arial" w:eastAsia="Arial" w:hAnsi="Arial" w:cs="Arial"/>
          <w:color w:val="000000" w:themeColor="text1"/>
          <w:sz w:val="22"/>
          <w:szCs w:val="22"/>
        </w:rPr>
        <w:t>For genotype concordance comparisons, UK Biobank array data was lifted over to GRCh38 coordinates. Marker QC file (ukb_snp_qc.txt) was downloaded from the UK Biobank data showcase and used to extract A1 and A2 alleles (used to set reference alleles during conversion). PLINK</w:t>
      </w:r>
      <w:sdt>
        <w:sdtPr>
          <w:rPr>
            <w:rFonts w:ascii="Arial" w:eastAsia="Arial" w:hAnsi="Arial" w:cs="Arial"/>
            <w:color w:val="000000" w:themeColor="text1"/>
            <w:sz w:val="22"/>
            <w:szCs w:val="22"/>
            <w:vertAlign w:val="superscript"/>
          </w:rPr>
          <w:tag w:val="MENDELEY_CITATION_v3_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"/>
          <w:id w:val="61910827"/>
          <w:placeholder>
            <w:docPart w:val="DefaultPlaceholder_-1854013440"/>
          </w:placeholder>
        </w:sdtPr>
        <w:sdtContent>
          <w:r w:rsidR="008D00B0" w:rsidRPr="23CC2750">
            <w:rPr>
              <w:rFonts w:ascii="Arial" w:eastAsia="Arial" w:hAnsi="Arial" w:cs="Arial"/>
              <w:color w:val="000000" w:themeColor="text1"/>
              <w:sz w:val="22"/>
              <w:szCs w:val="22"/>
              <w:vertAlign w:val="superscript"/>
            </w:rPr>
            <w:t>36</w:t>
          </w:r>
        </w:sdtContent>
      </w:sdt>
      <w:r w:rsidRPr="23CC2750">
        <w:rPr>
          <w:rFonts w:ascii="Arial" w:eastAsia="Arial" w:hAnsi="Arial" w:cs="Arial"/>
          <w:color w:val="000000" w:themeColor="text1"/>
          <w:sz w:val="22"/>
          <w:szCs w:val="22"/>
        </w:rPr>
        <w:t xml:space="preserve"> 1.9 recode command was used to convert the file sets for individual chromosomes. For this purpose, chromosome, position, A1 (ref) and A2 (alt) alleles were pulled from the UK Biobank array marker QC file (ukb_snp_qc.txt) and transformed to a VCF file format with awk. Numerically coded chromosomes 23, 24, and 26 were renamed to X, Y, MT in the VCF version of the marker QC file (and chr X, </w:t>
      </w:r>
      <w:proofErr w:type="spellStart"/>
      <w:r w:rsidRPr="23CC2750">
        <w:rPr>
          <w:rFonts w:ascii="Arial" w:eastAsia="Arial" w:hAnsi="Arial" w:cs="Arial"/>
          <w:color w:val="000000" w:themeColor="text1"/>
          <w:sz w:val="22"/>
          <w:szCs w:val="22"/>
        </w:rPr>
        <w:t>chrY</w:t>
      </w:r>
      <w:proofErr w:type="spellEnd"/>
      <w:r w:rsidRPr="23CC2750">
        <w:rPr>
          <w:rFonts w:ascii="Arial" w:eastAsia="Arial" w:hAnsi="Arial" w:cs="Arial"/>
          <w:color w:val="000000" w:themeColor="text1"/>
          <w:sz w:val="22"/>
          <w:szCs w:val="22"/>
        </w:rPr>
        <w:t xml:space="preserve"> and </w:t>
      </w:r>
      <w:proofErr w:type="spellStart"/>
      <w:r w:rsidRPr="23CC2750">
        <w:rPr>
          <w:rFonts w:ascii="Arial" w:eastAsia="Arial" w:hAnsi="Arial" w:cs="Arial"/>
          <w:color w:val="000000" w:themeColor="text1"/>
          <w:sz w:val="22"/>
          <w:szCs w:val="22"/>
        </w:rPr>
        <w:t>chrM</w:t>
      </w:r>
      <w:proofErr w:type="spellEnd"/>
      <w:r w:rsidRPr="23CC2750">
        <w:rPr>
          <w:rFonts w:ascii="Arial" w:eastAsia="Arial" w:hAnsi="Arial" w:cs="Arial"/>
          <w:color w:val="000000" w:themeColor="text1"/>
          <w:sz w:val="22"/>
          <w:szCs w:val="22"/>
        </w:rPr>
        <w:t xml:space="preserve"> in the output files). </w:t>
      </w:r>
      <w:proofErr w:type="spellStart"/>
      <w:r w:rsidRPr="23CC2750">
        <w:rPr>
          <w:rFonts w:ascii="Arial" w:eastAsia="Arial" w:hAnsi="Arial" w:cs="Arial"/>
          <w:color w:val="000000" w:themeColor="text1"/>
          <w:sz w:val="22"/>
          <w:szCs w:val="22"/>
        </w:rPr>
        <w:t>ChrXY</w:t>
      </w:r>
      <w:proofErr w:type="spellEnd"/>
      <w:r w:rsidRPr="23CC2750">
        <w:rPr>
          <w:rFonts w:ascii="Arial" w:eastAsia="Arial" w:hAnsi="Arial" w:cs="Arial"/>
          <w:color w:val="000000" w:themeColor="text1"/>
          <w:sz w:val="22"/>
          <w:szCs w:val="22"/>
        </w:rPr>
        <w:t xml:space="preserve"> data were omitted from processing. BIM, BED and FAM files were supplied separately to Plink 1.9 due to the different file names.  Sample columns were named using individual IDs, allele order was kept (--keep-allele-order) and all alleles were set to the A2 allele, with reference alleles pulled from the transformed marker QC file. Plink-converted VCFs were lifted over to GRCh38 coordinates using CrossMap</w:t>
      </w:r>
      <w:sdt>
        <w:sdtPr>
          <w:rPr>
            <w:rFonts w:ascii="Arial" w:eastAsia="Arial" w:hAnsi="Arial" w:cs="Arial"/>
            <w:color w:val="000000" w:themeColor="text1"/>
            <w:sz w:val="22"/>
            <w:szCs w:val="22"/>
            <w:vertAlign w:val="superscript"/>
          </w:rPr>
          <w:tag w:val="MENDELEY_CITATION_v3_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"/>
          <w:id w:val="-1204549600"/>
          <w:placeholder>
            <w:docPart w:val="DefaultPlaceholder_-1854013440"/>
          </w:placeholder>
        </w:sdtPr>
        <w:sdtContent>
          <w:r w:rsidR="008D00B0" w:rsidRPr="23CC2750">
            <w:rPr>
              <w:rFonts w:ascii="Arial" w:eastAsia="Arial" w:hAnsi="Arial" w:cs="Arial"/>
              <w:color w:val="000000" w:themeColor="text1"/>
              <w:sz w:val="22"/>
              <w:szCs w:val="22"/>
              <w:vertAlign w:val="superscript"/>
            </w:rPr>
            <w:t>37</w:t>
          </w:r>
        </w:sdtContent>
      </w:sdt>
      <w:r w:rsidRPr="23CC2750">
        <w:rPr>
          <w:rFonts w:ascii="Arial" w:eastAsia="Arial" w:hAnsi="Arial" w:cs="Arial"/>
          <w:color w:val="000000" w:themeColor="text1"/>
          <w:sz w:val="22"/>
          <w:szCs w:val="22"/>
        </w:rPr>
        <w:t xml:space="preserve"> 0.2.7. The GRCh38 VCFs were coordinate sorted (</w:t>
      </w:r>
      <w:proofErr w:type="spellStart"/>
      <w:r w:rsidRPr="23CC2750">
        <w:rPr>
          <w:rFonts w:ascii="Arial" w:eastAsia="Arial" w:hAnsi="Arial" w:cs="Arial"/>
          <w:color w:val="000000" w:themeColor="text1"/>
          <w:sz w:val="22"/>
          <w:szCs w:val="22"/>
        </w:rPr>
        <w:t>vcftools</w:t>
      </w:r>
      <w:proofErr w:type="spellEnd"/>
      <w:r w:rsidRPr="23CC2750">
        <w:rPr>
          <w:rFonts w:ascii="Arial" w:eastAsia="Arial" w:hAnsi="Arial" w:cs="Arial"/>
          <w:color w:val="000000" w:themeColor="text1"/>
          <w:sz w:val="22"/>
          <w:szCs w:val="22"/>
        </w:rPr>
        <w:t xml:space="preserve"> sort -c), </w:t>
      </w:r>
      <w:proofErr w:type="spellStart"/>
      <w:r w:rsidRPr="23CC2750">
        <w:rPr>
          <w:rFonts w:ascii="Arial" w:eastAsia="Arial" w:hAnsi="Arial" w:cs="Arial"/>
          <w:color w:val="000000" w:themeColor="text1"/>
          <w:sz w:val="22"/>
          <w:szCs w:val="22"/>
        </w:rPr>
        <w:t>bgzip</w:t>
      </w:r>
      <w:proofErr w:type="spellEnd"/>
      <w:r w:rsidRPr="23CC2750">
        <w:rPr>
          <w:rFonts w:ascii="Arial" w:eastAsia="Arial" w:hAnsi="Arial" w:cs="Arial"/>
          <w:color w:val="000000" w:themeColor="text1"/>
          <w:sz w:val="22"/>
          <w:szCs w:val="22"/>
        </w:rPr>
        <w:t xml:space="preserve">-compressed, and </w:t>
      </w:r>
      <w:proofErr w:type="spellStart"/>
      <w:r w:rsidRPr="23CC2750">
        <w:rPr>
          <w:rFonts w:ascii="Arial" w:eastAsia="Arial" w:hAnsi="Arial" w:cs="Arial"/>
          <w:color w:val="000000" w:themeColor="text1"/>
          <w:sz w:val="22"/>
          <w:szCs w:val="22"/>
        </w:rPr>
        <w:t>tabix</w:t>
      </w:r>
      <w:proofErr w:type="spellEnd"/>
      <w:r w:rsidRPr="23CC2750">
        <w:rPr>
          <w:rFonts w:ascii="Arial" w:eastAsia="Arial" w:hAnsi="Arial" w:cs="Arial"/>
          <w:color w:val="000000" w:themeColor="text1"/>
          <w:sz w:val="22"/>
          <w:szCs w:val="22"/>
        </w:rPr>
        <w:t xml:space="preserve">-indexed before being used in the concordance checks. In total, 1896 variants remained unmapped after the lift-over and were omitted from further analysis. Manual inspection of the unmapped variants and VEP </w:t>
      </w:r>
      <w:proofErr w:type="spellStart"/>
      <w:r w:rsidRPr="23CC2750">
        <w:rPr>
          <w:rFonts w:ascii="Arial" w:eastAsia="Arial" w:hAnsi="Arial" w:cs="Arial"/>
          <w:color w:val="000000" w:themeColor="text1"/>
          <w:sz w:val="22"/>
          <w:szCs w:val="22"/>
        </w:rPr>
        <w:t>rs</w:t>
      </w:r>
      <w:proofErr w:type="spellEnd"/>
      <w:r w:rsidRPr="23CC2750">
        <w:rPr>
          <w:rFonts w:ascii="Arial" w:eastAsia="Arial" w:hAnsi="Arial" w:cs="Arial"/>
          <w:color w:val="000000" w:themeColor="text1"/>
          <w:sz w:val="22"/>
          <w:szCs w:val="22"/>
        </w:rPr>
        <w:t xml:space="preserve"> ID mapping indicated that for most of these variants the reference allele differed between GRCh37 and GRCh38, whereas the rest could not be mapped or </w:t>
      </w:r>
      <w:proofErr w:type="spellStart"/>
      <w:r w:rsidRPr="23CC2750">
        <w:rPr>
          <w:rFonts w:ascii="Arial" w:eastAsia="Arial" w:hAnsi="Arial" w:cs="Arial"/>
          <w:color w:val="000000" w:themeColor="text1"/>
          <w:sz w:val="22"/>
          <w:szCs w:val="22"/>
        </w:rPr>
        <w:t>rs</w:t>
      </w:r>
      <w:proofErr w:type="spellEnd"/>
      <w:r w:rsidRPr="23CC2750">
        <w:rPr>
          <w:rFonts w:ascii="Arial" w:eastAsia="Arial" w:hAnsi="Arial" w:cs="Arial"/>
          <w:color w:val="000000" w:themeColor="text1"/>
          <w:sz w:val="22"/>
          <w:szCs w:val="22"/>
        </w:rPr>
        <w:t xml:space="preserve"> IDs were not associated with any GRCh38 coordinates.</w:t>
      </w:r>
    </w:p>
    <w:p w14:paraId="00000243" w14:textId="77777777" w:rsidR="00005BC5" w:rsidRDefault="00005BC5" w:rsidP="55F015EE">
      <w:pPr>
        <w:rPr>
          <w:rFonts w:ascii="Arial" w:eastAsia="Arial" w:hAnsi="Arial" w:cs="Arial"/>
          <w:color w:val="000000"/>
          <w:sz w:val="22"/>
          <w:szCs w:val="22"/>
        </w:rPr>
      </w:pPr>
    </w:p>
    <w:p w14:paraId="00000244" w14:textId="77777777" w:rsidR="00005BC5" w:rsidRDefault="00F77B76" w:rsidP="55F015EE">
      <w:pPr>
        <w:pStyle w:val="3"/>
        <w:rPr>
          <w:rFonts w:ascii="Arial" w:eastAsia="Arial" w:hAnsi="Arial" w:cs="Arial"/>
          <w:sz w:val="22"/>
          <w:szCs w:val="22"/>
        </w:rPr>
      </w:pPr>
      <w:r w:rsidRPr="23CC2750">
        <w:rPr>
          <w:rFonts w:ascii="Arial" w:eastAsia="Arial" w:hAnsi="Arial" w:cs="Arial"/>
          <w:sz w:val="22"/>
          <w:szCs w:val="22"/>
        </w:rPr>
        <w:t>Sanger Main Pipeline</w:t>
      </w:r>
    </w:p>
    <w:p w14:paraId="00000245" w14:textId="6A281866" w:rsidR="00005BC5" w:rsidRDefault="00F77B76" w:rsidP="55F015EE">
      <w:pPr>
        <w:rPr>
          <w:rFonts w:ascii="Arial" w:eastAsia="Arial" w:hAnsi="Arial" w:cs="Arial"/>
          <w:sz w:val="22"/>
          <w:szCs w:val="22"/>
        </w:rPr>
      </w:pPr>
      <w:r w:rsidRPr="23CC2750">
        <w:rPr>
          <w:rFonts w:ascii="Arial" w:eastAsia="Arial" w:hAnsi="Arial" w:cs="Arial"/>
          <w:sz w:val="22"/>
          <w:szCs w:val="22"/>
        </w:rPr>
        <w:t xml:space="preserve">The pipeline (Fig. </w:t>
      </w:r>
      <w:r w:rsidR="006C0AA9" w:rsidRPr="0952260A">
        <w:rPr>
          <w:rFonts w:ascii="Arial" w:eastAsia="Arial" w:hAnsi="Arial" w:cs="Arial"/>
          <w:sz w:val="22"/>
          <w:szCs w:val="22"/>
        </w:rPr>
        <w:t>S1</w:t>
      </w:r>
      <w:r w:rsidR="15262158" w:rsidRPr="0952260A">
        <w:rPr>
          <w:rFonts w:ascii="Arial" w:eastAsia="Arial" w:hAnsi="Arial" w:cs="Arial"/>
          <w:sz w:val="22"/>
          <w:szCs w:val="22"/>
        </w:rPr>
        <w:t>7</w:t>
      </w:r>
      <w:r w:rsidRPr="23CC2750">
        <w:rPr>
          <w:rFonts w:ascii="Arial" w:eastAsia="Arial" w:hAnsi="Arial" w:cs="Arial"/>
          <w:sz w:val="22"/>
          <w:szCs w:val="22"/>
        </w:rPr>
        <w:t xml:space="preserve">, Fig. </w:t>
      </w:r>
      <w:r w:rsidR="006C0AA9" w:rsidRPr="0952260A">
        <w:rPr>
          <w:rFonts w:ascii="Arial" w:eastAsia="Arial" w:hAnsi="Arial" w:cs="Arial"/>
          <w:sz w:val="22"/>
          <w:szCs w:val="22"/>
        </w:rPr>
        <w:t>S1</w:t>
      </w:r>
      <w:r w:rsidR="21913A81" w:rsidRPr="0952260A">
        <w:rPr>
          <w:rFonts w:ascii="Arial" w:eastAsia="Arial" w:hAnsi="Arial" w:cs="Arial"/>
          <w:sz w:val="22"/>
          <w:szCs w:val="22"/>
        </w:rPr>
        <w:t>8</w:t>
      </w:r>
      <w:r w:rsidRPr="23CC2750">
        <w:rPr>
          <w:rFonts w:ascii="Arial" w:eastAsia="Arial" w:hAnsi="Arial" w:cs="Arial"/>
          <w:sz w:val="22"/>
          <w:szCs w:val="22"/>
        </w:rPr>
        <w:t xml:space="preserve">) created for UKB Main Phase at the Sanger consisted of the following steps.  An automated pipeline monitors the data coming off the sequencers and starts processing the data once the sequencing run has completed. </w:t>
      </w:r>
      <w:proofErr w:type="spellStart"/>
      <w:r w:rsidRPr="23CC2750">
        <w:rPr>
          <w:rFonts w:ascii="Arial" w:eastAsia="Arial" w:hAnsi="Arial" w:cs="Arial"/>
          <w:sz w:val="22"/>
          <w:szCs w:val="22"/>
        </w:rPr>
        <w:t>bambi</w:t>
      </w:r>
      <w:proofErr w:type="spellEnd"/>
      <w:r w:rsidRPr="23CC2750">
        <w:rPr>
          <w:rFonts w:ascii="Arial" w:eastAsia="Arial" w:hAnsi="Arial" w:cs="Arial"/>
          <w:sz w:val="22"/>
          <w:szCs w:val="22"/>
        </w:rPr>
        <w:t xml:space="preserve"> (v0.12.2, 0.13.1, 0.14.0) was used to demultiplex the data from the run folder and convert it to CRAM format. biobambam2</w:t>
      </w:r>
      <w:r w:rsidRPr="23CC2750">
        <w:rPr>
          <w:rFonts w:ascii="Arial" w:eastAsia="Arial" w:hAnsi="Arial" w:cs="Arial"/>
          <w:sz w:val="22"/>
          <w:szCs w:val="22"/>
          <w:vertAlign w:val="superscript"/>
        </w:rPr>
        <w:t>23</w:t>
      </w:r>
      <w:r w:rsidRPr="23CC2750">
        <w:rPr>
          <w:rFonts w:ascii="Arial" w:eastAsia="Arial" w:hAnsi="Arial" w:cs="Arial"/>
          <w:sz w:val="22"/>
          <w:szCs w:val="22"/>
        </w:rPr>
        <w:t xml:space="preserve"> </w:t>
      </w:r>
      <w:proofErr w:type="spellStart"/>
      <w:r w:rsidRPr="23CC2750">
        <w:rPr>
          <w:rFonts w:ascii="Arial" w:eastAsia="Arial" w:hAnsi="Arial" w:cs="Arial"/>
          <w:sz w:val="22"/>
          <w:szCs w:val="22"/>
        </w:rPr>
        <w:t>bamseqchecksum</w:t>
      </w:r>
      <w:proofErr w:type="spellEnd"/>
      <w:r w:rsidRPr="23CC2750">
        <w:rPr>
          <w:rFonts w:ascii="Arial" w:eastAsia="Arial" w:hAnsi="Arial" w:cs="Arial"/>
          <w:sz w:val="22"/>
          <w:szCs w:val="22"/>
        </w:rPr>
        <w:t xml:space="preserve"> (v2.0.79) was used to generate a read count and checksum of the </w:t>
      </w:r>
      <w:proofErr w:type="spellStart"/>
      <w:r w:rsidRPr="23CC2750">
        <w:rPr>
          <w:rFonts w:ascii="Arial" w:eastAsia="Arial" w:hAnsi="Arial" w:cs="Arial"/>
          <w:sz w:val="22"/>
          <w:szCs w:val="22"/>
        </w:rPr>
        <w:t>readnames</w:t>
      </w:r>
      <w:proofErr w:type="spellEnd"/>
      <w:r w:rsidRPr="23CC2750">
        <w:rPr>
          <w:rFonts w:ascii="Arial" w:eastAsia="Arial" w:hAnsi="Arial" w:cs="Arial"/>
          <w:sz w:val="22"/>
          <w:szCs w:val="22"/>
        </w:rPr>
        <w:t xml:space="preserve"> and sequencing data to check for data consistency at the start and end of the processing within the Sanger. Demultiplexed sequencing data was merged per sample per run where relevant and minimal QC metrics were generated. Metrics were auto reviewed and data was sent to SB in CRAM format via a cloud bucket unless it showed evidence of </w:t>
      </w:r>
      <w:proofErr w:type="gramStart"/>
      <w:r w:rsidRPr="23CC2750">
        <w:rPr>
          <w:rFonts w:ascii="Arial" w:eastAsia="Arial" w:hAnsi="Arial" w:cs="Arial"/>
          <w:sz w:val="22"/>
          <w:szCs w:val="22"/>
        </w:rPr>
        <w:t>instrument based</w:t>
      </w:r>
      <w:proofErr w:type="gramEnd"/>
      <w:r w:rsidRPr="23CC2750">
        <w:rPr>
          <w:rFonts w:ascii="Arial" w:eastAsia="Arial" w:hAnsi="Arial" w:cs="Arial"/>
          <w:sz w:val="22"/>
          <w:szCs w:val="22"/>
        </w:rPr>
        <w:t xml:space="preserve"> issues.</w:t>
      </w:r>
    </w:p>
    <w:p w14:paraId="00000246" w14:textId="77777777" w:rsidR="00005BC5" w:rsidRDefault="00005BC5" w:rsidP="55F015EE">
      <w:pPr>
        <w:rPr>
          <w:rFonts w:ascii="Arial" w:eastAsia="Arial" w:hAnsi="Arial" w:cs="Arial"/>
          <w:sz w:val="22"/>
          <w:szCs w:val="22"/>
        </w:rPr>
      </w:pPr>
    </w:p>
    <w:p w14:paraId="00000247" w14:textId="77777777" w:rsidR="00005BC5" w:rsidRDefault="00F77B76" w:rsidP="55F015EE">
      <w:pPr>
        <w:rPr>
          <w:rFonts w:ascii="Arial" w:eastAsia="Arial" w:hAnsi="Arial" w:cs="Arial"/>
          <w:sz w:val="22"/>
          <w:szCs w:val="22"/>
        </w:rPr>
      </w:pPr>
      <w:r w:rsidRPr="23CC2750">
        <w:rPr>
          <w:rFonts w:ascii="Arial" w:eastAsia="Arial" w:hAnsi="Arial" w:cs="Arial"/>
          <w:sz w:val="22"/>
          <w:szCs w:val="22"/>
        </w:rPr>
        <w:t>WGS samples were processed on the EU deployment of the SB Platform.</w:t>
      </w:r>
    </w:p>
    <w:p w14:paraId="00000248" w14:textId="77777777" w:rsidR="00005BC5" w:rsidRDefault="00005BC5" w:rsidP="55F015EE">
      <w:pPr>
        <w:rPr>
          <w:rFonts w:ascii="Arial" w:eastAsia="Arial" w:hAnsi="Arial" w:cs="Arial"/>
          <w:sz w:val="22"/>
          <w:szCs w:val="22"/>
        </w:rPr>
      </w:pPr>
    </w:p>
    <w:p w14:paraId="00000249" w14:textId="429CD23A" w:rsidR="00005BC5" w:rsidRDefault="00F77B76" w:rsidP="55F015EE">
      <w:pPr>
        <w:rPr>
          <w:rFonts w:ascii="Arial" w:eastAsia="Arial" w:hAnsi="Arial" w:cs="Arial"/>
          <w:sz w:val="22"/>
          <w:szCs w:val="22"/>
        </w:rPr>
      </w:pPr>
      <w:r w:rsidRPr="23CC2750">
        <w:rPr>
          <w:rFonts w:ascii="Arial" w:eastAsia="Arial" w:hAnsi="Arial" w:cs="Arial"/>
          <w:sz w:val="22"/>
          <w:szCs w:val="22"/>
        </w:rPr>
        <w:t xml:space="preserve">Data was received from Sanger in CRAM format via Cloud Storage Buckets.  The Connect Cloud Storage feature was used to mount storage buckets directly to the Platform.  This </w:t>
      </w:r>
      <w:r w:rsidRPr="23CC2750">
        <w:rPr>
          <w:rFonts w:ascii="Arial" w:eastAsia="Arial" w:hAnsi="Arial" w:cs="Arial"/>
          <w:sz w:val="22"/>
          <w:szCs w:val="22"/>
        </w:rPr>
        <w:lastRenderedPageBreak/>
        <w:t xml:space="preserve">allowed for the data to be co-localized with workflows deployed on Google Cloud compute instances, </w:t>
      </w:r>
      <w:proofErr w:type="gramStart"/>
      <w:r w:rsidRPr="23CC2750">
        <w:rPr>
          <w:rFonts w:ascii="Arial" w:eastAsia="Arial" w:hAnsi="Arial" w:cs="Arial"/>
          <w:sz w:val="22"/>
          <w:szCs w:val="22"/>
        </w:rPr>
        <w:t>in order to</w:t>
      </w:r>
      <w:proofErr w:type="gramEnd"/>
      <w:r w:rsidRPr="23CC2750">
        <w:rPr>
          <w:rFonts w:ascii="Arial" w:eastAsia="Arial" w:hAnsi="Arial" w:cs="Arial"/>
          <w:sz w:val="22"/>
          <w:szCs w:val="22"/>
        </w:rPr>
        <w:t xml:space="preserve"> minimize data transfer steps and optimize analyses. Workflows were implemented</w:t>
      </w:r>
      <w:r w:rsidR="0003656A" w:rsidRPr="23CC2750">
        <w:rPr>
          <w:rFonts w:ascii="Arial" w:eastAsia="Arial" w:hAnsi="Arial" w:cs="Arial"/>
          <w:sz w:val="22"/>
          <w:szCs w:val="22"/>
        </w:rPr>
        <w:t xml:space="preserve"> </w:t>
      </w:r>
      <w:r w:rsidRPr="23CC2750">
        <w:rPr>
          <w:rFonts w:ascii="Arial" w:eastAsia="Arial" w:hAnsi="Arial" w:cs="Arial"/>
          <w:sz w:val="22"/>
          <w:szCs w:val="22"/>
        </w:rPr>
        <w:t>in CWL</w:t>
      </w:r>
      <w:sdt>
        <w:sdtPr>
          <w:rPr>
            <w:rFonts w:ascii="Arial" w:eastAsia="Arial" w:hAnsi="Arial" w:cs="Arial"/>
            <w:color w:val="000000" w:themeColor="text1"/>
            <w:sz w:val="22"/>
            <w:szCs w:val="22"/>
            <w:vertAlign w:val="superscript"/>
          </w:rPr>
          <w:tag w:val="MENDELEY_CITATION_v3_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"/>
          <w:id w:val="-209653240"/>
          <w:placeholder>
            <w:docPart w:val="DefaultPlaceholder_-1854013440"/>
          </w:placeholder>
        </w:sdtPr>
        <w:sdtContent>
          <w:r w:rsidR="00994909" w:rsidRPr="23CC2750">
            <w:rPr>
              <w:rFonts w:ascii="Arial" w:eastAsia="Arial" w:hAnsi="Arial" w:cs="Arial"/>
              <w:color w:val="000000" w:themeColor="text1"/>
              <w:sz w:val="22"/>
              <w:szCs w:val="22"/>
              <w:vertAlign w:val="superscript"/>
            </w:rPr>
            <w:t>29</w:t>
          </w:r>
        </w:sdtContent>
      </w:sdt>
      <w:r w:rsidRPr="23CC2750">
        <w:rPr>
          <w:rFonts w:ascii="Arial" w:eastAsia="Arial" w:hAnsi="Arial" w:cs="Arial"/>
          <w:sz w:val="22"/>
          <w:szCs w:val="22"/>
        </w:rPr>
        <w:t xml:space="preserve"> (</w:t>
      </w:r>
      <w:proofErr w:type="gramStart"/>
      <w:r w:rsidRPr="23CC2750">
        <w:rPr>
          <w:rFonts w:ascii="Arial" w:eastAsia="Arial" w:hAnsi="Arial" w:cs="Arial"/>
          <w:sz w:val="22"/>
          <w:szCs w:val="22"/>
        </w:rPr>
        <w:t>sbg:draft</w:t>
      </w:r>
      <w:proofErr w:type="gramEnd"/>
      <w:r w:rsidRPr="23CC2750">
        <w:rPr>
          <w:rFonts w:ascii="Arial" w:eastAsia="Arial" w:hAnsi="Arial" w:cs="Arial"/>
          <w:sz w:val="22"/>
          <w:szCs w:val="22"/>
        </w:rPr>
        <w:t xml:space="preserve">2 version). Data processing was orchestrated programmatically with </w:t>
      </w:r>
      <w:proofErr w:type="spellStart"/>
      <w:r w:rsidRPr="23CC2750">
        <w:rPr>
          <w:rFonts w:ascii="Arial" w:eastAsia="Arial" w:hAnsi="Arial" w:cs="Arial"/>
          <w:sz w:val="22"/>
          <w:szCs w:val="22"/>
        </w:rPr>
        <w:t>sevenbridges</w:t>
      </w:r>
      <w:proofErr w:type="spellEnd"/>
      <w:r w:rsidRPr="23CC2750">
        <w:rPr>
          <w:rFonts w:ascii="Arial" w:eastAsia="Arial" w:hAnsi="Arial" w:cs="Arial"/>
          <w:sz w:val="22"/>
          <w:szCs w:val="22"/>
        </w:rPr>
        <w:t>-python application programming interface (API) scripts and Seven Bridges RHEO automation code packages</w:t>
      </w:r>
    </w:p>
    <w:p w14:paraId="0000024A" w14:textId="77777777" w:rsidR="00005BC5" w:rsidRDefault="00005BC5" w:rsidP="55F015EE">
      <w:pPr>
        <w:rPr>
          <w:rFonts w:ascii="Arial" w:eastAsia="Arial" w:hAnsi="Arial" w:cs="Arial"/>
          <w:sz w:val="22"/>
          <w:szCs w:val="22"/>
        </w:rPr>
      </w:pPr>
    </w:p>
    <w:p w14:paraId="0000024B" w14:textId="77777777" w:rsidR="00005BC5" w:rsidRDefault="00F77B76" w:rsidP="55F015EE">
      <w:pPr>
        <w:rPr>
          <w:rFonts w:ascii="Arial" w:eastAsia="Arial" w:hAnsi="Arial" w:cs="Arial"/>
          <w:sz w:val="22"/>
          <w:szCs w:val="22"/>
        </w:rPr>
      </w:pPr>
      <w:r w:rsidRPr="23CC2750">
        <w:rPr>
          <w:rFonts w:ascii="Arial" w:eastAsia="Arial" w:hAnsi="Arial" w:cs="Arial"/>
          <w:sz w:val="22"/>
          <w:szCs w:val="22"/>
        </w:rPr>
        <w:t xml:space="preserve">Data processing was split into three phases so that only samples successfully passing analysis quality control criteria for a phase would advance to the next stage of processing. The first phase verified the input CRAM data integrity (CRAM Check Phase 1 CWL workflow), by checking MD5 sums for delivered files against the provided manifest and verifying the format of the data files with </w:t>
      </w:r>
      <w:proofErr w:type="spellStart"/>
      <w:r w:rsidRPr="23CC2750">
        <w:rPr>
          <w:rFonts w:ascii="Arial" w:eastAsia="Arial" w:hAnsi="Arial" w:cs="Arial"/>
          <w:sz w:val="22"/>
          <w:szCs w:val="22"/>
        </w:rPr>
        <w:t>samtools</w:t>
      </w:r>
      <w:proofErr w:type="spellEnd"/>
      <w:r w:rsidRPr="23CC2750">
        <w:rPr>
          <w:rFonts w:ascii="Arial" w:eastAsia="Arial" w:hAnsi="Arial" w:cs="Arial"/>
          <w:sz w:val="22"/>
          <w:szCs w:val="22"/>
        </w:rPr>
        <w:t xml:space="preserve"> view (v1.9). The second phase focused on data alignment and BAM processing steps (WGS Phase 2 CWL workflow). To reach the third phase, which included BQSR and small variant calling (WGS Phase 3 CWL workflow), a sample had to fulfill the following criteria: FREEMIX &lt; 1% or (1% &lt;= FREEMIX &lt; 5% and </w:t>
      </w:r>
      <w:proofErr w:type="spellStart"/>
      <w:r w:rsidRPr="23CC2750">
        <w:rPr>
          <w:rFonts w:ascii="Arial" w:eastAsia="Arial" w:hAnsi="Arial" w:cs="Arial"/>
          <w:sz w:val="22"/>
          <w:szCs w:val="22"/>
        </w:rPr>
        <w:t>read_haps-double_error_fraction</w:t>
      </w:r>
      <w:proofErr w:type="spellEnd"/>
      <w:r w:rsidRPr="23CC2750">
        <w:rPr>
          <w:rFonts w:ascii="Arial" w:eastAsia="Arial" w:hAnsi="Arial" w:cs="Arial"/>
          <w:sz w:val="22"/>
          <w:szCs w:val="22"/>
        </w:rPr>
        <w:t xml:space="preserve"> &lt; 0.2%), at least 95% of the autosomes covered to &gt;= 15X (excluding duplicate reads, adaptors, overlapping bases from reads from the same fragment, and soft clipped bases), proportion of mapped read-pairs with appropriate orientation and separation &gt; 95% and minimum read length &gt; 100 bp. If a sample had insufficient coverage, but satisfied all other quality criteria, the BAM file was stored, merged with alignments data from subsequent “top-up” sequencing runs of the same sample and re-evaluated. During third phase processing, sample identity is checked against a subset of SNPs from the UK Biobank array genotype data (NRD &lt; 2%).</w:t>
      </w:r>
    </w:p>
    <w:p w14:paraId="0000024C" w14:textId="77777777" w:rsidR="00005BC5" w:rsidRDefault="00005BC5" w:rsidP="55F015EE">
      <w:pPr>
        <w:rPr>
          <w:rFonts w:ascii="Arial" w:eastAsia="Arial" w:hAnsi="Arial" w:cs="Arial"/>
          <w:sz w:val="22"/>
          <w:szCs w:val="22"/>
        </w:rPr>
      </w:pPr>
    </w:p>
    <w:p w14:paraId="0000024D" w14:textId="77777777" w:rsidR="00005BC5" w:rsidRDefault="00F77B76" w:rsidP="55F015EE">
      <w:pPr>
        <w:pStyle w:val="4"/>
        <w:rPr>
          <w:rFonts w:ascii="Arial" w:eastAsia="Arial" w:hAnsi="Arial" w:cs="Arial"/>
          <w:sz w:val="22"/>
          <w:szCs w:val="22"/>
        </w:rPr>
      </w:pPr>
      <w:r w:rsidRPr="23CC2750">
        <w:rPr>
          <w:rFonts w:ascii="Arial" w:eastAsia="Arial" w:hAnsi="Arial" w:cs="Arial"/>
          <w:sz w:val="22"/>
          <w:szCs w:val="22"/>
        </w:rPr>
        <w:t>CRAM Check Phase 1 workflow</w:t>
      </w:r>
    </w:p>
    <w:p w14:paraId="0000024E" w14:textId="77777777" w:rsidR="00005BC5" w:rsidRDefault="00F77B76" w:rsidP="55F015EE">
      <w:pPr>
        <w:rPr>
          <w:rFonts w:ascii="Arial" w:eastAsia="Arial" w:hAnsi="Arial" w:cs="Arial"/>
          <w:sz w:val="22"/>
          <w:szCs w:val="22"/>
        </w:rPr>
      </w:pPr>
      <w:r w:rsidRPr="23CC2750">
        <w:rPr>
          <w:rFonts w:ascii="Arial" w:eastAsia="Arial" w:hAnsi="Arial" w:cs="Arial"/>
          <w:sz w:val="22"/>
          <w:szCs w:val="22"/>
        </w:rPr>
        <w:t xml:space="preserve">This workflow verifies the input data integrity with </w:t>
      </w:r>
      <w:proofErr w:type="spellStart"/>
      <w:r w:rsidRPr="23CC2750">
        <w:rPr>
          <w:rFonts w:ascii="Arial" w:eastAsia="Arial" w:hAnsi="Arial" w:cs="Arial"/>
          <w:sz w:val="22"/>
          <w:szCs w:val="22"/>
        </w:rPr>
        <w:t>samtool</w:t>
      </w:r>
      <w:proofErr w:type="spellEnd"/>
      <w:r w:rsidRPr="23CC2750">
        <w:rPr>
          <w:rFonts w:ascii="Arial" w:eastAsia="Arial" w:hAnsi="Arial" w:cs="Arial"/>
          <w:sz w:val="22"/>
          <w:szCs w:val="22"/>
        </w:rPr>
        <w:t xml:space="preserve"> view, as shown below </w:t>
      </w:r>
    </w:p>
    <w:tbl>
      <w:tblPr>
        <w:tblW w:w="9599"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600" w:firstRow="0" w:lastRow="0" w:firstColumn="0" w:lastColumn="0" w:noHBand="1" w:noVBand="1"/>
      </w:tblPr>
      <w:tblGrid>
        <w:gridCol w:w="3076"/>
        <w:gridCol w:w="2859"/>
        <w:gridCol w:w="3664"/>
      </w:tblGrid>
      <w:tr w:rsidR="00005BC5" w14:paraId="09E5F5D5" w14:textId="77777777" w:rsidTr="55F015EE">
        <w:tc>
          <w:tcPr>
            <w:tcW w:w="3077" w:type="dxa"/>
            <w:tcMar>
              <w:top w:w="100" w:type="dxa"/>
              <w:left w:w="100" w:type="dxa"/>
              <w:bottom w:w="100" w:type="dxa"/>
              <w:right w:w="100" w:type="dxa"/>
            </w:tcMar>
          </w:tcPr>
          <w:p w14:paraId="0000024F" w14:textId="77777777" w:rsidR="00005BC5" w:rsidRDefault="00F77B76" w:rsidP="55F015EE">
            <w:pPr>
              <w:widowControl w:val="0"/>
              <w:rPr>
                <w:rFonts w:ascii="Arial" w:eastAsia="Arial" w:hAnsi="Arial" w:cs="Arial"/>
                <w:sz w:val="22"/>
                <w:szCs w:val="22"/>
              </w:rPr>
            </w:pPr>
            <w:r w:rsidRPr="0952260A">
              <w:rPr>
                <w:rFonts w:ascii="Arial" w:eastAsia="Arial" w:hAnsi="Arial" w:cs="Arial"/>
                <w:b/>
                <w:sz w:val="22"/>
                <w:szCs w:val="22"/>
              </w:rPr>
              <w:t>Tool (version)</w:t>
            </w:r>
          </w:p>
        </w:tc>
        <w:tc>
          <w:tcPr>
            <w:tcW w:w="2859" w:type="dxa"/>
            <w:tcMar>
              <w:top w:w="100" w:type="dxa"/>
              <w:left w:w="100" w:type="dxa"/>
              <w:bottom w:w="100" w:type="dxa"/>
              <w:right w:w="100" w:type="dxa"/>
            </w:tcMar>
          </w:tcPr>
          <w:p w14:paraId="00000250" w14:textId="77777777" w:rsidR="00005BC5" w:rsidRDefault="00F77B76" w:rsidP="55F015EE">
            <w:pPr>
              <w:widowControl w:val="0"/>
              <w:rPr>
                <w:rFonts w:ascii="Arial" w:eastAsia="Arial" w:hAnsi="Arial" w:cs="Arial"/>
                <w:sz w:val="22"/>
                <w:szCs w:val="22"/>
              </w:rPr>
            </w:pPr>
            <w:r w:rsidRPr="0952260A">
              <w:rPr>
                <w:rFonts w:ascii="Arial" w:eastAsia="Arial" w:hAnsi="Arial" w:cs="Arial"/>
                <w:b/>
                <w:sz w:val="22"/>
                <w:szCs w:val="22"/>
              </w:rPr>
              <w:t>Parameter</w:t>
            </w:r>
          </w:p>
        </w:tc>
        <w:tc>
          <w:tcPr>
            <w:tcW w:w="3664" w:type="dxa"/>
            <w:tcMar>
              <w:top w:w="100" w:type="dxa"/>
              <w:left w:w="100" w:type="dxa"/>
              <w:bottom w:w="100" w:type="dxa"/>
              <w:right w:w="100" w:type="dxa"/>
            </w:tcMar>
          </w:tcPr>
          <w:p w14:paraId="00000251" w14:textId="77777777" w:rsidR="00005BC5" w:rsidRDefault="00F77B76" w:rsidP="55F015EE">
            <w:pPr>
              <w:widowControl w:val="0"/>
              <w:rPr>
                <w:rFonts w:ascii="Arial" w:eastAsia="Arial" w:hAnsi="Arial" w:cs="Arial"/>
                <w:sz w:val="22"/>
                <w:szCs w:val="22"/>
              </w:rPr>
            </w:pPr>
            <w:r w:rsidRPr="0952260A">
              <w:rPr>
                <w:rFonts w:ascii="Arial" w:eastAsia="Arial" w:hAnsi="Arial" w:cs="Arial"/>
                <w:b/>
                <w:sz w:val="22"/>
                <w:szCs w:val="22"/>
              </w:rPr>
              <w:t>Description</w:t>
            </w:r>
          </w:p>
        </w:tc>
      </w:tr>
      <w:tr w:rsidR="00005BC5" w14:paraId="561490CB" w14:textId="77777777" w:rsidTr="55F015EE">
        <w:tc>
          <w:tcPr>
            <w:tcW w:w="3077" w:type="dxa"/>
            <w:tcMar>
              <w:top w:w="100" w:type="dxa"/>
              <w:left w:w="100" w:type="dxa"/>
              <w:bottom w:w="100" w:type="dxa"/>
              <w:right w:w="100" w:type="dxa"/>
            </w:tcMar>
          </w:tcPr>
          <w:p w14:paraId="00000252" w14:textId="77777777" w:rsidR="00005BC5" w:rsidRDefault="00F77B76" w:rsidP="55F015EE">
            <w:pPr>
              <w:widowControl w:val="0"/>
              <w:rPr>
                <w:rFonts w:ascii="Arial" w:eastAsia="Arial" w:hAnsi="Arial" w:cs="Arial"/>
                <w:sz w:val="22"/>
                <w:szCs w:val="22"/>
              </w:rPr>
            </w:pPr>
            <w:proofErr w:type="spellStart"/>
            <w:r w:rsidRPr="0952260A">
              <w:rPr>
                <w:rFonts w:ascii="Arial" w:eastAsia="Arial" w:hAnsi="Arial" w:cs="Arial"/>
                <w:sz w:val="22"/>
                <w:szCs w:val="22"/>
              </w:rPr>
              <w:t>Samtools</w:t>
            </w:r>
            <w:proofErr w:type="spellEnd"/>
            <w:r w:rsidRPr="0952260A">
              <w:rPr>
                <w:rFonts w:ascii="Arial" w:eastAsia="Arial" w:hAnsi="Arial" w:cs="Arial"/>
                <w:sz w:val="22"/>
                <w:szCs w:val="22"/>
              </w:rPr>
              <w:t xml:space="preserve"> View (1.9)</w:t>
            </w:r>
          </w:p>
        </w:tc>
        <w:tc>
          <w:tcPr>
            <w:tcW w:w="2859" w:type="dxa"/>
            <w:tcMar>
              <w:top w:w="100" w:type="dxa"/>
              <w:left w:w="100" w:type="dxa"/>
              <w:bottom w:w="100" w:type="dxa"/>
              <w:right w:w="100" w:type="dxa"/>
            </w:tcMar>
          </w:tcPr>
          <w:p w14:paraId="00000253" w14:textId="77777777" w:rsidR="00005BC5" w:rsidRDefault="00F77B76" w:rsidP="55F015EE">
            <w:pPr>
              <w:widowControl w:val="0"/>
              <w:rPr>
                <w:rFonts w:ascii="Arial" w:eastAsia="Arial" w:hAnsi="Arial" w:cs="Arial"/>
                <w:sz w:val="22"/>
                <w:szCs w:val="22"/>
              </w:rPr>
            </w:pPr>
            <w:proofErr w:type="spellStart"/>
            <w:r w:rsidRPr="0952260A">
              <w:rPr>
                <w:rFonts w:ascii="Arial" w:eastAsia="Arial" w:hAnsi="Arial" w:cs="Arial"/>
                <w:sz w:val="22"/>
                <w:szCs w:val="22"/>
              </w:rPr>
              <w:t>samtools</w:t>
            </w:r>
            <w:proofErr w:type="spellEnd"/>
            <w:r w:rsidRPr="0952260A">
              <w:rPr>
                <w:rFonts w:ascii="Arial" w:eastAsia="Arial" w:hAnsi="Arial" w:cs="Arial"/>
                <w:sz w:val="22"/>
                <w:szCs w:val="22"/>
              </w:rPr>
              <w:t xml:space="preserve"> view -u --reference Homo_</w:t>
            </w:r>
            <w:proofErr w:type="gramStart"/>
            <w:r w:rsidRPr="0952260A">
              <w:rPr>
                <w:rFonts w:ascii="Arial" w:eastAsia="Arial" w:hAnsi="Arial" w:cs="Arial"/>
                <w:sz w:val="22"/>
                <w:szCs w:val="22"/>
              </w:rPr>
              <w:t>sapiens.GRCh</w:t>
            </w:r>
            <w:proofErr w:type="gramEnd"/>
            <w:r w:rsidRPr="0952260A">
              <w:rPr>
                <w:rFonts w:ascii="Arial" w:eastAsia="Arial" w:hAnsi="Arial" w:cs="Arial"/>
                <w:sz w:val="22"/>
                <w:szCs w:val="22"/>
              </w:rPr>
              <w:t xml:space="preserve">38_15_plus_hs38d1.fa </w:t>
            </w:r>
            <w:proofErr w:type="spellStart"/>
            <w:proofErr w:type="gramStart"/>
            <w:r w:rsidRPr="0952260A">
              <w:rPr>
                <w:rFonts w:ascii="Arial" w:eastAsia="Arial" w:hAnsi="Arial" w:cs="Arial"/>
                <w:sz w:val="22"/>
                <w:szCs w:val="22"/>
              </w:rPr>
              <w:t>input.cram</w:t>
            </w:r>
            <w:proofErr w:type="spellEnd"/>
            <w:proofErr w:type="gramEnd"/>
            <w:r w:rsidRPr="0952260A">
              <w:rPr>
                <w:rFonts w:ascii="Arial" w:eastAsia="Arial" w:hAnsi="Arial" w:cs="Arial"/>
                <w:sz w:val="22"/>
                <w:szCs w:val="22"/>
              </w:rPr>
              <w:t xml:space="preserve">  | </w:t>
            </w:r>
            <w:proofErr w:type="spellStart"/>
            <w:r w:rsidRPr="0952260A">
              <w:rPr>
                <w:rFonts w:ascii="Arial" w:eastAsia="Arial" w:hAnsi="Arial" w:cs="Arial"/>
                <w:sz w:val="22"/>
                <w:szCs w:val="22"/>
              </w:rPr>
              <w:t>samtools</w:t>
            </w:r>
            <w:proofErr w:type="spellEnd"/>
            <w:r w:rsidRPr="0952260A">
              <w:rPr>
                <w:rFonts w:ascii="Arial" w:eastAsia="Arial" w:hAnsi="Arial" w:cs="Arial"/>
                <w:sz w:val="22"/>
                <w:szCs w:val="22"/>
              </w:rPr>
              <w:t xml:space="preserve"> view -c</w:t>
            </w:r>
          </w:p>
        </w:tc>
        <w:tc>
          <w:tcPr>
            <w:tcW w:w="3664" w:type="dxa"/>
            <w:tcMar>
              <w:top w:w="100" w:type="dxa"/>
              <w:left w:w="100" w:type="dxa"/>
              <w:bottom w:w="100" w:type="dxa"/>
              <w:right w:w="100" w:type="dxa"/>
            </w:tcMar>
          </w:tcPr>
          <w:p w14:paraId="00000254" w14:textId="77777777" w:rsidR="00005BC5" w:rsidRDefault="00F77B76" w:rsidP="55F015EE">
            <w:pPr>
              <w:widowControl w:val="0"/>
              <w:rPr>
                <w:rFonts w:ascii="Arial" w:eastAsia="Arial" w:hAnsi="Arial" w:cs="Arial"/>
                <w:sz w:val="22"/>
                <w:szCs w:val="22"/>
              </w:rPr>
            </w:pPr>
            <w:r w:rsidRPr="0952260A">
              <w:rPr>
                <w:rFonts w:ascii="Arial" w:eastAsia="Arial" w:hAnsi="Arial" w:cs="Arial"/>
                <w:sz w:val="22"/>
                <w:szCs w:val="22"/>
              </w:rPr>
              <w:t>This command line is used to check the format of the input CRAM. Success codes of piped processes are evaluated via a bash wrapper around the command given.</w:t>
            </w:r>
          </w:p>
        </w:tc>
      </w:tr>
    </w:tbl>
    <w:p w14:paraId="00000255" w14:textId="77777777" w:rsidR="00005BC5" w:rsidRDefault="00005BC5" w:rsidP="55F015EE">
      <w:pPr>
        <w:rPr>
          <w:rFonts w:ascii="Arial" w:eastAsia="Arial" w:hAnsi="Arial" w:cs="Arial"/>
          <w:sz w:val="22"/>
          <w:szCs w:val="22"/>
        </w:rPr>
      </w:pPr>
    </w:p>
    <w:p w14:paraId="00000256" w14:textId="77777777" w:rsidR="00005BC5" w:rsidRDefault="00F77B76" w:rsidP="55F015EE">
      <w:pPr>
        <w:pStyle w:val="4"/>
        <w:rPr>
          <w:rFonts w:ascii="Arial" w:eastAsia="Arial" w:hAnsi="Arial" w:cs="Arial"/>
          <w:sz w:val="22"/>
          <w:szCs w:val="22"/>
        </w:rPr>
      </w:pPr>
      <w:r w:rsidRPr="23CC2750">
        <w:rPr>
          <w:rFonts w:ascii="Arial" w:eastAsia="Arial" w:hAnsi="Arial" w:cs="Arial"/>
          <w:sz w:val="22"/>
          <w:szCs w:val="22"/>
        </w:rPr>
        <w:t>WGS Phase 2 workflow</w:t>
      </w:r>
    </w:p>
    <w:p w14:paraId="00000257" w14:textId="3B777CF7" w:rsidR="00005BC5" w:rsidRDefault="00F77B76" w:rsidP="55F015EE">
      <w:pPr>
        <w:rPr>
          <w:rFonts w:ascii="Arial" w:eastAsia="Arial" w:hAnsi="Arial" w:cs="Arial"/>
          <w:sz w:val="22"/>
          <w:szCs w:val="22"/>
        </w:rPr>
      </w:pPr>
      <w:r w:rsidRPr="23CC2750">
        <w:rPr>
          <w:rFonts w:ascii="Arial" w:eastAsia="Arial" w:hAnsi="Arial" w:cs="Arial"/>
          <w:sz w:val="22"/>
          <w:szCs w:val="22"/>
        </w:rPr>
        <w:t xml:space="preserve">Input CRAM files were converted to FASTQ format with biobambam2 </w:t>
      </w:r>
      <w:proofErr w:type="spellStart"/>
      <w:r w:rsidRPr="23CC2750">
        <w:rPr>
          <w:rFonts w:ascii="Arial" w:eastAsia="Arial" w:hAnsi="Arial" w:cs="Arial"/>
          <w:sz w:val="22"/>
          <w:szCs w:val="22"/>
        </w:rPr>
        <w:t>bamtofastq</w:t>
      </w:r>
      <w:proofErr w:type="spellEnd"/>
      <w:r w:rsidRPr="23CC2750">
        <w:rPr>
          <w:rFonts w:ascii="Arial" w:eastAsia="Arial" w:hAnsi="Arial" w:cs="Arial"/>
          <w:sz w:val="22"/>
          <w:szCs w:val="22"/>
        </w:rPr>
        <w:t xml:space="preserve"> (v2.0.144). The raw read-group level files were assessed with </w:t>
      </w:r>
      <w:proofErr w:type="spellStart"/>
      <w:r w:rsidRPr="23CC2750">
        <w:rPr>
          <w:rFonts w:ascii="Arial" w:eastAsia="Arial" w:hAnsi="Arial" w:cs="Arial"/>
          <w:sz w:val="22"/>
          <w:szCs w:val="22"/>
        </w:rPr>
        <w:t>FastQC</w:t>
      </w:r>
      <w:proofErr w:type="spellEnd"/>
      <w:r w:rsidRPr="23CC2750">
        <w:rPr>
          <w:rFonts w:ascii="Arial" w:eastAsia="Arial" w:hAnsi="Arial" w:cs="Arial"/>
          <w:sz w:val="22"/>
          <w:szCs w:val="22"/>
        </w:rPr>
        <w:t xml:space="preserve"> (v0.11.7) and mapped to GRCh38 reference genome, inclusive of the Epstein–Barr virus sequence, alternative (alt) contigs, decoy contigs, and HLA genes, with BWA-MEM (v0.7.17). After duplicate marking (Picard </w:t>
      </w:r>
      <w:proofErr w:type="spellStart"/>
      <w:r w:rsidRPr="23CC2750">
        <w:rPr>
          <w:rFonts w:ascii="Arial" w:eastAsia="Arial" w:hAnsi="Arial" w:cs="Arial"/>
          <w:sz w:val="22"/>
          <w:szCs w:val="22"/>
        </w:rPr>
        <w:t>MarkDuplicates</w:t>
      </w:r>
      <w:proofErr w:type="spellEnd"/>
      <w:r w:rsidRPr="23CC2750">
        <w:rPr>
          <w:rFonts w:ascii="Arial" w:eastAsia="Arial" w:hAnsi="Arial" w:cs="Arial"/>
          <w:sz w:val="22"/>
          <w:szCs w:val="22"/>
        </w:rPr>
        <w:t xml:space="preserve"> v2.18.26), the BAM files were coordinate sorted with </w:t>
      </w:r>
      <w:proofErr w:type="spellStart"/>
      <w:r w:rsidRPr="23CC2750">
        <w:rPr>
          <w:rFonts w:ascii="Arial" w:eastAsia="Arial" w:hAnsi="Arial" w:cs="Arial"/>
          <w:sz w:val="22"/>
          <w:szCs w:val="22"/>
        </w:rPr>
        <w:t>sambamba</w:t>
      </w:r>
      <w:proofErr w:type="spellEnd"/>
      <w:r w:rsidRPr="23CC2750">
        <w:rPr>
          <w:rFonts w:ascii="Arial" w:eastAsia="Arial" w:hAnsi="Arial" w:cs="Arial"/>
          <w:sz w:val="22"/>
          <w:szCs w:val="22"/>
        </w:rPr>
        <w:t xml:space="preserve"> (v0.5.9), converted to CRAM format and indexed (</w:t>
      </w:r>
      <w:proofErr w:type="spellStart"/>
      <w:r w:rsidRPr="23CC2750">
        <w:rPr>
          <w:rFonts w:ascii="Arial" w:eastAsia="Arial" w:hAnsi="Arial" w:cs="Arial"/>
          <w:sz w:val="22"/>
          <w:szCs w:val="22"/>
        </w:rPr>
        <w:t>samtools</w:t>
      </w:r>
      <w:proofErr w:type="spellEnd"/>
      <w:r w:rsidRPr="23CC2750">
        <w:rPr>
          <w:rFonts w:ascii="Arial" w:eastAsia="Arial" w:hAnsi="Arial" w:cs="Arial"/>
          <w:sz w:val="22"/>
          <w:szCs w:val="22"/>
        </w:rPr>
        <w:t xml:space="preserve"> v1.9). </w:t>
      </w:r>
      <w:proofErr w:type="spellStart"/>
      <w:r w:rsidRPr="23CC2750">
        <w:rPr>
          <w:rFonts w:ascii="Arial" w:eastAsia="Arial" w:hAnsi="Arial" w:cs="Arial"/>
          <w:sz w:val="22"/>
          <w:szCs w:val="22"/>
        </w:rPr>
        <w:t>VerifyBamID</w:t>
      </w:r>
      <w:proofErr w:type="spellEnd"/>
      <w:r w:rsidRPr="23CC2750">
        <w:rPr>
          <w:rFonts w:ascii="Arial" w:eastAsia="Arial" w:hAnsi="Arial" w:cs="Arial"/>
          <w:sz w:val="22"/>
          <w:szCs w:val="22"/>
        </w:rPr>
        <w:t xml:space="preserve"> (v1.1.3) is used to estimate cross-sample contamination, a custom script based on </w:t>
      </w:r>
      <w:proofErr w:type="spellStart"/>
      <w:r w:rsidRPr="23CC2750">
        <w:rPr>
          <w:rFonts w:ascii="Arial" w:eastAsia="Arial" w:hAnsi="Arial" w:cs="Arial"/>
          <w:sz w:val="22"/>
          <w:szCs w:val="22"/>
        </w:rPr>
        <w:t>samtools</w:t>
      </w:r>
      <w:proofErr w:type="spellEnd"/>
      <w:r w:rsidRPr="23CC2750">
        <w:rPr>
          <w:rFonts w:ascii="Arial" w:eastAsia="Arial" w:hAnsi="Arial" w:cs="Arial"/>
          <w:sz w:val="22"/>
          <w:szCs w:val="22"/>
        </w:rPr>
        <w:t xml:space="preserve"> </w:t>
      </w:r>
      <w:proofErr w:type="spellStart"/>
      <w:r w:rsidRPr="23CC2750">
        <w:rPr>
          <w:rFonts w:ascii="Arial" w:eastAsia="Arial" w:hAnsi="Arial" w:cs="Arial"/>
          <w:sz w:val="22"/>
          <w:szCs w:val="22"/>
        </w:rPr>
        <w:t>idxstats</w:t>
      </w:r>
      <w:proofErr w:type="spellEnd"/>
      <w:r w:rsidRPr="23CC2750">
        <w:rPr>
          <w:rFonts w:ascii="Arial" w:eastAsia="Arial" w:hAnsi="Arial" w:cs="Arial"/>
          <w:sz w:val="22"/>
          <w:szCs w:val="22"/>
        </w:rPr>
        <w:t xml:space="preserve"> (v1.9) is used to estimate genetic sex and additional QC metrics are collected with Picard </w:t>
      </w:r>
      <w:proofErr w:type="spellStart"/>
      <w:r w:rsidRPr="23CC2750">
        <w:rPr>
          <w:rFonts w:ascii="Arial" w:eastAsia="Arial" w:hAnsi="Arial" w:cs="Arial"/>
          <w:sz w:val="22"/>
          <w:szCs w:val="22"/>
        </w:rPr>
        <w:t>CollectSequencingArtifactMetrics</w:t>
      </w:r>
      <w:proofErr w:type="spellEnd"/>
      <w:r w:rsidRPr="23CC2750">
        <w:rPr>
          <w:rFonts w:ascii="Arial" w:eastAsia="Arial" w:hAnsi="Arial" w:cs="Arial"/>
          <w:sz w:val="22"/>
          <w:szCs w:val="22"/>
        </w:rPr>
        <w:t xml:space="preserve"> (v2.18.26) and </w:t>
      </w:r>
      <w:proofErr w:type="spellStart"/>
      <w:r w:rsidRPr="23CC2750">
        <w:rPr>
          <w:rFonts w:ascii="Arial" w:eastAsia="Arial" w:hAnsi="Arial" w:cs="Arial"/>
          <w:sz w:val="22"/>
          <w:szCs w:val="22"/>
        </w:rPr>
        <w:t>samtools</w:t>
      </w:r>
      <w:proofErr w:type="spellEnd"/>
      <w:r w:rsidRPr="23CC2750">
        <w:rPr>
          <w:rFonts w:ascii="Arial" w:eastAsia="Arial" w:hAnsi="Arial" w:cs="Arial"/>
          <w:sz w:val="22"/>
          <w:szCs w:val="22"/>
        </w:rPr>
        <w:t xml:space="preserve"> stats (v1.9). Biobambam2 </w:t>
      </w:r>
      <w:proofErr w:type="spellStart"/>
      <w:r w:rsidRPr="23CC2750">
        <w:rPr>
          <w:rFonts w:ascii="Arial" w:eastAsia="Arial" w:hAnsi="Arial" w:cs="Arial"/>
          <w:sz w:val="22"/>
          <w:szCs w:val="22"/>
        </w:rPr>
        <w:t>bamseqchksum</w:t>
      </w:r>
      <w:proofErr w:type="spellEnd"/>
      <w:r w:rsidRPr="23CC2750">
        <w:rPr>
          <w:rFonts w:ascii="Arial" w:eastAsia="Arial" w:hAnsi="Arial" w:cs="Arial"/>
          <w:sz w:val="22"/>
          <w:szCs w:val="22"/>
        </w:rPr>
        <w:t xml:space="preserve"> (v2.0.144) was used to verify the contents of the final CRAM output files. Please see</w:t>
      </w:r>
      <w:r w:rsidR="00DE4339" w:rsidRPr="23CC2750">
        <w:rPr>
          <w:rFonts w:ascii="Arial" w:eastAsia="Arial" w:hAnsi="Arial" w:cs="Arial"/>
          <w:sz w:val="22"/>
          <w:szCs w:val="22"/>
        </w:rPr>
        <w:t xml:space="preserve"> https://github.com/UKBseq500k-methods</w:t>
      </w:r>
      <w:r w:rsidRPr="23CC2750">
        <w:rPr>
          <w:rFonts w:ascii="Arial" w:eastAsia="Arial" w:hAnsi="Arial" w:cs="Arial"/>
          <w:sz w:val="22"/>
          <w:szCs w:val="22"/>
        </w:rPr>
        <w:t xml:space="preserve"> for a full list of workflow steps and command line parameters.</w:t>
      </w:r>
    </w:p>
    <w:p w14:paraId="00000258" w14:textId="77777777" w:rsidR="00005BC5" w:rsidRDefault="00F77B76" w:rsidP="55F015EE">
      <w:pPr>
        <w:pStyle w:val="4"/>
        <w:rPr>
          <w:rFonts w:ascii="Arial" w:eastAsia="Arial" w:hAnsi="Arial" w:cs="Arial"/>
          <w:sz w:val="22"/>
          <w:szCs w:val="22"/>
        </w:rPr>
      </w:pPr>
      <w:r w:rsidRPr="23CC2750">
        <w:rPr>
          <w:rFonts w:ascii="Arial" w:eastAsia="Arial" w:hAnsi="Arial" w:cs="Arial"/>
          <w:sz w:val="22"/>
          <w:szCs w:val="22"/>
        </w:rPr>
        <w:t>WGS Phase 3 workflow</w:t>
      </w:r>
    </w:p>
    <w:p w14:paraId="00000259" w14:textId="5DFB3B3B" w:rsidR="00005BC5" w:rsidRDefault="00F77B76" w:rsidP="55F015EE">
      <w:pPr>
        <w:rPr>
          <w:rFonts w:ascii="Arial" w:eastAsia="Arial" w:hAnsi="Arial" w:cs="Arial"/>
          <w:sz w:val="22"/>
          <w:szCs w:val="22"/>
        </w:rPr>
      </w:pPr>
      <w:r w:rsidRPr="23CC2750">
        <w:rPr>
          <w:rFonts w:ascii="Arial" w:eastAsia="Arial" w:hAnsi="Arial" w:cs="Arial"/>
          <w:sz w:val="22"/>
          <w:szCs w:val="22"/>
        </w:rPr>
        <w:t xml:space="preserve">Phase 3 processing included base quality score recalibration (GATK </w:t>
      </w:r>
      <w:proofErr w:type="spellStart"/>
      <w:r w:rsidRPr="23CC2750">
        <w:rPr>
          <w:rFonts w:ascii="Arial" w:eastAsia="Arial" w:hAnsi="Arial" w:cs="Arial"/>
          <w:sz w:val="22"/>
          <w:szCs w:val="22"/>
        </w:rPr>
        <w:t>BaseRecalibrator</w:t>
      </w:r>
      <w:proofErr w:type="spellEnd"/>
      <w:r w:rsidRPr="23CC2750">
        <w:rPr>
          <w:rFonts w:ascii="Arial" w:eastAsia="Arial" w:hAnsi="Arial" w:cs="Arial"/>
          <w:sz w:val="22"/>
          <w:szCs w:val="22"/>
        </w:rPr>
        <w:t xml:space="preserve"> and GATK </w:t>
      </w:r>
      <w:proofErr w:type="spellStart"/>
      <w:r w:rsidRPr="23CC2750">
        <w:rPr>
          <w:rFonts w:ascii="Arial" w:eastAsia="Arial" w:hAnsi="Arial" w:cs="Arial"/>
          <w:sz w:val="22"/>
          <w:szCs w:val="22"/>
        </w:rPr>
        <w:t>ApplyBQSR</w:t>
      </w:r>
      <w:proofErr w:type="spellEnd"/>
      <w:r w:rsidRPr="23CC2750">
        <w:rPr>
          <w:rFonts w:ascii="Arial" w:eastAsia="Arial" w:hAnsi="Arial" w:cs="Arial"/>
          <w:sz w:val="22"/>
          <w:szCs w:val="22"/>
        </w:rPr>
        <w:t xml:space="preserve"> 4.0.12.0) and germline SNP and small insertions/deletions variant calling with GATK </w:t>
      </w:r>
      <w:proofErr w:type="spellStart"/>
      <w:r w:rsidRPr="23CC2750">
        <w:rPr>
          <w:rFonts w:ascii="Arial" w:eastAsia="Arial" w:hAnsi="Arial" w:cs="Arial"/>
          <w:sz w:val="22"/>
          <w:szCs w:val="22"/>
        </w:rPr>
        <w:t>HaplotypeCaller</w:t>
      </w:r>
      <w:proofErr w:type="spellEnd"/>
      <w:r w:rsidRPr="23CC2750">
        <w:rPr>
          <w:rFonts w:ascii="Arial" w:eastAsia="Arial" w:hAnsi="Arial" w:cs="Arial"/>
          <w:sz w:val="22"/>
          <w:szCs w:val="22"/>
        </w:rPr>
        <w:t xml:space="preserve"> (4.0.12.0). Output single sample </w:t>
      </w:r>
      <w:r w:rsidR="25510537" w:rsidRPr="23CC2750">
        <w:rPr>
          <w:rFonts w:ascii="Arial" w:eastAsia="Arial" w:hAnsi="Arial" w:cs="Arial"/>
          <w:sz w:val="22"/>
          <w:szCs w:val="22"/>
        </w:rPr>
        <w:t>g</w:t>
      </w:r>
      <w:r w:rsidR="0B7F7B38" w:rsidRPr="23CC2750">
        <w:rPr>
          <w:rFonts w:ascii="Arial" w:eastAsia="Arial" w:hAnsi="Arial" w:cs="Arial"/>
          <w:sz w:val="22"/>
          <w:szCs w:val="22"/>
        </w:rPr>
        <w:t>VCF</w:t>
      </w:r>
      <w:r w:rsidRPr="23CC2750">
        <w:rPr>
          <w:rFonts w:ascii="Arial" w:eastAsia="Arial" w:hAnsi="Arial" w:cs="Arial"/>
          <w:sz w:val="22"/>
          <w:szCs w:val="22"/>
        </w:rPr>
        <w:t xml:space="preserve"> files were compressed and indexed with </w:t>
      </w:r>
      <w:proofErr w:type="spellStart"/>
      <w:r w:rsidRPr="23CC2750">
        <w:rPr>
          <w:rFonts w:ascii="Arial" w:eastAsia="Arial" w:hAnsi="Arial" w:cs="Arial"/>
          <w:sz w:val="22"/>
          <w:szCs w:val="22"/>
        </w:rPr>
        <w:t>tabix</w:t>
      </w:r>
      <w:proofErr w:type="spellEnd"/>
      <w:r w:rsidRPr="23CC2750">
        <w:rPr>
          <w:rFonts w:ascii="Arial" w:eastAsia="Arial" w:hAnsi="Arial" w:cs="Arial"/>
          <w:sz w:val="22"/>
          <w:szCs w:val="22"/>
        </w:rPr>
        <w:t xml:space="preserve"> tools (v.0.2.6). During this phase of processing, samples with the FREEMIX contamination value &gt;1% but &lt;5% were analyzed with read_haps</w:t>
      </w:r>
      <w:r w:rsidRPr="23CC2750">
        <w:rPr>
          <w:rFonts w:ascii="Arial" w:eastAsia="Arial" w:hAnsi="Arial" w:cs="Arial"/>
          <w:color w:val="000000" w:themeColor="text1"/>
          <w:sz w:val="22"/>
          <w:szCs w:val="22"/>
          <w:vertAlign w:val="superscript"/>
        </w:rPr>
        <w:t>14</w:t>
      </w:r>
      <w:r w:rsidRPr="23CC2750">
        <w:rPr>
          <w:rFonts w:ascii="Arial" w:eastAsia="Arial" w:hAnsi="Arial" w:cs="Arial"/>
          <w:sz w:val="22"/>
          <w:szCs w:val="22"/>
        </w:rPr>
        <w:t xml:space="preserve"> (commit </w:t>
      </w:r>
      <w:r w:rsidRPr="23CC2750">
        <w:rPr>
          <w:rFonts w:ascii="Arial" w:eastAsia="Arial" w:hAnsi="Arial" w:cs="Arial"/>
          <w:sz w:val="22"/>
          <w:szCs w:val="22"/>
        </w:rPr>
        <w:lastRenderedPageBreak/>
        <w:t xml:space="preserve">g763b74e) and kept if the </w:t>
      </w:r>
      <w:proofErr w:type="spellStart"/>
      <w:r w:rsidRPr="23CC2750">
        <w:rPr>
          <w:rFonts w:ascii="Arial" w:eastAsia="Arial" w:hAnsi="Arial" w:cs="Arial"/>
          <w:sz w:val="22"/>
          <w:szCs w:val="22"/>
        </w:rPr>
        <w:t>read_haps-double_error_fraction</w:t>
      </w:r>
      <w:proofErr w:type="spellEnd"/>
      <w:r w:rsidRPr="23CC2750">
        <w:rPr>
          <w:rFonts w:ascii="Arial" w:eastAsia="Arial" w:hAnsi="Arial" w:cs="Arial"/>
          <w:sz w:val="22"/>
          <w:szCs w:val="22"/>
        </w:rPr>
        <w:t xml:space="preserve"> &lt; 0.2%. Sample identity was also verified against a subset of UK Biobank array data SNP markers with </w:t>
      </w:r>
      <w:proofErr w:type="spellStart"/>
      <w:r w:rsidRPr="23CC2750">
        <w:rPr>
          <w:rFonts w:ascii="Arial" w:eastAsia="Arial" w:hAnsi="Arial" w:cs="Arial"/>
          <w:sz w:val="22"/>
          <w:szCs w:val="22"/>
        </w:rPr>
        <w:t>bcftools</w:t>
      </w:r>
      <w:proofErr w:type="spellEnd"/>
      <w:r w:rsidRPr="23CC2750">
        <w:rPr>
          <w:rFonts w:ascii="Arial" w:eastAsia="Arial" w:hAnsi="Arial" w:cs="Arial"/>
          <w:sz w:val="22"/>
          <w:szCs w:val="22"/>
        </w:rPr>
        <w:t xml:space="preserve"> stats (1.9).</w:t>
      </w:r>
    </w:p>
    <w:p w14:paraId="0000025A" w14:textId="77777777" w:rsidR="00005BC5" w:rsidRDefault="00005BC5" w:rsidP="55F015EE">
      <w:pPr>
        <w:rPr>
          <w:rFonts w:ascii="Arial" w:eastAsia="Arial" w:hAnsi="Arial" w:cs="Arial"/>
          <w:sz w:val="22"/>
          <w:szCs w:val="22"/>
        </w:rPr>
      </w:pPr>
    </w:p>
    <w:p w14:paraId="0000025B" w14:textId="77777777" w:rsidR="00005BC5" w:rsidRDefault="00005BC5" w:rsidP="55F015EE">
      <w:pPr>
        <w:rPr>
          <w:rFonts w:ascii="Arial" w:eastAsia="Arial" w:hAnsi="Arial" w:cs="Arial"/>
          <w:sz w:val="22"/>
          <w:szCs w:val="22"/>
        </w:rPr>
      </w:pPr>
    </w:p>
    <w:p w14:paraId="0000025C" w14:textId="77777777" w:rsidR="00005BC5" w:rsidRDefault="00F77B76" w:rsidP="55F015EE">
      <w:pPr>
        <w:rPr>
          <w:rFonts w:ascii="Arial" w:eastAsia="Arial" w:hAnsi="Arial" w:cs="Arial"/>
          <w:color w:val="000000"/>
          <w:sz w:val="22"/>
          <w:szCs w:val="22"/>
        </w:rPr>
      </w:pPr>
      <w:bookmarkStart w:id="26" w:name="_heading=h.2jxsxqh"/>
      <w:bookmarkEnd w:id="26"/>
      <w:r w:rsidRPr="23CC2750">
        <w:rPr>
          <w:rFonts w:ascii="Arial" w:eastAsia="Arial" w:hAnsi="Arial" w:cs="Arial"/>
          <w:color w:val="2F5496" w:themeColor="accent1" w:themeShade="BF"/>
          <w:sz w:val="22"/>
          <w:szCs w:val="22"/>
        </w:rPr>
        <w:t>Supplementary Note 4: Websites</w:t>
      </w:r>
      <w:r w:rsidRPr="23CC2750">
        <w:rPr>
          <w:rFonts w:ascii="Arial" w:eastAsia="Arial" w:hAnsi="Arial" w:cs="Arial"/>
          <w:sz w:val="22"/>
          <w:szCs w:val="22"/>
        </w:rPr>
        <w:t>:</w:t>
      </w:r>
    </w:p>
    <w:p w14:paraId="0000025D" w14:textId="77777777" w:rsidR="00005BC5" w:rsidRDefault="00005BC5" w:rsidP="55F015EE">
      <w:pPr>
        <w:pStyle w:val="3"/>
        <w:rPr>
          <w:rFonts w:ascii="Arial" w:eastAsia="Arial" w:hAnsi="Arial" w:cs="Arial"/>
          <w:sz w:val="22"/>
          <w:szCs w:val="22"/>
        </w:rPr>
      </w:pPr>
      <w:bookmarkStart w:id="27" w:name="bookmark=id.z337ya"/>
      <w:bookmarkEnd w:id="27"/>
    </w:p>
    <w:p w14:paraId="0000025E"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GraphTyper</w:t>
      </w:r>
      <w:proofErr w:type="spellEnd"/>
    </w:p>
    <w:p w14:paraId="0000025F" w14:textId="77777777" w:rsidR="00005BC5" w:rsidRDefault="00F77B76" w:rsidP="55F015EE">
      <w:pPr>
        <w:rPr>
          <w:rFonts w:ascii="Arial" w:eastAsia="Arial" w:hAnsi="Arial" w:cs="Arial"/>
          <w:sz w:val="22"/>
          <w:szCs w:val="22"/>
        </w:rPr>
      </w:pPr>
      <w:hyperlink r:id="rId41">
        <w:r w:rsidRPr="0952260A">
          <w:rPr>
            <w:rFonts w:ascii="Arial" w:eastAsia="Arial" w:hAnsi="Arial" w:cs="Arial"/>
            <w:sz w:val="22"/>
            <w:szCs w:val="22"/>
          </w:rPr>
          <w:t>https://github.com/DecodeGenetics/graphtyper</w:t>
        </w:r>
      </w:hyperlink>
    </w:p>
    <w:p w14:paraId="00000260" w14:textId="77777777" w:rsidR="00005BC5" w:rsidRDefault="00005BC5" w:rsidP="55F015EE">
      <w:pPr>
        <w:rPr>
          <w:rFonts w:ascii="Arial" w:eastAsia="Arial" w:hAnsi="Arial" w:cs="Arial"/>
          <w:sz w:val="22"/>
          <w:szCs w:val="22"/>
        </w:rPr>
      </w:pPr>
    </w:p>
    <w:p w14:paraId="00000261"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GATK</w:t>
      </w:r>
    </w:p>
    <w:p w14:paraId="00000262" w14:textId="77777777" w:rsidR="00005BC5" w:rsidRDefault="00F77B76" w:rsidP="55F015EE">
      <w:pPr>
        <w:numPr>
          <w:ilvl w:val="0"/>
          <w:numId w:val="5"/>
        </w:numPr>
        <w:pBdr>
          <w:top w:val="nil"/>
          <w:left w:val="nil"/>
          <w:bottom w:val="nil"/>
          <w:right w:val="nil"/>
          <w:between w:val="nil"/>
        </w:pBdr>
        <w:spacing w:after="160" w:line="259" w:lineRule="auto"/>
        <w:rPr>
          <w:rFonts w:ascii="Arial" w:eastAsia="Arial" w:hAnsi="Arial" w:cs="Arial"/>
          <w:i/>
          <w:color w:val="44546A"/>
          <w:sz w:val="22"/>
          <w:szCs w:val="22"/>
        </w:rPr>
      </w:pPr>
      <w:r w:rsidRPr="0952260A">
        <w:rPr>
          <w:rFonts w:ascii="Arial" w:eastAsia="Arial" w:hAnsi="Arial" w:cs="Arial"/>
          <w:i/>
          <w:color w:val="44546A" w:themeColor="text2"/>
          <w:sz w:val="22"/>
          <w:szCs w:val="22"/>
        </w:rPr>
        <w:t xml:space="preserve">Resource bundle </w:t>
      </w:r>
      <w:hyperlink>
        <w:r w:rsidRPr="0952260A">
          <w:rPr>
            <w:rFonts w:ascii="Arial" w:eastAsia="Arial" w:hAnsi="Arial" w:cs="Arial"/>
            <w:i/>
            <w:color w:val="44546A" w:themeColor="text2"/>
            <w:sz w:val="22"/>
            <w:szCs w:val="22"/>
          </w:rPr>
          <w:t>gs://genomics-public-data/resources/broad/hg38/v0</w:t>
        </w:r>
      </w:hyperlink>
    </w:p>
    <w:p w14:paraId="00000263" w14:textId="77777777" w:rsidR="00005BC5" w:rsidRDefault="00F77B76" w:rsidP="55F015EE">
      <w:pPr>
        <w:numPr>
          <w:ilvl w:val="0"/>
          <w:numId w:val="5"/>
        </w:numPr>
        <w:pBdr>
          <w:top w:val="nil"/>
          <w:left w:val="nil"/>
          <w:bottom w:val="nil"/>
          <w:right w:val="nil"/>
          <w:between w:val="nil"/>
        </w:pBdr>
        <w:spacing w:after="160" w:line="259" w:lineRule="auto"/>
        <w:rPr>
          <w:rFonts w:ascii="Arial" w:eastAsia="Arial" w:hAnsi="Arial" w:cs="Arial"/>
          <w:i/>
          <w:color w:val="44546A"/>
          <w:sz w:val="22"/>
          <w:szCs w:val="22"/>
        </w:rPr>
      </w:pPr>
      <w:r w:rsidRPr="0952260A">
        <w:rPr>
          <w:rFonts w:ascii="Arial" w:eastAsia="Arial" w:hAnsi="Arial" w:cs="Arial"/>
          <w:i/>
          <w:color w:val="44546A" w:themeColor="text2"/>
          <w:sz w:val="22"/>
          <w:szCs w:val="22"/>
        </w:rPr>
        <w:t xml:space="preserve">Data processing </w:t>
      </w:r>
      <w:hyperlink r:id="rId42">
        <w:r w:rsidRPr="0952260A">
          <w:rPr>
            <w:rFonts w:ascii="Arial" w:eastAsia="Arial" w:hAnsi="Arial" w:cs="Arial"/>
            <w:i/>
            <w:color w:val="0563C1"/>
            <w:sz w:val="22"/>
            <w:szCs w:val="22"/>
            <w:u w:val="single"/>
          </w:rPr>
          <w:t>https://github.com/gatk-workflows/gatk4-data-processing</w:t>
        </w:r>
      </w:hyperlink>
    </w:p>
    <w:p w14:paraId="00000264" w14:textId="77777777" w:rsidR="00005BC5" w:rsidRDefault="00F77B76" w:rsidP="55F015EE">
      <w:pPr>
        <w:numPr>
          <w:ilvl w:val="0"/>
          <w:numId w:val="5"/>
        </w:numPr>
        <w:pBdr>
          <w:top w:val="nil"/>
          <w:left w:val="nil"/>
          <w:bottom w:val="nil"/>
          <w:right w:val="nil"/>
          <w:between w:val="nil"/>
        </w:pBdr>
        <w:spacing w:after="160" w:line="259" w:lineRule="auto"/>
        <w:rPr>
          <w:rFonts w:ascii="Arial" w:eastAsia="Arial" w:hAnsi="Arial" w:cs="Arial"/>
          <w:i/>
          <w:color w:val="44546A"/>
          <w:sz w:val="22"/>
          <w:szCs w:val="22"/>
        </w:rPr>
      </w:pPr>
      <w:r w:rsidRPr="0952260A">
        <w:rPr>
          <w:rFonts w:ascii="Arial" w:eastAsia="Arial" w:hAnsi="Arial" w:cs="Arial"/>
          <w:i/>
          <w:color w:val="44546A" w:themeColor="text2"/>
          <w:sz w:val="22"/>
          <w:szCs w:val="22"/>
        </w:rPr>
        <w:t>Germline calling https://github.com/gatk-workflows/gatk4-germline-snps-indels</w:t>
      </w:r>
    </w:p>
    <w:p w14:paraId="00000265"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Svimmer</w:t>
      </w:r>
    </w:p>
    <w:p w14:paraId="00000266" w14:textId="77777777" w:rsidR="00005BC5" w:rsidRDefault="00F77B76" w:rsidP="55F015EE">
      <w:pPr>
        <w:rPr>
          <w:rFonts w:ascii="Arial" w:eastAsia="Arial" w:hAnsi="Arial" w:cs="Arial"/>
          <w:sz w:val="22"/>
          <w:szCs w:val="22"/>
        </w:rPr>
      </w:pPr>
      <w:hyperlink r:id="rId43">
        <w:r w:rsidRPr="0952260A">
          <w:rPr>
            <w:rFonts w:ascii="Arial" w:eastAsia="Arial" w:hAnsi="Arial" w:cs="Arial"/>
            <w:sz w:val="22"/>
            <w:szCs w:val="22"/>
          </w:rPr>
          <w:t>https://github.com/DecodeGenetics/svimmer</w:t>
        </w:r>
      </w:hyperlink>
    </w:p>
    <w:p w14:paraId="0000026A" w14:textId="77777777" w:rsidR="00005BC5" w:rsidRDefault="00005BC5" w:rsidP="55F015EE">
      <w:pPr>
        <w:rPr>
          <w:rFonts w:ascii="Arial" w:eastAsia="Arial" w:hAnsi="Arial" w:cs="Arial"/>
          <w:sz w:val="22"/>
          <w:szCs w:val="22"/>
        </w:rPr>
      </w:pPr>
    </w:p>
    <w:p w14:paraId="0000026B"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Dipcall</w:t>
      </w:r>
      <w:proofErr w:type="spellEnd"/>
    </w:p>
    <w:p w14:paraId="0000026C" w14:textId="77777777" w:rsidR="00005BC5" w:rsidRDefault="00F77B76" w:rsidP="55F015EE">
      <w:pPr>
        <w:rPr>
          <w:rFonts w:ascii="Arial" w:eastAsia="Arial" w:hAnsi="Arial" w:cs="Arial"/>
          <w:sz w:val="22"/>
          <w:szCs w:val="22"/>
        </w:rPr>
      </w:pPr>
      <w:hyperlink r:id="rId44">
        <w:r w:rsidRPr="0952260A">
          <w:rPr>
            <w:rFonts w:ascii="Arial" w:eastAsia="Arial" w:hAnsi="Arial" w:cs="Arial"/>
            <w:sz w:val="22"/>
            <w:szCs w:val="22"/>
          </w:rPr>
          <w:t>https://github.com/lh3/dipcall</w:t>
        </w:r>
      </w:hyperlink>
    </w:p>
    <w:p w14:paraId="0000026D" w14:textId="77777777" w:rsidR="00005BC5" w:rsidRDefault="00005BC5" w:rsidP="55F015EE">
      <w:pPr>
        <w:rPr>
          <w:rFonts w:ascii="Arial" w:eastAsia="Arial" w:hAnsi="Arial" w:cs="Arial"/>
          <w:sz w:val="22"/>
          <w:szCs w:val="22"/>
        </w:rPr>
      </w:pPr>
    </w:p>
    <w:p w14:paraId="0000026E"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RTG Tools</w:t>
      </w:r>
    </w:p>
    <w:p w14:paraId="0000026F" w14:textId="77777777" w:rsidR="00005BC5" w:rsidRDefault="00F77B76" w:rsidP="55F015EE">
      <w:pPr>
        <w:rPr>
          <w:rFonts w:ascii="Arial" w:eastAsia="Arial" w:hAnsi="Arial" w:cs="Arial"/>
          <w:sz w:val="22"/>
          <w:szCs w:val="22"/>
        </w:rPr>
      </w:pPr>
      <w:hyperlink r:id="rId45">
        <w:r w:rsidRPr="0952260A">
          <w:rPr>
            <w:rFonts w:ascii="Arial" w:eastAsia="Arial" w:hAnsi="Arial" w:cs="Arial"/>
            <w:sz w:val="22"/>
            <w:szCs w:val="22"/>
          </w:rPr>
          <w:t>https://github.com/RealTimeGenomics/rtg-tools</w:t>
        </w:r>
      </w:hyperlink>
    </w:p>
    <w:p w14:paraId="00000270" w14:textId="77777777" w:rsidR="00005BC5" w:rsidRDefault="00005BC5" w:rsidP="55F015EE">
      <w:pPr>
        <w:rPr>
          <w:rFonts w:ascii="Arial" w:eastAsia="Arial" w:hAnsi="Arial" w:cs="Arial"/>
          <w:sz w:val="22"/>
          <w:szCs w:val="22"/>
        </w:rPr>
      </w:pPr>
    </w:p>
    <w:p w14:paraId="00000271"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bcl2fastq</w:t>
      </w:r>
    </w:p>
    <w:p w14:paraId="00000272" w14:textId="77777777" w:rsidR="00005BC5" w:rsidRDefault="00F77B76" w:rsidP="55F015EE">
      <w:pPr>
        <w:rPr>
          <w:rFonts w:ascii="Arial" w:eastAsia="Arial" w:hAnsi="Arial" w:cs="Arial"/>
          <w:sz w:val="22"/>
          <w:szCs w:val="22"/>
        </w:rPr>
      </w:pPr>
      <w:hyperlink r:id="rId46">
        <w:r w:rsidRPr="0952260A">
          <w:rPr>
            <w:rFonts w:ascii="Arial" w:eastAsia="Arial" w:hAnsi="Arial" w:cs="Arial"/>
            <w:sz w:val="22"/>
            <w:szCs w:val="22"/>
          </w:rPr>
          <w:t>https://support.illumina.com/sequencing/sequencing_software/bcl2fastq-conversion-software.html</w:t>
        </w:r>
      </w:hyperlink>
    </w:p>
    <w:p w14:paraId="00000273" w14:textId="77777777" w:rsidR="00005BC5" w:rsidRDefault="00005BC5" w:rsidP="55F015EE">
      <w:pPr>
        <w:rPr>
          <w:rFonts w:ascii="Arial" w:eastAsia="Arial" w:hAnsi="Arial" w:cs="Arial"/>
          <w:sz w:val="22"/>
          <w:szCs w:val="22"/>
        </w:rPr>
      </w:pPr>
    </w:p>
    <w:p w14:paraId="00000274"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Samtools</w:t>
      </w:r>
      <w:proofErr w:type="spellEnd"/>
    </w:p>
    <w:p w14:paraId="00000275" w14:textId="77777777" w:rsidR="00005BC5" w:rsidRDefault="00F77B76" w:rsidP="55F015EE">
      <w:pPr>
        <w:rPr>
          <w:rFonts w:ascii="Arial" w:eastAsia="Arial" w:hAnsi="Arial" w:cs="Arial"/>
          <w:sz w:val="22"/>
          <w:szCs w:val="22"/>
        </w:rPr>
      </w:pPr>
      <w:hyperlink r:id="rId47">
        <w:r w:rsidRPr="0952260A">
          <w:rPr>
            <w:rFonts w:ascii="Arial" w:eastAsia="Arial" w:hAnsi="Arial" w:cs="Arial"/>
            <w:sz w:val="22"/>
            <w:szCs w:val="22"/>
          </w:rPr>
          <w:t>http://www.htslib.org/</w:t>
        </w:r>
      </w:hyperlink>
    </w:p>
    <w:p w14:paraId="00000276" w14:textId="77777777" w:rsidR="00005BC5" w:rsidRDefault="00005BC5" w:rsidP="55F015EE">
      <w:pPr>
        <w:rPr>
          <w:rFonts w:ascii="Arial" w:eastAsia="Arial" w:hAnsi="Arial" w:cs="Arial"/>
          <w:sz w:val="22"/>
          <w:szCs w:val="22"/>
        </w:rPr>
      </w:pPr>
    </w:p>
    <w:p w14:paraId="00000277"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samblaster</w:t>
      </w:r>
      <w:proofErr w:type="spellEnd"/>
    </w:p>
    <w:p w14:paraId="00000278" w14:textId="77777777" w:rsidR="00005BC5" w:rsidRDefault="00F77B76" w:rsidP="55F015EE">
      <w:pPr>
        <w:rPr>
          <w:rFonts w:ascii="Arial" w:eastAsia="Arial" w:hAnsi="Arial" w:cs="Arial"/>
          <w:sz w:val="22"/>
          <w:szCs w:val="22"/>
        </w:rPr>
      </w:pPr>
      <w:hyperlink r:id="rId48">
        <w:r w:rsidRPr="0952260A">
          <w:rPr>
            <w:rFonts w:ascii="Arial" w:eastAsia="Arial" w:hAnsi="Arial" w:cs="Arial"/>
            <w:sz w:val="22"/>
            <w:szCs w:val="22"/>
          </w:rPr>
          <w:t>https://github.com/GregoryFaust/samblaster</w:t>
        </w:r>
      </w:hyperlink>
    </w:p>
    <w:p w14:paraId="00000279" w14:textId="77777777" w:rsidR="00005BC5" w:rsidRDefault="00005BC5" w:rsidP="55F015EE">
      <w:pPr>
        <w:rPr>
          <w:rFonts w:ascii="Arial" w:eastAsia="Arial" w:hAnsi="Arial" w:cs="Arial"/>
          <w:sz w:val="22"/>
          <w:szCs w:val="22"/>
        </w:rPr>
      </w:pPr>
    </w:p>
    <w:p w14:paraId="0000027A"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BamQC</w:t>
      </w:r>
      <w:proofErr w:type="spellEnd"/>
    </w:p>
    <w:p w14:paraId="0000027B" w14:textId="77777777" w:rsidR="00005BC5" w:rsidRDefault="00F77B76" w:rsidP="55F015EE">
      <w:pPr>
        <w:spacing w:after="160" w:line="259" w:lineRule="auto"/>
        <w:rPr>
          <w:rFonts w:ascii="Arial" w:eastAsia="Arial" w:hAnsi="Arial" w:cs="Arial"/>
          <w:sz w:val="22"/>
          <w:szCs w:val="22"/>
        </w:rPr>
      </w:pPr>
      <w:hyperlink r:id="rId49">
        <w:r w:rsidRPr="0952260A">
          <w:rPr>
            <w:rFonts w:ascii="Arial" w:eastAsia="Arial" w:hAnsi="Arial" w:cs="Arial"/>
            <w:sz w:val="22"/>
            <w:szCs w:val="22"/>
          </w:rPr>
          <w:t>https://github.com/DecodeGenetics/BamQC</w:t>
        </w:r>
      </w:hyperlink>
    </w:p>
    <w:p w14:paraId="0000027C" w14:textId="77777777"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bambi</w:t>
      </w:r>
      <w:proofErr w:type="spellEnd"/>
    </w:p>
    <w:p w14:paraId="0000027D"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https://github.com/wtsi-npg/bambi</w:t>
      </w:r>
    </w:p>
    <w:p w14:paraId="0000027E" w14:textId="77777777" w:rsidR="00005BC5" w:rsidRDefault="00005BC5" w:rsidP="55F015EE">
      <w:pPr>
        <w:rPr>
          <w:rFonts w:ascii="Arial" w:eastAsia="Arial" w:hAnsi="Arial" w:cs="Arial"/>
          <w:sz w:val="22"/>
          <w:szCs w:val="22"/>
        </w:rPr>
      </w:pPr>
      <w:bookmarkStart w:id="28" w:name="_heading=h.ghaz64ip3x35"/>
      <w:bookmarkEnd w:id="28"/>
    </w:p>
    <w:p w14:paraId="0000027F" w14:textId="77777777" w:rsidR="00005BC5" w:rsidRDefault="00F77B76" w:rsidP="55F015EE">
      <w:pPr>
        <w:rPr>
          <w:rFonts w:ascii="Arial" w:eastAsia="Arial" w:hAnsi="Arial" w:cs="Arial"/>
          <w:sz w:val="22"/>
          <w:szCs w:val="22"/>
        </w:rPr>
      </w:pPr>
      <w:bookmarkStart w:id="29" w:name="_heading=h.kcp4b68sdxlk"/>
      <w:bookmarkEnd w:id="29"/>
      <w:r w:rsidRPr="0952260A">
        <w:rPr>
          <w:rFonts w:ascii="Arial" w:eastAsia="Arial" w:hAnsi="Arial" w:cs="Arial"/>
          <w:sz w:val="22"/>
          <w:szCs w:val="22"/>
        </w:rPr>
        <w:t>minimap2</w:t>
      </w:r>
    </w:p>
    <w:p w14:paraId="00000280" w14:textId="77777777" w:rsidR="00005BC5" w:rsidRDefault="00F77B76" w:rsidP="55F015EE">
      <w:pPr>
        <w:rPr>
          <w:rFonts w:ascii="Arial" w:eastAsia="Arial" w:hAnsi="Arial" w:cs="Arial"/>
          <w:sz w:val="22"/>
          <w:szCs w:val="22"/>
        </w:rPr>
      </w:pPr>
      <w:bookmarkStart w:id="30" w:name="_heading=h.t7648srffd31"/>
      <w:bookmarkEnd w:id="30"/>
      <w:r w:rsidRPr="0952260A">
        <w:rPr>
          <w:rFonts w:ascii="Arial" w:eastAsia="Arial" w:hAnsi="Arial" w:cs="Arial"/>
          <w:sz w:val="22"/>
          <w:szCs w:val="22"/>
        </w:rPr>
        <w:t>https://github.com/lh3/minimap2</w:t>
      </w:r>
    </w:p>
    <w:p w14:paraId="00000281" w14:textId="77777777" w:rsidR="00005BC5" w:rsidRDefault="00005BC5" w:rsidP="55F015EE">
      <w:pPr>
        <w:rPr>
          <w:rFonts w:ascii="Arial" w:eastAsia="Arial" w:hAnsi="Arial" w:cs="Arial"/>
          <w:sz w:val="22"/>
          <w:szCs w:val="22"/>
        </w:rPr>
      </w:pPr>
      <w:bookmarkStart w:id="31" w:name="_heading=h.6scfbz9440a0"/>
      <w:bookmarkEnd w:id="31"/>
    </w:p>
    <w:p w14:paraId="00000282" w14:textId="77777777" w:rsidR="00005BC5" w:rsidRDefault="00F77B76" w:rsidP="55F015EE">
      <w:pPr>
        <w:rPr>
          <w:rFonts w:ascii="Arial" w:eastAsia="Arial" w:hAnsi="Arial" w:cs="Arial"/>
          <w:sz w:val="22"/>
          <w:szCs w:val="22"/>
        </w:rPr>
      </w:pPr>
      <w:bookmarkStart w:id="32" w:name="_heading=h.3j2qqm3"/>
      <w:bookmarkEnd w:id="32"/>
      <w:r w:rsidRPr="0952260A">
        <w:rPr>
          <w:rFonts w:ascii="Arial" w:eastAsia="Arial" w:hAnsi="Arial" w:cs="Arial"/>
          <w:sz w:val="22"/>
          <w:szCs w:val="22"/>
        </w:rPr>
        <w:t>GIAB WGS samples</w:t>
      </w:r>
    </w:p>
    <w:p w14:paraId="00000283" w14:textId="77777777" w:rsidR="00005BC5" w:rsidRPr="002355A3" w:rsidRDefault="00F77B76" w:rsidP="55F015EE">
      <w:pPr>
        <w:numPr>
          <w:ilvl w:val="0"/>
          <w:numId w:val="5"/>
        </w:numPr>
        <w:pBdr>
          <w:top w:val="nil"/>
          <w:left w:val="nil"/>
          <w:bottom w:val="nil"/>
          <w:right w:val="nil"/>
          <w:between w:val="nil"/>
        </w:pBdr>
        <w:spacing w:after="160" w:line="259" w:lineRule="auto"/>
        <w:rPr>
          <w:rFonts w:ascii="Arial" w:eastAsia="Arial" w:hAnsi="Arial" w:cs="Arial"/>
          <w:sz w:val="22"/>
          <w:szCs w:val="22"/>
          <w:lang w:val="de-DE"/>
        </w:rPr>
      </w:pPr>
      <w:r w:rsidRPr="0952260A">
        <w:rPr>
          <w:rFonts w:ascii="Arial" w:eastAsia="Arial" w:hAnsi="Arial" w:cs="Arial"/>
          <w:i/>
          <w:color w:val="44546A" w:themeColor="text2"/>
          <w:sz w:val="22"/>
          <w:szCs w:val="22"/>
          <w:lang w:val="de-DE"/>
        </w:rPr>
        <w:t xml:space="preserve">HG001 </w:t>
      </w:r>
      <w:hyperlink r:id="rId50">
        <w:r w:rsidRPr="0952260A">
          <w:rPr>
            <w:rFonts w:ascii="Arial" w:eastAsia="Arial" w:hAnsi="Arial" w:cs="Arial"/>
            <w:i/>
            <w:color w:val="44546A" w:themeColor="text2"/>
            <w:sz w:val="22"/>
            <w:szCs w:val="22"/>
            <w:lang w:val="de-DE"/>
          </w:rPr>
          <w:t>https://ftp-trace.ncbi.nlm.nih.gov/ReferenceSamples/giab/data/NA12878/NIST_NA12878_HG001_HiSeq_300x/NHGRI_Illumina300X_novoalign_bams/HG001.GRCh38_full_plus_hs38d1_analysis_set_minus_alts.300x.bam</w:t>
        </w:r>
      </w:hyperlink>
    </w:p>
    <w:p w14:paraId="00000284" w14:textId="77777777" w:rsidR="00005BC5" w:rsidRPr="002355A3" w:rsidRDefault="00F77B76" w:rsidP="55F015EE">
      <w:pPr>
        <w:numPr>
          <w:ilvl w:val="0"/>
          <w:numId w:val="5"/>
        </w:numPr>
        <w:pBdr>
          <w:top w:val="nil"/>
          <w:left w:val="nil"/>
          <w:bottom w:val="nil"/>
          <w:right w:val="nil"/>
          <w:between w:val="nil"/>
        </w:pBdr>
        <w:spacing w:after="160" w:line="259" w:lineRule="auto"/>
        <w:rPr>
          <w:rFonts w:ascii="Arial" w:eastAsia="Arial" w:hAnsi="Arial" w:cs="Arial"/>
          <w:sz w:val="22"/>
          <w:szCs w:val="22"/>
          <w:lang w:val="de-DE"/>
        </w:rPr>
      </w:pPr>
      <w:r w:rsidRPr="0952260A">
        <w:rPr>
          <w:rFonts w:ascii="Arial" w:eastAsia="Arial" w:hAnsi="Arial" w:cs="Arial"/>
          <w:i/>
          <w:color w:val="44546A" w:themeColor="text2"/>
          <w:sz w:val="22"/>
          <w:szCs w:val="22"/>
          <w:lang w:val="de-DE"/>
        </w:rPr>
        <w:t xml:space="preserve">HG002 </w:t>
      </w:r>
      <w:hyperlink r:id="rId51">
        <w:r w:rsidRPr="0952260A">
          <w:rPr>
            <w:rFonts w:ascii="Arial" w:eastAsia="Arial" w:hAnsi="Arial" w:cs="Arial"/>
            <w:i/>
            <w:color w:val="44546A" w:themeColor="text2"/>
            <w:sz w:val="22"/>
            <w:szCs w:val="22"/>
            <w:lang w:val="de-DE"/>
          </w:rPr>
          <w:t>https://ftp-trace.ncbi.nlm.nih.gov/ReferenceSamples/giab/data/AshkenazimTrio/HG002_NA24385_son/NIST_HiSeq_HG002_Homogeneity-</w:t>
        </w:r>
        <w:r w:rsidRPr="0952260A">
          <w:rPr>
            <w:rFonts w:ascii="Arial" w:eastAsia="Arial" w:hAnsi="Arial" w:cs="Arial"/>
            <w:i/>
            <w:color w:val="44546A" w:themeColor="text2"/>
            <w:sz w:val="22"/>
            <w:szCs w:val="22"/>
            <w:lang w:val="de-DE"/>
          </w:rPr>
          <w:lastRenderedPageBreak/>
          <w:t>10953946/NHGRI_Illumina300X_AJtrio_novoalign_bams/HG002.GRCh38.60x.1.bam</w:t>
        </w:r>
      </w:hyperlink>
    </w:p>
    <w:p w14:paraId="00000285" w14:textId="77777777" w:rsidR="00005BC5" w:rsidRPr="002355A3" w:rsidRDefault="00F77B76" w:rsidP="55F015EE">
      <w:pPr>
        <w:numPr>
          <w:ilvl w:val="0"/>
          <w:numId w:val="5"/>
        </w:numPr>
        <w:pBdr>
          <w:top w:val="nil"/>
          <w:left w:val="nil"/>
          <w:bottom w:val="nil"/>
          <w:right w:val="nil"/>
          <w:between w:val="nil"/>
        </w:pBdr>
        <w:spacing w:after="160" w:line="259" w:lineRule="auto"/>
        <w:rPr>
          <w:rFonts w:ascii="Arial" w:eastAsia="Arial" w:hAnsi="Arial" w:cs="Arial"/>
          <w:sz w:val="22"/>
          <w:szCs w:val="22"/>
          <w:lang w:val="de-DE"/>
        </w:rPr>
      </w:pPr>
      <w:r w:rsidRPr="0952260A">
        <w:rPr>
          <w:rFonts w:ascii="Arial" w:eastAsia="Arial" w:hAnsi="Arial" w:cs="Arial"/>
          <w:i/>
          <w:color w:val="44546A" w:themeColor="text2"/>
          <w:sz w:val="22"/>
          <w:szCs w:val="22"/>
          <w:lang w:val="de-DE"/>
        </w:rPr>
        <w:t xml:space="preserve">HG003 </w:t>
      </w:r>
      <w:hyperlink r:id="rId52">
        <w:r w:rsidRPr="0952260A">
          <w:rPr>
            <w:rFonts w:ascii="Arial" w:eastAsia="Arial" w:hAnsi="Arial" w:cs="Arial"/>
            <w:i/>
            <w:color w:val="44546A" w:themeColor="text2"/>
            <w:sz w:val="22"/>
            <w:szCs w:val="22"/>
            <w:lang w:val="de-DE"/>
          </w:rPr>
          <w:t>https://ftp-trace.ncbi.nlm.nih.gov/ReferenceSamples/giab/data/AshkenazimTrio/HG003_NA24149_father/NIST_HiSeq_HG003_Homogeneity-12389378/NHGRI_Illumina300X_AJtrio_novoalign_bams/HG003.GRCh38.60x.1.bam</w:t>
        </w:r>
      </w:hyperlink>
    </w:p>
    <w:p w14:paraId="00000286" w14:textId="77777777" w:rsidR="00005BC5" w:rsidRPr="002355A3" w:rsidRDefault="00F77B76" w:rsidP="23CC2750">
      <w:pPr>
        <w:numPr>
          <w:ilvl w:val="0"/>
          <w:numId w:val="5"/>
        </w:numPr>
        <w:pBdr>
          <w:top w:val="nil"/>
          <w:left w:val="nil"/>
          <w:bottom w:val="nil"/>
          <w:right w:val="nil"/>
          <w:between w:val="nil"/>
        </w:pBdr>
        <w:spacing w:after="160" w:line="259" w:lineRule="auto"/>
        <w:rPr>
          <w:rFonts w:ascii="Arial" w:eastAsia="Arial" w:hAnsi="Arial" w:cs="Arial"/>
          <w:sz w:val="22"/>
          <w:szCs w:val="22"/>
          <w:lang w:val="de-DE"/>
        </w:rPr>
      </w:pPr>
      <w:r w:rsidRPr="0952260A">
        <w:rPr>
          <w:rFonts w:ascii="Arial" w:eastAsia="Arial" w:hAnsi="Arial" w:cs="Arial"/>
          <w:i/>
          <w:color w:val="44546A" w:themeColor="text2"/>
          <w:sz w:val="22"/>
          <w:szCs w:val="22"/>
          <w:lang w:val="de-DE"/>
        </w:rPr>
        <w:t xml:space="preserve">HG004 </w:t>
      </w:r>
      <w:hyperlink r:id="rId53">
        <w:r w:rsidRPr="23CC2750">
          <w:rPr>
            <w:rFonts w:ascii="Arial" w:eastAsia="Arial" w:hAnsi="Arial" w:cs="Arial"/>
            <w:i/>
            <w:iCs/>
            <w:color w:val="44546A" w:themeColor="text2"/>
            <w:sz w:val="22"/>
            <w:szCs w:val="22"/>
            <w:lang w:val="de-DE"/>
          </w:rPr>
          <w:t>https://ftp-trace.ncbi.nlm.nih.gov/ReferenceSamples/giab/data/AshkenazimTrio/HG004_NA24143_mother/NIST_HiSeq_HG004_Homogeneity-14572558/NHGRI_Illumina300X_AJtrio_novoalign_bams/HG004.GRCh38.60x.1.bam</w:t>
        </w:r>
      </w:hyperlink>
    </w:p>
    <w:p w14:paraId="00000287" w14:textId="77777777" w:rsidR="00005BC5" w:rsidRPr="002355A3" w:rsidRDefault="00F77B76" w:rsidP="55F015EE">
      <w:pPr>
        <w:numPr>
          <w:ilvl w:val="0"/>
          <w:numId w:val="5"/>
        </w:numPr>
        <w:pBdr>
          <w:top w:val="nil"/>
          <w:left w:val="nil"/>
          <w:bottom w:val="nil"/>
          <w:right w:val="nil"/>
          <w:between w:val="nil"/>
        </w:pBdr>
        <w:spacing w:after="160" w:line="259" w:lineRule="auto"/>
        <w:rPr>
          <w:rFonts w:ascii="Arial" w:eastAsia="Arial" w:hAnsi="Arial" w:cs="Arial"/>
          <w:sz w:val="22"/>
          <w:szCs w:val="22"/>
          <w:lang w:val="de-DE"/>
        </w:rPr>
      </w:pPr>
      <w:r w:rsidRPr="0952260A">
        <w:rPr>
          <w:rFonts w:ascii="Arial" w:eastAsia="Arial" w:hAnsi="Arial" w:cs="Arial"/>
          <w:i/>
          <w:color w:val="44546A" w:themeColor="text2"/>
          <w:sz w:val="22"/>
          <w:szCs w:val="22"/>
          <w:lang w:val="de-DE"/>
        </w:rPr>
        <w:t xml:space="preserve">HG005 </w:t>
      </w:r>
      <w:hyperlink r:id="rId54">
        <w:r w:rsidRPr="0952260A">
          <w:rPr>
            <w:rFonts w:ascii="Arial" w:eastAsia="Arial" w:hAnsi="Arial" w:cs="Arial"/>
            <w:i/>
            <w:color w:val="44546A" w:themeColor="text2"/>
            <w:sz w:val="22"/>
            <w:szCs w:val="22"/>
            <w:lang w:val="de-DE"/>
          </w:rPr>
          <w:t>https://ftp-trace.ncbi.nlm.nih.gov/ReferenceSamples/giab/data/ChineseTrio/HG005_NA24631_son/HG005_NA24631_son_HiSeq_300x/NHGRI_Illumina300X_Chinesetrio_novoalign_bams/HG005.GRCh38_full_plus_hs38d1_analysis_set_minus_alts.300x.bam</w:t>
        </w:r>
      </w:hyperlink>
    </w:p>
    <w:p w14:paraId="00000288" w14:textId="77777777" w:rsidR="00005BC5" w:rsidRPr="002355A3" w:rsidRDefault="00F77B76" w:rsidP="55F015EE">
      <w:pPr>
        <w:numPr>
          <w:ilvl w:val="0"/>
          <w:numId w:val="5"/>
        </w:numPr>
        <w:pBdr>
          <w:top w:val="nil"/>
          <w:left w:val="nil"/>
          <w:bottom w:val="nil"/>
          <w:right w:val="nil"/>
          <w:between w:val="nil"/>
        </w:pBdr>
        <w:spacing w:after="160" w:line="259" w:lineRule="auto"/>
        <w:rPr>
          <w:rFonts w:ascii="Arial" w:eastAsia="Arial" w:hAnsi="Arial" w:cs="Arial"/>
          <w:sz w:val="22"/>
          <w:szCs w:val="22"/>
          <w:lang w:val="de-DE"/>
        </w:rPr>
      </w:pPr>
      <w:r w:rsidRPr="0952260A">
        <w:rPr>
          <w:rFonts w:ascii="Arial" w:eastAsia="Arial" w:hAnsi="Arial" w:cs="Arial"/>
          <w:i/>
          <w:color w:val="44546A" w:themeColor="text2"/>
          <w:sz w:val="22"/>
          <w:szCs w:val="22"/>
          <w:lang w:val="de-DE"/>
        </w:rPr>
        <w:t xml:space="preserve">HG006 </w:t>
      </w:r>
      <w:hyperlink r:id="rId55">
        <w:r w:rsidRPr="0952260A">
          <w:rPr>
            <w:rFonts w:ascii="Arial" w:eastAsia="Arial" w:hAnsi="Arial" w:cs="Arial"/>
            <w:i/>
            <w:color w:val="44546A" w:themeColor="text2"/>
            <w:sz w:val="22"/>
            <w:szCs w:val="22"/>
            <w:lang w:val="de-DE"/>
          </w:rPr>
          <w:t>https://ftp-trace.ncbi.nlm.nih.gov/ReferenceSamples/giab/data/ChineseTrio/HG006_NA24694-huCA017E_father/NA24694_Father_HiSeq100x/NHGRI_Illumina100X_Chinesetrio_novoalign_bams/HG006.GRCh38_full_plus_hs38d1_analysis_set_minus_alts.100x.bam</w:t>
        </w:r>
      </w:hyperlink>
    </w:p>
    <w:p w14:paraId="00000289" w14:textId="77777777" w:rsidR="00005BC5" w:rsidRPr="002355A3" w:rsidRDefault="00F77B76" w:rsidP="55F015EE">
      <w:pPr>
        <w:numPr>
          <w:ilvl w:val="0"/>
          <w:numId w:val="5"/>
        </w:numPr>
        <w:pBdr>
          <w:top w:val="nil"/>
          <w:left w:val="nil"/>
          <w:bottom w:val="nil"/>
          <w:right w:val="nil"/>
          <w:between w:val="nil"/>
        </w:pBdr>
        <w:spacing w:after="160" w:line="259" w:lineRule="auto"/>
        <w:rPr>
          <w:rFonts w:ascii="Arial" w:eastAsia="Arial" w:hAnsi="Arial" w:cs="Arial"/>
          <w:i/>
          <w:color w:val="000000"/>
          <w:sz w:val="22"/>
          <w:szCs w:val="22"/>
          <w:lang w:val="de-DE"/>
        </w:rPr>
      </w:pPr>
      <w:r w:rsidRPr="0952260A">
        <w:rPr>
          <w:rFonts w:ascii="Arial" w:eastAsia="Arial" w:hAnsi="Arial" w:cs="Arial"/>
          <w:i/>
          <w:color w:val="44546A" w:themeColor="text2"/>
          <w:sz w:val="22"/>
          <w:szCs w:val="22"/>
          <w:lang w:val="de-DE"/>
        </w:rPr>
        <w:t xml:space="preserve">HG007 </w:t>
      </w:r>
      <w:hyperlink r:id="rId56">
        <w:r w:rsidRPr="0952260A">
          <w:rPr>
            <w:rFonts w:ascii="Arial" w:eastAsia="Arial" w:hAnsi="Arial" w:cs="Arial"/>
            <w:i/>
            <w:color w:val="44546A" w:themeColor="text2"/>
            <w:sz w:val="22"/>
            <w:szCs w:val="22"/>
            <w:lang w:val="de-DE"/>
          </w:rPr>
          <w:t>https://ftp-trace.ncbi.nlm.nih.gov/ReferenceSamples/giab/data/ChineseTrio/HG007_NA24695-hu38168_mother/NA24695_Mother_HiSeq100x/NHGRI_Illumina100X_Chinesetrio_novoalign_bams/HG007.GRCh38_full_plus_hs38d1_analysis_set_minus_alts.100x.bam</w:t>
        </w:r>
      </w:hyperlink>
    </w:p>
    <w:p w14:paraId="0000028A" w14:textId="1127E58A" w:rsidR="00005BC5" w:rsidRPr="002355A3" w:rsidRDefault="00F77B76" w:rsidP="55F015EE">
      <w:pPr>
        <w:rPr>
          <w:rFonts w:ascii="Arial" w:eastAsia="Arial" w:hAnsi="Arial" w:cs="Arial"/>
          <w:sz w:val="22"/>
          <w:szCs w:val="22"/>
          <w:lang w:val="de-DE"/>
        </w:rPr>
      </w:pPr>
      <w:r w:rsidRPr="0952260A">
        <w:rPr>
          <w:rFonts w:ascii="Arial" w:eastAsia="Arial" w:hAnsi="Arial" w:cs="Arial"/>
          <w:sz w:val="22"/>
          <w:szCs w:val="22"/>
          <w:lang w:val="de-DE"/>
        </w:rPr>
        <w:t>ENSEMBL</w:t>
      </w:r>
    </w:p>
    <w:p w14:paraId="0000028B" w14:textId="77777777" w:rsidR="00005BC5" w:rsidRPr="002355A3" w:rsidRDefault="00F77B76" w:rsidP="55F015EE">
      <w:pPr>
        <w:spacing w:after="160" w:line="259" w:lineRule="auto"/>
        <w:rPr>
          <w:rFonts w:ascii="Arial" w:eastAsia="Arial" w:hAnsi="Arial" w:cs="Arial"/>
          <w:color w:val="1F497D"/>
          <w:sz w:val="22"/>
          <w:szCs w:val="22"/>
          <w:lang w:val="de-DE"/>
        </w:rPr>
      </w:pPr>
      <w:r>
        <w:fldChar w:fldCharType="begin"/>
      </w:r>
      <w:r w:rsidRPr="0005275D">
        <w:rPr>
          <w:lang w:val="de-DE"/>
          <w:rPrChange w:id="33" w:author="Fan, Yucai" w:date="2026-03-17T11:23:00Z" w16du:dateUtc="2026-03-17T03:23:00Z">
            <w:rPr/>
          </w:rPrChange>
        </w:rPr>
        <w:instrText>HYPERLINK "https://m.ensembl.org/info/data/mysql.html" \h</w:instrText>
      </w:r>
      <w:r>
        <w:fldChar w:fldCharType="separate"/>
      </w:r>
      <w:r w:rsidRPr="0952260A">
        <w:rPr>
          <w:rFonts w:ascii="Arial" w:eastAsia="Arial" w:hAnsi="Arial" w:cs="Arial"/>
          <w:sz w:val="22"/>
          <w:szCs w:val="22"/>
          <w:lang w:val="de-DE"/>
        </w:rPr>
        <w:t>https://m.ensembl.org/info/data/mysql.html</w:t>
      </w:r>
      <w:r>
        <w:fldChar w:fldCharType="end"/>
      </w:r>
    </w:p>
    <w:p w14:paraId="0000028C"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Exon capture regions</w:t>
      </w:r>
    </w:p>
    <w:p w14:paraId="0000028D" w14:textId="77777777" w:rsidR="00005BC5" w:rsidRDefault="00F77B76" w:rsidP="55F015EE">
      <w:pPr>
        <w:rPr>
          <w:rFonts w:ascii="Arial" w:eastAsia="Arial" w:hAnsi="Arial" w:cs="Arial"/>
          <w:sz w:val="22"/>
          <w:szCs w:val="22"/>
        </w:rPr>
      </w:pPr>
      <w:hyperlink r:id="rId57">
        <w:r w:rsidRPr="0952260A">
          <w:rPr>
            <w:rFonts w:ascii="Arial" w:eastAsia="Arial" w:hAnsi="Arial" w:cs="Arial"/>
            <w:sz w:val="22"/>
            <w:szCs w:val="22"/>
          </w:rPr>
          <w:t>http://biobank.ndph.ox.ac.uk/ukb/ukb/auxdata/xgen_plus_spikein.b38.bed</w:t>
        </w:r>
      </w:hyperlink>
    </w:p>
    <w:p w14:paraId="0000028E" w14:textId="77777777" w:rsidR="00005BC5" w:rsidRDefault="00005BC5" w:rsidP="55F015EE">
      <w:pPr>
        <w:rPr>
          <w:rFonts w:ascii="Arial" w:eastAsia="Arial" w:hAnsi="Arial" w:cs="Arial"/>
          <w:sz w:val="22"/>
          <w:szCs w:val="22"/>
        </w:rPr>
      </w:pPr>
    </w:p>
    <w:p w14:paraId="0000028F"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UKB data showcase</w:t>
      </w:r>
    </w:p>
    <w:p w14:paraId="00000290" w14:textId="77777777" w:rsidR="00005BC5" w:rsidRDefault="00F77B76" w:rsidP="55F015EE">
      <w:pPr>
        <w:rPr>
          <w:rFonts w:ascii="Arial" w:eastAsia="Arial" w:hAnsi="Arial" w:cs="Arial"/>
          <w:sz w:val="22"/>
          <w:szCs w:val="22"/>
        </w:rPr>
      </w:pPr>
      <w:hyperlink r:id="rId58">
        <w:r w:rsidRPr="0952260A">
          <w:rPr>
            <w:rFonts w:ascii="Arial" w:eastAsia="Arial" w:hAnsi="Arial" w:cs="Arial"/>
            <w:sz w:val="22"/>
            <w:szCs w:val="22"/>
          </w:rPr>
          <w:t>https://biobank.ndph.ox.ac.uk/showcase/search.cgi</w:t>
        </w:r>
      </w:hyperlink>
    </w:p>
    <w:p w14:paraId="00000291" w14:textId="77777777" w:rsidR="00005BC5" w:rsidRDefault="00005BC5" w:rsidP="55F015EE">
      <w:pPr>
        <w:rPr>
          <w:rFonts w:ascii="Arial" w:eastAsia="Arial" w:hAnsi="Arial" w:cs="Arial"/>
          <w:sz w:val="22"/>
          <w:szCs w:val="22"/>
        </w:rPr>
      </w:pPr>
    </w:p>
    <w:p w14:paraId="00000292" w14:textId="46C6894E" w:rsidR="00005BC5" w:rsidRDefault="00F77B76" w:rsidP="55F015EE">
      <w:pPr>
        <w:rPr>
          <w:rFonts w:ascii="Arial" w:eastAsia="Arial" w:hAnsi="Arial" w:cs="Arial"/>
          <w:sz w:val="22"/>
          <w:szCs w:val="22"/>
        </w:rPr>
      </w:pPr>
      <w:proofErr w:type="spellStart"/>
      <w:r w:rsidRPr="0952260A">
        <w:rPr>
          <w:rFonts w:ascii="Arial" w:eastAsia="Arial" w:hAnsi="Arial" w:cs="Arial"/>
          <w:sz w:val="22"/>
          <w:szCs w:val="22"/>
        </w:rPr>
        <w:t>Velsera</w:t>
      </w:r>
      <w:proofErr w:type="spellEnd"/>
      <w:r w:rsidRPr="0952260A">
        <w:rPr>
          <w:rFonts w:ascii="Arial" w:eastAsia="Arial" w:hAnsi="Arial" w:cs="Arial"/>
          <w:sz w:val="22"/>
          <w:szCs w:val="22"/>
        </w:rPr>
        <w:t xml:space="preserve"> (formerly Seven Bridges) </w:t>
      </w:r>
    </w:p>
    <w:p w14:paraId="00000293" w14:textId="77777777" w:rsidR="00005BC5" w:rsidRPr="002355A3" w:rsidRDefault="00F77B76" w:rsidP="55F015EE">
      <w:pPr>
        <w:numPr>
          <w:ilvl w:val="0"/>
          <w:numId w:val="5"/>
        </w:numPr>
        <w:pBdr>
          <w:top w:val="nil"/>
          <w:left w:val="nil"/>
          <w:bottom w:val="nil"/>
          <w:right w:val="nil"/>
          <w:between w:val="nil"/>
        </w:pBdr>
        <w:spacing w:after="160" w:line="259" w:lineRule="auto"/>
        <w:rPr>
          <w:rFonts w:ascii="Arial" w:eastAsia="Arial" w:hAnsi="Arial" w:cs="Arial"/>
          <w:sz w:val="22"/>
          <w:szCs w:val="22"/>
          <w:lang w:val="de-DE"/>
        </w:rPr>
      </w:pPr>
      <w:proofErr w:type="spellStart"/>
      <w:r w:rsidRPr="0952260A">
        <w:rPr>
          <w:rFonts w:ascii="Arial" w:eastAsia="Arial" w:hAnsi="Arial" w:cs="Arial"/>
          <w:i/>
          <w:color w:val="44546A" w:themeColor="text2"/>
          <w:sz w:val="22"/>
          <w:szCs w:val="22"/>
          <w:lang w:val="de-DE"/>
        </w:rPr>
        <w:t>Platform</w:t>
      </w:r>
      <w:proofErr w:type="spellEnd"/>
      <w:r w:rsidRPr="0952260A">
        <w:rPr>
          <w:rFonts w:ascii="Arial" w:eastAsia="Arial" w:hAnsi="Arial" w:cs="Arial"/>
          <w:i/>
          <w:color w:val="44546A" w:themeColor="text2"/>
          <w:sz w:val="22"/>
          <w:szCs w:val="22"/>
          <w:lang w:val="de-DE"/>
        </w:rPr>
        <w:t xml:space="preserve"> </w:t>
      </w:r>
      <w:hyperlink r:id="rId59">
        <w:r w:rsidRPr="0952260A">
          <w:rPr>
            <w:rFonts w:ascii="Arial" w:eastAsia="Arial" w:hAnsi="Arial" w:cs="Arial"/>
            <w:i/>
            <w:color w:val="44546A" w:themeColor="text2"/>
            <w:sz w:val="22"/>
            <w:szCs w:val="22"/>
            <w:lang w:val="de-DE"/>
          </w:rPr>
          <w:t>https://www.sevenbridges.com/</w:t>
        </w:r>
      </w:hyperlink>
    </w:p>
    <w:p w14:paraId="00000294" w14:textId="77777777" w:rsidR="00005BC5" w:rsidRDefault="00F77B76" w:rsidP="55F015EE">
      <w:pPr>
        <w:numPr>
          <w:ilvl w:val="0"/>
          <w:numId w:val="5"/>
        </w:numPr>
        <w:pBdr>
          <w:top w:val="nil"/>
          <w:left w:val="nil"/>
          <w:bottom w:val="nil"/>
          <w:right w:val="nil"/>
          <w:between w:val="nil"/>
        </w:pBdr>
        <w:spacing w:after="160" w:line="259" w:lineRule="auto"/>
        <w:rPr>
          <w:rFonts w:ascii="Arial" w:eastAsia="Arial" w:hAnsi="Arial" w:cs="Arial"/>
          <w:i/>
          <w:color w:val="44546A"/>
          <w:sz w:val="22"/>
          <w:szCs w:val="22"/>
        </w:rPr>
      </w:pPr>
      <w:r w:rsidRPr="0952260A">
        <w:rPr>
          <w:rFonts w:ascii="Arial" w:eastAsia="Arial" w:hAnsi="Arial" w:cs="Arial"/>
          <w:i/>
          <w:color w:val="44546A" w:themeColor="text2"/>
          <w:sz w:val="22"/>
          <w:szCs w:val="22"/>
        </w:rPr>
        <w:t xml:space="preserve">Connect Cloud storage </w:t>
      </w:r>
      <w:hyperlink r:id="rId60">
        <w:r w:rsidRPr="0952260A">
          <w:rPr>
            <w:rFonts w:ascii="Arial" w:eastAsia="Arial" w:hAnsi="Arial" w:cs="Arial"/>
            <w:i/>
            <w:color w:val="0563C1"/>
            <w:sz w:val="22"/>
            <w:szCs w:val="22"/>
            <w:u w:val="single"/>
          </w:rPr>
          <w:t>https://docs.sevenbridges.com/docs/connecting-cloud-storage-overview</w:t>
        </w:r>
      </w:hyperlink>
    </w:p>
    <w:p w14:paraId="00000295" w14:textId="77777777" w:rsidR="00005BC5" w:rsidRDefault="00F77B76" w:rsidP="55F015EE">
      <w:pPr>
        <w:numPr>
          <w:ilvl w:val="0"/>
          <w:numId w:val="5"/>
        </w:numPr>
        <w:pBdr>
          <w:top w:val="nil"/>
          <w:left w:val="nil"/>
          <w:bottom w:val="nil"/>
          <w:right w:val="nil"/>
          <w:between w:val="nil"/>
        </w:pBdr>
        <w:spacing w:after="160" w:line="259" w:lineRule="auto"/>
        <w:rPr>
          <w:rFonts w:ascii="Arial" w:eastAsia="Arial" w:hAnsi="Arial" w:cs="Arial"/>
          <w:i/>
          <w:color w:val="44546A"/>
          <w:sz w:val="22"/>
          <w:szCs w:val="22"/>
        </w:rPr>
      </w:pPr>
      <w:r w:rsidRPr="0952260A">
        <w:rPr>
          <w:rFonts w:ascii="Arial" w:eastAsia="Arial" w:hAnsi="Arial" w:cs="Arial"/>
          <w:i/>
          <w:color w:val="44546A" w:themeColor="text2"/>
          <w:sz w:val="22"/>
          <w:szCs w:val="22"/>
        </w:rPr>
        <w:t xml:space="preserve">Python API </w:t>
      </w:r>
      <w:hyperlink r:id="rId61">
        <w:r w:rsidRPr="0952260A">
          <w:rPr>
            <w:rFonts w:ascii="Arial" w:eastAsia="Arial" w:hAnsi="Arial" w:cs="Arial"/>
            <w:i/>
            <w:color w:val="0563C1"/>
            <w:sz w:val="22"/>
            <w:szCs w:val="22"/>
            <w:u w:val="single"/>
          </w:rPr>
          <w:t>https://github.com/sbg/sevenbridges-python</w:t>
        </w:r>
      </w:hyperlink>
    </w:p>
    <w:p w14:paraId="00000296" w14:textId="158EA396" w:rsidR="00005BC5" w:rsidRDefault="00F77B76" w:rsidP="55F015EE">
      <w:pPr>
        <w:numPr>
          <w:ilvl w:val="0"/>
          <w:numId w:val="5"/>
        </w:numPr>
        <w:pBdr>
          <w:top w:val="nil"/>
          <w:left w:val="nil"/>
          <w:bottom w:val="nil"/>
          <w:right w:val="nil"/>
          <w:between w:val="nil"/>
        </w:pBdr>
        <w:spacing w:after="160" w:line="259" w:lineRule="auto"/>
        <w:rPr>
          <w:rFonts w:ascii="Arial" w:eastAsia="Arial" w:hAnsi="Arial" w:cs="Arial"/>
          <w:i/>
          <w:color w:val="44546A"/>
          <w:sz w:val="22"/>
          <w:szCs w:val="22"/>
        </w:rPr>
      </w:pPr>
      <w:r w:rsidRPr="0952260A">
        <w:rPr>
          <w:rFonts w:ascii="Arial" w:eastAsia="Arial" w:hAnsi="Arial" w:cs="Arial"/>
          <w:i/>
          <w:color w:val="44546A" w:themeColor="text2"/>
          <w:sz w:val="22"/>
          <w:szCs w:val="22"/>
        </w:rPr>
        <w:t xml:space="preserve">Rheo automation </w:t>
      </w:r>
      <w:hyperlink r:id="rId62">
        <w:r w:rsidRPr="0952260A">
          <w:rPr>
            <w:rFonts w:ascii="Arial" w:eastAsia="Arial" w:hAnsi="Arial" w:cs="Arial"/>
            <w:i/>
            <w:color w:val="1155CC"/>
            <w:sz w:val="22"/>
            <w:szCs w:val="22"/>
            <w:u w:val="single"/>
          </w:rPr>
          <w:t>https://www.sevenbridges.com/rheo/</w:t>
        </w:r>
      </w:hyperlink>
    </w:p>
    <w:p w14:paraId="00000297" w14:textId="6B16F231" w:rsidR="00005BC5" w:rsidRDefault="00F77B76" w:rsidP="55F015EE">
      <w:pPr>
        <w:numPr>
          <w:ilvl w:val="0"/>
          <w:numId w:val="5"/>
        </w:numPr>
        <w:pBdr>
          <w:top w:val="nil"/>
          <w:left w:val="nil"/>
          <w:bottom w:val="nil"/>
          <w:right w:val="nil"/>
          <w:between w:val="nil"/>
        </w:pBdr>
        <w:spacing w:after="160" w:line="259" w:lineRule="auto"/>
        <w:rPr>
          <w:rFonts w:ascii="Arial" w:eastAsia="Arial" w:hAnsi="Arial" w:cs="Arial"/>
          <w:i/>
          <w:color w:val="44546A"/>
          <w:sz w:val="22"/>
          <w:szCs w:val="22"/>
        </w:rPr>
      </w:pPr>
      <w:r w:rsidRPr="0952260A">
        <w:rPr>
          <w:rFonts w:ascii="Arial" w:eastAsia="Arial" w:hAnsi="Arial" w:cs="Arial"/>
          <w:i/>
          <w:color w:val="44546A" w:themeColor="text2"/>
          <w:sz w:val="22"/>
          <w:szCs w:val="22"/>
        </w:rPr>
        <w:t xml:space="preserve">Functionally Equivalent Workflows: </w:t>
      </w:r>
    </w:p>
    <w:p w14:paraId="00000298" w14:textId="1DE4DAFD" w:rsidR="00005BC5" w:rsidRDefault="00F77B76" w:rsidP="55F015EE">
      <w:pPr>
        <w:numPr>
          <w:ilvl w:val="1"/>
          <w:numId w:val="5"/>
        </w:numPr>
        <w:spacing w:before="240" w:after="240" w:line="259" w:lineRule="auto"/>
        <w:rPr>
          <w:rFonts w:ascii="Arial" w:eastAsia="Arial" w:hAnsi="Arial" w:cs="Arial"/>
          <w:i/>
          <w:color w:val="44546A"/>
          <w:sz w:val="22"/>
          <w:szCs w:val="22"/>
        </w:rPr>
      </w:pPr>
      <w:hyperlink r:id="rId63">
        <w:r w:rsidRPr="0952260A">
          <w:rPr>
            <w:rFonts w:ascii="Arial" w:eastAsia="Arial" w:hAnsi="Arial" w:cs="Arial"/>
            <w:i/>
            <w:color w:val="44546A" w:themeColor="text2"/>
            <w:sz w:val="22"/>
            <w:szCs w:val="22"/>
          </w:rPr>
          <w:t>https://igor.sbgenomics.com/public/apps/admin/sbg-public-data/functional-equivalence-wgs-cwl1-0</w:t>
        </w:r>
      </w:hyperlink>
    </w:p>
    <w:p w14:paraId="00000299" w14:textId="19A5638C" w:rsidR="00005BC5" w:rsidRDefault="00F77B76" w:rsidP="55F015EE">
      <w:pPr>
        <w:numPr>
          <w:ilvl w:val="1"/>
          <w:numId w:val="5"/>
        </w:numPr>
        <w:spacing w:before="240" w:after="240" w:line="259" w:lineRule="auto"/>
        <w:rPr>
          <w:rFonts w:ascii="Arial" w:eastAsia="Arial" w:hAnsi="Arial" w:cs="Arial"/>
          <w:i/>
          <w:color w:val="44546A"/>
          <w:sz w:val="22"/>
          <w:szCs w:val="22"/>
        </w:rPr>
      </w:pPr>
      <w:hyperlink r:id="rId64">
        <w:r w:rsidRPr="0952260A">
          <w:rPr>
            <w:rFonts w:ascii="Arial" w:eastAsia="Arial" w:hAnsi="Arial" w:cs="Arial"/>
            <w:i/>
            <w:color w:val="44546A" w:themeColor="text2"/>
            <w:sz w:val="22"/>
            <w:szCs w:val="22"/>
          </w:rPr>
          <w:t>https://igor.sbgenomics.com/public/apps/admin/sbg-public-data/gatk-pre-processing-for-variant-discovery-4-2-0-0</w:t>
        </w:r>
      </w:hyperlink>
    </w:p>
    <w:p w14:paraId="0000029A" w14:textId="0F3B6E8F" w:rsidR="00005BC5" w:rsidRPr="00867A5A" w:rsidRDefault="00F77B76" w:rsidP="55F015EE">
      <w:pPr>
        <w:numPr>
          <w:ilvl w:val="1"/>
          <w:numId w:val="5"/>
        </w:numPr>
        <w:spacing w:before="240" w:after="240" w:line="259" w:lineRule="auto"/>
        <w:rPr>
          <w:rFonts w:ascii="Arial" w:eastAsia="Arial" w:hAnsi="Arial" w:cs="Arial"/>
          <w:i/>
          <w:color w:val="44546A"/>
          <w:sz w:val="22"/>
          <w:szCs w:val="22"/>
        </w:rPr>
      </w:pPr>
      <w:hyperlink r:id="rId65">
        <w:r w:rsidRPr="0952260A">
          <w:rPr>
            <w:rFonts w:ascii="Arial" w:eastAsia="Arial" w:hAnsi="Arial" w:cs="Arial"/>
            <w:i/>
            <w:color w:val="44546A" w:themeColor="text2"/>
            <w:sz w:val="22"/>
            <w:szCs w:val="22"/>
          </w:rPr>
          <w:t>https://igor.sbgenomics.com/public/apps/admin/sbg-public-data/gatk-generic-germline-short-variant-per-sample-calling-4-2-0-0</w:t>
        </w:r>
      </w:hyperlink>
    </w:p>
    <w:p w14:paraId="0000029B" w14:textId="77777777" w:rsidR="00005BC5" w:rsidRDefault="00005BC5" w:rsidP="55F015EE">
      <w:pPr>
        <w:rPr>
          <w:rFonts w:ascii="Arial" w:eastAsia="Arial" w:hAnsi="Arial" w:cs="Arial"/>
          <w:sz w:val="22"/>
          <w:szCs w:val="22"/>
        </w:rPr>
      </w:pPr>
    </w:p>
    <w:p w14:paraId="0000029C" w14:textId="77777777" w:rsidR="00005BC5" w:rsidRDefault="00F77B76" w:rsidP="55F015EE">
      <w:pPr>
        <w:rPr>
          <w:rFonts w:ascii="Arial" w:eastAsia="Arial" w:hAnsi="Arial" w:cs="Arial"/>
          <w:sz w:val="22"/>
          <w:szCs w:val="22"/>
        </w:rPr>
      </w:pPr>
      <w:r w:rsidRPr="0952260A">
        <w:rPr>
          <w:rFonts w:ascii="Arial" w:eastAsia="Arial" w:hAnsi="Arial" w:cs="Arial"/>
          <w:sz w:val="22"/>
          <w:szCs w:val="22"/>
        </w:rPr>
        <w:t>UKB SNP array QC files</w:t>
      </w:r>
    </w:p>
    <w:p w14:paraId="0000029D" w14:textId="77777777" w:rsidR="00005BC5" w:rsidRDefault="00F77B76" w:rsidP="55F015EE">
      <w:pPr>
        <w:rPr>
          <w:rFonts w:ascii="Arial" w:eastAsia="Arial" w:hAnsi="Arial" w:cs="Arial"/>
          <w:sz w:val="22"/>
          <w:szCs w:val="22"/>
        </w:rPr>
      </w:pPr>
      <w:hyperlink r:id="rId66">
        <w:r w:rsidRPr="0952260A">
          <w:rPr>
            <w:rFonts w:ascii="Arial" w:eastAsia="Arial" w:hAnsi="Arial" w:cs="Arial"/>
            <w:color w:val="0563C1"/>
            <w:sz w:val="22"/>
            <w:szCs w:val="22"/>
            <w:u w:val="single"/>
          </w:rPr>
          <w:t>https://biobank.ctsu.ox.ac.uk/crystal/refer.cgi?id=1955</w:t>
        </w:r>
      </w:hyperlink>
    </w:p>
    <w:p w14:paraId="0000029E" w14:textId="77777777" w:rsidR="00005BC5" w:rsidRDefault="00F77B76" w:rsidP="55F015EE">
      <w:pPr>
        <w:rPr>
          <w:rFonts w:ascii="Arial" w:eastAsia="Arial" w:hAnsi="Arial" w:cs="Arial"/>
          <w:sz w:val="22"/>
          <w:szCs w:val="22"/>
        </w:rPr>
      </w:pPr>
      <w:hyperlink r:id="rId67">
        <w:r w:rsidRPr="0952260A">
          <w:rPr>
            <w:rFonts w:ascii="Arial" w:eastAsia="Arial" w:hAnsi="Arial" w:cs="Arial"/>
            <w:color w:val="0563C1"/>
            <w:sz w:val="22"/>
            <w:szCs w:val="22"/>
            <w:u w:val="single"/>
          </w:rPr>
          <w:t>https://biobank.ctsu.ox.ac.uk/crystal/refer.cgi?id=1955</w:t>
        </w:r>
      </w:hyperlink>
    </w:p>
    <w:p w14:paraId="687B6F3D" w14:textId="0D387074" w:rsidR="1625A6EF" w:rsidRDefault="1625A6EF" w:rsidP="55F015EE">
      <w:pPr>
        <w:rPr>
          <w:rFonts w:ascii="Arial" w:eastAsia="Arial" w:hAnsi="Arial" w:cs="Arial"/>
          <w:color w:val="0563C1"/>
          <w:sz w:val="22"/>
          <w:szCs w:val="22"/>
          <w:u w:val="single"/>
        </w:rPr>
      </w:pPr>
    </w:p>
    <w:p w14:paraId="6BB93AD6" w14:textId="03F36B94" w:rsidR="048AC00B" w:rsidRPr="004562D4" w:rsidRDefault="507971D2" w:rsidP="55F015EE">
      <w:pPr>
        <w:rPr>
          <w:rFonts w:ascii="Arial" w:eastAsia="Arial" w:hAnsi="Arial" w:cs="Arial"/>
          <w:sz w:val="22"/>
          <w:szCs w:val="22"/>
        </w:rPr>
      </w:pPr>
      <w:proofErr w:type="spellStart"/>
      <w:r w:rsidRPr="0952260A">
        <w:rPr>
          <w:rFonts w:ascii="Arial" w:eastAsia="Arial" w:hAnsi="Arial" w:cs="Arial"/>
          <w:sz w:val="22"/>
          <w:szCs w:val="22"/>
        </w:rPr>
        <w:t>Clin</w:t>
      </w:r>
      <w:r w:rsidR="6F781992" w:rsidRPr="0952260A">
        <w:rPr>
          <w:rFonts w:ascii="Arial" w:eastAsia="Arial" w:hAnsi="Arial" w:cs="Arial"/>
          <w:sz w:val="22"/>
          <w:szCs w:val="22"/>
        </w:rPr>
        <w:t>V</w:t>
      </w:r>
      <w:r w:rsidRPr="0952260A">
        <w:rPr>
          <w:rFonts w:ascii="Arial" w:eastAsia="Arial" w:hAnsi="Arial" w:cs="Arial"/>
          <w:sz w:val="22"/>
          <w:szCs w:val="22"/>
        </w:rPr>
        <w:t>ar</w:t>
      </w:r>
      <w:proofErr w:type="spellEnd"/>
    </w:p>
    <w:p w14:paraId="1A70E55E" w14:textId="02BE8A35" w:rsidR="1625A6EF" w:rsidRDefault="1625A6EF" w:rsidP="55F015EE">
      <w:pPr>
        <w:rPr>
          <w:rFonts w:ascii="Arial" w:eastAsia="Arial" w:hAnsi="Arial" w:cs="Arial"/>
          <w:color w:val="0563C1"/>
          <w:sz w:val="22"/>
          <w:szCs w:val="22"/>
          <w:u w:val="single"/>
        </w:rPr>
      </w:pPr>
    </w:p>
    <w:p w14:paraId="6B1B09B3" w14:textId="3F5ED254" w:rsidR="00401A0F" w:rsidRDefault="00401A0F" w:rsidP="55F015EE">
      <w:pPr>
        <w:rPr>
          <w:rFonts w:ascii="Arial" w:eastAsia="Arial" w:hAnsi="Arial" w:cs="Arial"/>
          <w:sz w:val="22"/>
          <w:szCs w:val="22"/>
        </w:rPr>
      </w:pPr>
      <w:hyperlink r:id="rId68">
        <w:r w:rsidRPr="0952260A">
          <w:rPr>
            <w:rStyle w:val="ad"/>
            <w:rFonts w:ascii="Arial" w:eastAsia="Arial" w:hAnsi="Arial" w:cs="Arial"/>
            <w:sz w:val="22"/>
            <w:szCs w:val="22"/>
          </w:rPr>
          <w:t>https://ftp.ncbi.nlm.nih.gov/pub/clinvar/vcf_GRCh38/clinvar_20231007.vcf.gz</w:t>
        </w:r>
      </w:hyperlink>
    </w:p>
    <w:p w14:paraId="0000029F" w14:textId="4ABDB6CF" w:rsidR="00005BC5" w:rsidRDefault="048AC00B" w:rsidP="55F015EE">
      <w:pPr>
        <w:rPr>
          <w:rStyle w:val="ad"/>
          <w:rFonts w:ascii="Arial" w:eastAsia="Arial" w:hAnsi="Arial" w:cs="Arial"/>
          <w:sz w:val="22"/>
          <w:szCs w:val="22"/>
        </w:rPr>
      </w:pPr>
      <w:r w:rsidRPr="0952260A">
        <w:rPr>
          <w:rFonts w:ascii="Arial" w:eastAsia="Arial" w:hAnsi="Arial" w:cs="Arial"/>
          <w:sz w:val="22"/>
          <w:szCs w:val="22"/>
        </w:rPr>
        <w:t xml:space="preserve"> </w:t>
      </w:r>
    </w:p>
    <w:p w14:paraId="000002A0" w14:textId="77777777" w:rsidR="00005BC5" w:rsidRDefault="00005BC5" w:rsidP="55F015EE">
      <w:pPr>
        <w:rPr>
          <w:rFonts w:ascii="Arial" w:eastAsia="Arial" w:hAnsi="Arial" w:cs="Arial"/>
          <w:sz w:val="22"/>
          <w:szCs w:val="22"/>
        </w:rPr>
      </w:pPr>
    </w:p>
    <w:p w14:paraId="000002A1" w14:textId="77777777" w:rsidR="00005BC5" w:rsidRDefault="00F77B76" w:rsidP="55F015EE">
      <w:pPr>
        <w:pStyle w:val="2"/>
        <w:rPr>
          <w:rFonts w:ascii="Arial" w:eastAsia="Arial" w:hAnsi="Arial" w:cs="Arial"/>
          <w:sz w:val="22"/>
          <w:szCs w:val="22"/>
        </w:rPr>
      </w:pPr>
      <w:r w:rsidRPr="0952260A">
        <w:rPr>
          <w:rFonts w:ascii="Arial" w:eastAsia="Arial" w:hAnsi="Arial" w:cs="Arial"/>
          <w:sz w:val="22"/>
          <w:szCs w:val="22"/>
        </w:rPr>
        <w:t>Bibliography</w:t>
      </w:r>
    </w:p>
    <w:sdt>
      <w:sdtPr>
        <w:rPr>
          <w:rFonts w:ascii="Arial" w:eastAsia="Arial" w:hAnsi="Arial" w:cs="Arial"/>
          <w:color w:val="000000"/>
          <w:sz w:val="22"/>
          <w:szCs w:val="22"/>
        </w:rPr>
        <w:tag w:val="MENDELEY_BIBLIOGRAPHY"/>
        <w:id w:val="-352494101"/>
        <w:placeholder>
          <w:docPart w:val="DefaultPlaceholder_-1854013440"/>
        </w:placeholder>
      </w:sdtPr>
      <w:sdtEndPr>
        <w:rPr>
          <w:color w:val="000000" w:themeColor="text1"/>
        </w:rPr>
      </w:sdtEndPr>
      <w:sdtContent>
        <w:p w14:paraId="55BA25D4" w14:textId="77777777" w:rsidR="008D00B0" w:rsidRDefault="008D00B0" w:rsidP="55F015EE">
          <w:pPr>
            <w:autoSpaceDE w:val="0"/>
            <w:autoSpaceDN w:val="0"/>
            <w:ind w:hanging="640"/>
            <w:divId w:val="2107380478"/>
            <w:rPr>
              <w:rFonts w:ascii="Arial" w:eastAsia="Arial" w:hAnsi="Arial" w:cs="Arial"/>
              <w:sz w:val="22"/>
              <w:szCs w:val="22"/>
            </w:rPr>
          </w:pPr>
          <w:r w:rsidRPr="0952260A">
            <w:rPr>
              <w:rFonts w:ascii="Arial" w:eastAsia="Arial" w:hAnsi="Arial" w:cs="Arial"/>
              <w:sz w:val="22"/>
              <w:szCs w:val="22"/>
            </w:rPr>
            <w:t>1.</w:t>
          </w:r>
          <w:r>
            <w:tab/>
          </w:r>
          <w:r w:rsidRPr="0952260A">
            <w:rPr>
              <w:rFonts w:ascii="Arial" w:eastAsia="Arial" w:hAnsi="Arial" w:cs="Arial"/>
              <w:sz w:val="22"/>
              <w:szCs w:val="22"/>
            </w:rPr>
            <w:t xml:space="preserve">Eggertsson, H. P. </w:t>
          </w:r>
          <w:r w:rsidRPr="0952260A">
            <w:rPr>
              <w:rFonts w:ascii="Arial" w:eastAsia="Arial" w:hAnsi="Arial" w:cs="Arial"/>
              <w:i/>
              <w:sz w:val="22"/>
              <w:szCs w:val="22"/>
            </w:rPr>
            <w:t>et al.</w:t>
          </w:r>
          <w:r w:rsidRPr="0952260A">
            <w:rPr>
              <w:rFonts w:ascii="Arial" w:eastAsia="Arial" w:hAnsi="Arial" w:cs="Arial"/>
              <w:sz w:val="22"/>
              <w:szCs w:val="22"/>
            </w:rPr>
            <w:t xml:space="preserve"> </w:t>
          </w:r>
          <w:proofErr w:type="spellStart"/>
          <w:r w:rsidRPr="0952260A">
            <w:rPr>
              <w:rFonts w:ascii="Arial" w:eastAsia="Arial" w:hAnsi="Arial" w:cs="Arial"/>
              <w:sz w:val="22"/>
              <w:szCs w:val="22"/>
            </w:rPr>
            <w:t>Graphtyper</w:t>
          </w:r>
          <w:proofErr w:type="spellEnd"/>
          <w:r w:rsidRPr="0952260A">
            <w:rPr>
              <w:rFonts w:ascii="Arial" w:eastAsia="Arial" w:hAnsi="Arial" w:cs="Arial"/>
              <w:sz w:val="22"/>
              <w:szCs w:val="22"/>
            </w:rPr>
            <w:t xml:space="preserve"> enables population-scale genotyping using pangenome graphs. </w:t>
          </w:r>
          <w:r w:rsidRPr="0952260A">
            <w:rPr>
              <w:rFonts w:ascii="Arial" w:eastAsia="Arial" w:hAnsi="Arial" w:cs="Arial"/>
              <w:i/>
              <w:sz w:val="22"/>
              <w:szCs w:val="22"/>
            </w:rPr>
            <w:t>Nat Genet</w:t>
          </w:r>
          <w:r w:rsidRPr="0952260A">
            <w:rPr>
              <w:rFonts w:ascii="Arial" w:eastAsia="Arial" w:hAnsi="Arial" w:cs="Arial"/>
              <w:sz w:val="22"/>
              <w:szCs w:val="22"/>
            </w:rPr>
            <w:t xml:space="preserve"> </w:t>
          </w:r>
          <w:r w:rsidRPr="0952260A">
            <w:rPr>
              <w:rFonts w:ascii="Arial" w:eastAsia="Arial" w:hAnsi="Arial" w:cs="Arial"/>
              <w:b/>
              <w:sz w:val="22"/>
              <w:szCs w:val="22"/>
            </w:rPr>
            <w:t>49</w:t>
          </w:r>
          <w:r w:rsidRPr="0952260A">
            <w:rPr>
              <w:rFonts w:ascii="Arial" w:eastAsia="Arial" w:hAnsi="Arial" w:cs="Arial"/>
              <w:sz w:val="22"/>
              <w:szCs w:val="22"/>
            </w:rPr>
            <w:t>, 1654–1660 (2017).</w:t>
          </w:r>
        </w:p>
        <w:p w14:paraId="614A103A" w14:textId="77777777" w:rsidR="008D00B0" w:rsidRDefault="008D00B0" w:rsidP="55F015EE">
          <w:pPr>
            <w:autoSpaceDE w:val="0"/>
            <w:autoSpaceDN w:val="0"/>
            <w:ind w:hanging="640"/>
            <w:divId w:val="1800369831"/>
            <w:rPr>
              <w:rFonts w:ascii="Arial" w:eastAsia="Arial" w:hAnsi="Arial" w:cs="Arial"/>
              <w:sz w:val="22"/>
              <w:szCs w:val="22"/>
            </w:rPr>
          </w:pPr>
          <w:r w:rsidRPr="0952260A">
            <w:rPr>
              <w:rFonts w:ascii="Arial" w:eastAsia="Arial" w:hAnsi="Arial" w:cs="Arial"/>
              <w:sz w:val="22"/>
              <w:szCs w:val="22"/>
              <w:lang w:val="de-DE"/>
            </w:rPr>
            <w:t>2.</w:t>
          </w:r>
          <w:r>
            <w:tab/>
          </w:r>
          <w:proofErr w:type="spellStart"/>
          <w:r w:rsidRPr="0952260A">
            <w:rPr>
              <w:rFonts w:ascii="Arial" w:eastAsia="Arial" w:hAnsi="Arial" w:cs="Arial"/>
              <w:sz w:val="22"/>
              <w:szCs w:val="22"/>
              <w:lang w:val="de-DE"/>
            </w:rPr>
            <w:t>Regier</w:t>
          </w:r>
          <w:proofErr w:type="spellEnd"/>
          <w:r w:rsidRPr="0952260A">
            <w:rPr>
              <w:rFonts w:ascii="Arial" w:eastAsia="Arial" w:hAnsi="Arial" w:cs="Arial"/>
              <w:sz w:val="22"/>
              <w:szCs w:val="22"/>
              <w:lang w:val="de-DE"/>
            </w:rPr>
            <w:t xml:space="preserve">, A. A. </w:t>
          </w:r>
          <w:r w:rsidRPr="0952260A">
            <w:rPr>
              <w:rFonts w:ascii="Arial" w:eastAsia="Arial" w:hAnsi="Arial" w:cs="Arial"/>
              <w:i/>
              <w:sz w:val="22"/>
              <w:szCs w:val="22"/>
              <w:lang w:val="de-DE"/>
            </w:rPr>
            <w:t>et al.</w:t>
          </w:r>
          <w:r w:rsidRPr="0952260A">
            <w:rPr>
              <w:rFonts w:ascii="Arial" w:eastAsia="Arial" w:hAnsi="Arial" w:cs="Arial"/>
              <w:sz w:val="22"/>
              <w:szCs w:val="22"/>
              <w:lang w:val="de-DE"/>
            </w:rPr>
            <w:t xml:space="preserve"> </w:t>
          </w:r>
          <w:r w:rsidRPr="0952260A">
            <w:rPr>
              <w:rFonts w:ascii="Arial" w:eastAsia="Arial" w:hAnsi="Arial" w:cs="Arial"/>
              <w:sz w:val="22"/>
              <w:szCs w:val="22"/>
            </w:rPr>
            <w:t xml:space="preserve">Functional equivalence of genome sequencing analysis pipelines enables harmonized variant calling across human genetics projects. </w:t>
          </w:r>
          <w:r w:rsidRPr="0952260A">
            <w:rPr>
              <w:rFonts w:ascii="Arial" w:eastAsia="Arial" w:hAnsi="Arial" w:cs="Arial"/>
              <w:i/>
              <w:sz w:val="22"/>
              <w:szCs w:val="22"/>
            </w:rPr>
            <w:t>Nature Communications 2018 9:1</w:t>
          </w:r>
          <w:r w:rsidRPr="0952260A">
            <w:rPr>
              <w:rFonts w:ascii="Arial" w:eastAsia="Arial" w:hAnsi="Arial" w:cs="Arial"/>
              <w:sz w:val="22"/>
              <w:szCs w:val="22"/>
            </w:rPr>
            <w:t xml:space="preserve"> </w:t>
          </w:r>
          <w:r w:rsidRPr="0952260A">
            <w:rPr>
              <w:rFonts w:ascii="Arial" w:eastAsia="Arial" w:hAnsi="Arial" w:cs="Arial"/>
              <w:b/>
              <w:sz w:val="22"/>
              <w:szCs w:val="22"/>
            </w:rPr>
            <w:t>9</w:t>
          </w:r>
          <w:r w:rsidRPr="0952260A">
            <w:rPr>
              <w:rFonts w:ascii="Arial" w:eastAsia="Arial" w:hAnsi="Arial" w:cs="Arial"/>
              <w:sz w:val="22"/>
              <w:szCs w:val="22"/>
            </w:rPr>
            <w:t>, 1–8 (2018).</w:t>
          </w:r>
        </w:p>
        <w:p w14:paraId="715D7595" w14:textId="77777777" w:rsidR="008D00B0" w:rsidRDefault="008D00B0" w:rsidP="55F015EE">
          <w:pPr>
            <w:autoSpaceDE w:val="0"/>
            <w:autoSpaceDN w:val="0"/>
            <w:ind w:hanging="640"/>
            <w:divId w:val="1493640374"/>
            <w:rPr>
              <w:rFonts w:ascii="Arial" w:eastAsia="Arial" w:hAnsi="Arial" w:cs="Arial"/>
              <w:sz w:val="22"/>
              <w:szCs w:val="22"/>
            </w:rPr>
          </w:pPr>
          <w:r w:rsidRPr="0952260A">
            <w:rPr>
              <w:rFonts w:ascii="Arial" w:eastAsia="Arial" w:hAnsi="Arial" w:cs="Arial"/>
              <w:sz w:val="22"/>
              <w:szCs w:val="22"/>
            </w:rPr>
            <w:t>3.</w:t>
          </w:r>
          <w:r>
            <w:tab/>
          </w:r>
          <w:r w:rsidRPr="0952260A">
            <w:rPr>
              <w:rFonts w:ascii="Arial" w:eastAsia="Arial" w:hAnsi="Arial" w:cs="Arial"/>
              <w:sz w:val="22"/>
              <w:szCs w:val="22"/>
            </w:rPr>
            <w:t xml:space="preserve">McKenna, A. </w:t>
          </w:r>
          <w:r w:rsidRPr="0952260A">
            <w:rPr>
              <w:rFonts w:ascii="Arial" w:eastAsia="Arial" w:hAnsi="Arial" w:cs="Arial"/>
              <w:i/>
              <w:sz w:val="22"/>
              <w:szCs w:val="22"/>
            </w:rPr>
            <w:t>et al.</w:t>
          </w:r>
          <w:r w:rsidRPr="0952260A">
            <w:rPr>
              <w:rFonts w:ascii="Arial" w:eastAsia="Arial" w:hAnsi="Arial" w:cs="Arial"/>
              <w:sz w:val="22"/>
              <w:szCs w:val="22"/>
            </w:rPr>
            <w:t xml:space="preserve"> The Genome Analysis Toolkit: a MapReduce framework for analyzing next-generation DNA sequencing data. </w:t>
          </w:r>
          <w:r w:rsidRPr="0952260A">
            <w:rPr>
              <w:rFonts w:ascii="Arial" w:eastAsia="Arial" w:hAnsi="Arial" w:cs="Arial"/>
              <w:i/>
              <w:sz w:val="22"/>
              <w:szCs w:val="22"/>
            </w:rPr>
            <w:t>Genome Res</w:t>
          </w:r>
          <w:r w:rsidRPr="0952260A">
            <w:rPr>
              <w:rFonts w:ascii="Arial" w:eastAsia="Arial" w:hAnsi="Arial" w:cs="Arial"/>
              <w:sz w:val="22"/>
              <w:szCs w:val="22"/>
            </w:rPr>
            <w:t xml:space="preserve"> </w:t>
          </w:r>
          <w:r w:rsidRPr="0952260A">
            <w:rPr>
              <w:rFonts w:ascii="Arial" w:eastAsia="Arial" w:hAnsi="Arial" w:cs="Arial"/>
              <w:b/>
              <w:sz w:val="22"/>
              <w:szCs w:val="22"/>
            </w:rPr>
            <w:t>20</w:t>
          </w:r>
          <w:r w:rsidRPr="0952260A">
            <w:rPr>
              <w:rFonts w:ascii="Arial" w:eastAsia="Arial" w:hAnsi="Arial" w:cs="Arial"/>
              <w:sz w:val="22"/>
              <w:szCs w:val="22"/>
            </w:rPr>
            <w:t>, 1297–1303 (2010).</w:t>
          </w:r>
        </w:p>
        <w:p w14:paraId="2974C047" w14:textId="77777777" w:rsidR="008D00B0" w:rsidRDefault="008D00B0" w:rsidP="55F015EE">
          <w:pPr>
            <w:autoSpaceDE w:val="0"/>
            <w:autoSpaceDN w:val="0"/>
            <w:ind w:hanging="640"/>
            <w:divId w:val="1520505759"/>
            <w:rPr>
              <w:rFonts w:ascii="Arial" w:eastAsia="Arial" w:hAnsi="Arial" w:cs="Arial"/>
              <w:sz w:val="22"/>
              <w:szCs w:val="22"/>
            </w:rPr>
          </w:pPr>
          <w:r w:rsidRPr="0952260A">
            <w:rPr>
              <w:rFonts w:ascii="Arial" w:eastAsia="Arial" w:hAnsi="Arial" w:cs="Arial"/>
              <w:sz w:val="22"/>
              <w:szCs w:val="22"/>
            </w:rPr>
            <w:t>4.</w:t>
          </w:r>
          <w:r>
            <w:tab/>
          </w:r>
          <w:r w:rsidRPr="0952260A">
            <w:rPr>
              <w:rFonts w:ascii="Arial" w:eastAsia="Arial" w:hAnsi="Arial" w:cs="Arial"/>
              <w:sz w:val="22"/>
              <w:szCs w:val="22"/>
            </w:rPr>
            <w:t>Li, H. Aligning sequence reads, clone sequences and assembly contigs with BWA-MEM. (2013).</w:t>
          </w:r>
        </w:p>
        <w:p w14:paraId="7F01340A" w14:textId="77777777" w:rsidR="008D00B0" w:rsidRDefault="008D00B0" w:rsidP="55F015EE">
          <w:pPr>
            <w:autoSpaceDE w:val="0"/>
            <w:autoSpaceDN w:val="0"/>
            <w:ind w:hanging="640"/>
            <w:divId w:val="1436361589"/>
            <w:rPr>
              <w:rFonts w:ascii="Arial" w:eastAsia="Arial" w:hAnsi="Arial" w:cs="Arial"/>
              <w:sz w:val="22"/>
              <w:szCs w:val="22"/>
            </w:rPr>
          </w:pPr>
          <w:r w:rsidRPr="0952260A">
            <w:rPr>
              <w:rFonts w:ascii="Arial" w:eastAsia="Arial" w:hAnsi="Arial" w:cs="Arial"/>
              <w:sz w:val="22"/>
              <w:szCs w:val="22"/>
            </w:rPr>
            <w:t>5.</w:t>
          </w:r>
          <w:r>
            <w:tab/>
          </w:r>
          <w:r w:rsidRPr="0952260A">
            <w:rPr>
              <w:rFonts w:ascii="Arial" w:eastAsia="Arial" w:hAnsi="Arial" w:cs="Arial"/>
              <w:sz w:val="22"/>
              <w:szCs w:val="22"/>
            </w:rPr>
            <w:t xml:space="preserve">Schneider, V. A. </w:t>
          </w:r>
          <w:r w:rsidRPr="0952260A">
            <w:rPr>
              <w:rFonts w:ascii="Arial" w:eastAsia="Arial" w:hAnsi="Arial" w:cs="Arial"/>
              <w:i/>
              <w:sz w:val="22"/>
              <w:szCs w:val="22"/>
            </w:rPr>
            <w:t>et al.</w:t>
          </w:r>
          <w:r w:rsidRPr="0952260A">
            <w:rPr>
              <w:rFonts w:ascii="Arial" w:eastAsia="Arial" w:hAnsi="Arial" w:cs="Arial"/>
              <w:sz w:val="22"/>
              <w:szCs w:val="22"/>
            </w:rPr>
            <w:t xml:space="preserve"> Evaluation of GRCh38 and de novo haploid genome assemblies demonstrates the enduring quality of the reference assembly. </w:t>
          </w:r>
          <w:r w:rsidRPr="0952260A">
            <w:rPr>
              <w:rFonts w:ascii="Arial" w:eastAsia="Arial" w:hAnsi="Arial" w:cs="Arial"/>
              <w:i/>
              <w:sz w:val="22"/>
              <w:szCs w:val="22"/>
            </w:rPr>
            <w:t>Genome Res</w:t>
          </w:r>
          <w:r w:rsidRPr="0952260A">
            <w:rPr>
              <w:rFonts w:ascii="Arial" w:eastAsia="Arial" w:hAnsi="Arial" w:cs="Arial"/>
              <w:sz w:val="22"/>
              <w:szCs w:val="22"/>
            </w:rPr>
            <w:t xml:space="preserve"> </w:t>
          </w:r>
          <w:r w:rsidRPr="0952260A">
            <w:rPr>
              <w:rFonts w:ascii="Arial" w:eastAsia="Arial" w:hAnsi="Arial" w:cs="Arial"/>
              <w:b/>
              <w:sz w:val="22"/>
              <w:szCs w:val="22"/>
            </w:rPr>
            <w:t>27</w:t>
          </w:r>
          <w:r w:rsidRPr="0952260A">
            <w:rPr>
              <w:rFonts w:ascii="Arial" w:eastAsia="Arial" w:hAnsi="Arial" w:cs="Arial"/>
              <w:sz w:val="22"/>
              <w:szCs w:val="22"/>
            </w:rPr>
            <w:t>, 849–864 (2017).</w:t>
          </w:r>
        </w:p>
        <w:p w14:paraId="6C365213" w14:textId="77777777" w:rsidR="008D00B0" w:rsidRDefault="008D00B0" w:rsidP="55F015EE">
          <w:pPr>
            <w:autoSpaceDE w:val="0"/>
            <w:autoSpaceDN w:val="0"/>
            <w:ind w:hanging="640"/>
            <w:divId w:val="1144129406"/>
            <w:rPr>
              <w:rFonts w:ascii="Arial" w:eastAsia="Arial" w:hAnsi="Arial" w:cs="Arial"/>
              <w:sz w:val="22"/>
              <w:szCs w:val="22"/>
            </w:rPr>
          </w:pPr>
          <w:r w:rsidRPr="0952260A">
            <w:rPr>
              <w:rFonts w:ascii="Arial" w:eastAsia="Arial" w:hAnsi="Arial" w:cs="Arial"/>
              <w:sz w:val="22"/>
              <w:szCs w:val="22"/>
            </w:rPr>
            <w:t>6.</w:t>
          </w:r>
          <w:r>
            <w:tab/>
          </w:r>
          <w:r w:rsidRPr="0952260A">
            <w:rPr>
              <w:rFonts w:ascii="Arial" w:eastAsia="Arial" w:hAnsi="Arial" w:cs="Arial"/>
              <w:sz w:val="22"/>
              <w:szCs w:val="22"/>
            </w:rPr>
            <w:t xml:space="preserve">Zook, J. M. </w:t>
          </w:r>
          <w:r w:rsidRPr="0952260A">
            <w:rPr>
              <w:rFonts w:ascii="Arial" w:eastAsia="Arial" w:hAnsi="Arial" w:cs="Arial"/>
              <w:i/>
              <w:sz w:val="22"/>
              <w:szCs w:val="22"/>
            </w:rPr>
            <w:t>et al.</w:t>
          </w:r>
          <w:r w:rsidRPr="0952260A">
            <w:rPr>
              <w:rFonts w:ascii="Arial" w:eastAsia="Arial" w:hAnsi="Arial" w:cs="Arial"/>
              <w:sz w:val="22"/>
              <w:szCs w:val="22"/>
            </w:rPr>
            <w:t xml:space="preserve"> An open resource for accurately benchmarking small variant and reference calls. </w:t>
          </w:r>
          <w:r w:rsidRPr="0952260A">
            <w:rPr>
              <w:rFonts w:ascii="Arial" w:eastAsia="Arial" w:hAnsi="Arial" w:cs="Arial"/>
              <w:i/>
              <w:sz w:val="22"/>
              <w:szCs w:val="22"/>
            </w:rPr>
            <w:t xml:space="preserve">Nat </w:t>
          </w:r>
          <w:proofErr w:type="spellStart"/>
          <w:r w:rsidRPr="0952260A">
            <w:rPr>
              <w:rFonts w:ascii="Arial" w:eastAsia="Arial" w:hAnsi="Arial" w:cs="Arial"/>
              <w:i/>
              <w:sz w:val="22"/>
              <w:szCs w:val="22"/>
            </w:rPr>
            <w:t>Biotechnol</w:t>
          </w:r>
          <w:proofErr w:type="spellEnd"/>
          <w:r w:rsidRPr="0952260A">
            <w:rPr>
              <w:rFonts w:ascii="Arial" w:eastAsia="Arial" w:hAnsi="Arial" w:cs="Arial"/>
              <w:sz w:val="22"/>
              <w:szCs w:val="22"/>
            </w:rPr>
            <w:t xml:space="preserve"> </w:t>
          </w:r>
          <w:r w:rsidRPr="0952260A">
            <w:rPr>
              <w:rFonts w:ascii="Arial" w:eastAsia="Arial" w:hAnsi="Arial" w:cs="Arial"/>
              <w:b/>
              <w:sz w:val="22"/>
              <w:szCs w:val="22"/>
            </w:rPr>
            <w:t>37</w:t>
          </w:r>
          <w:r w:rsidRPr="0952260A">
            <w:rPr>
              <w:rFonts w:ascii="Arial" w:eastAsia="Arial" w:hAnsi="Arial" w:cs="Arial"/>
              <w:sz w:val="22"/>
              <w:szCs w:val="22"/>
            </w:rPr>
            <w:t>, 561–566 (2019).</w:t>
          </w:r>
        </w:p>
        <w:p w14:paraId="7AF79936" w14:textId="77777777" w:rsidR="008D00B0" w:rsidRDefault="008D00B0" w:rsidP="55F015EE">
          <w:pPr>
            <w:autoSpaceDE w:val="0"/>
            <w:autoSpaceDN w:val="0"/>
            <w:ind w:hanging="640"/>
            <w:divId w:val="1713917282"/>
            <w:rPr>
              <w:rFonts w:ascii="Arial" w:eastAsia="Arial" w:hAnsi="Arial" w:cs="Arial"/>
              <w:sz w:val="22"/>
              <w:szCs w:val="22"/>
            </w:rPr>
          </w:pPr>
          <w:r w:rsidRPr="0952260A">
            <w:rPr>
              <w:rFonts w:ascii="Arial" w:eastAsia="Arial" w:hAnsi="Arial" w:cs="Arial"/>
              <w:sz w:val="22"/>
              <w:szCs w:val="22"/>
            </w:rPr>
            <w:t>7.</w:t>
          </w:r>
          <w:r>
            <w:tab/>
          </w:r>
          <w:r w:rsidRPr="0952260A">
            <w:rPr>
              <w:rFonts w:ascii="Arial" w:eastAsia="Arial" w:hAnsi="Arial" w:cs="Arial"/>
              <w:sz w:val="22"/>
              <w:szCs w:val="22"/>
            </w:rPr>
            <w:t xml:space="preserve">Li, H. </w:t>
          </w:r>
          <w:r w:rsidRPr="0952260A">
            <w:rPr>
              <w:rFonts w:ascii="Arial" w:eastAsia="Arial" w:hAnsi="Arial" w:cs="Arial"/>
              <w:i/>
              <w:sz w:val="22"/>
              <w:szCs w:val="22"/>
            </w:rPr>
            <w:t>et al.</w:t>
          </w:r>
          <w:r w:rsidRPr="0952260A">
            <w:rPr>
              <w:rFonts w:ascii="Arial" w:eastAsia="Arial" w:hAnsi="Arial" w:cs="Arial"/>
              <w:sz w:val="22"/>
              <w:szCs w:val="22"/>
            </w:rPr>
            <w:t xml:space="preserve"> The sequence alignment/map format and </w:t>
          </w:r>
          <w:proofErr w:type="spellStart"/>
          <w:r w:rsidRPr="0952260A">
            <w:rPr>
              <w:rFonts w:ascii="Arial" w:eastAsia="Arial" w:hAnsi="Arial" w:cs="Arial"/>
              <w:sz w:val="22"/>
              <w:szCs w:val="22"/>
            </w:rPr>
            <w:t>SAMtools</w:t>
          </w:r>
          <w:proofErr w:type="spellEnd"/>
          <w:r w:rsidRPr="0952260A">
            <w:rPr>
              <w:rFonts w:ascii="Arial" w:eastAsia="Arial" w:hAnsi="Arial" w:cs="Arial"/>
              <w:sz w:val="22"/>
              <w:szCs w:val="22"/>
            </w:rPr>
            <w:t xml:space="preserve">. </w:t>
          </w:r>
          <w:r w:rsidRPr="0952260A">
            <w:rPr>
              <w:rFonts w:ascii="Arial" w:eastAsia="Arial" w:hAnsi="Arial" w:cs="Arial"/>
              <w:i/>
              <w:sz w:val="22"/>
              <w:szCs w:val="22"/>
            </w:rPr>
            <w:t>Bioinformatics</w:t>
          </w:r>
          <w:r w:rsidRPr="0952260A">
            <w:rPr>
              <w:rFonts w:ascii="Arial" w:eastAsia="Arial" w:hAnsi="Arial" w:cs="Arial"/>
              <w:sz w:val="22"/>
              <w:szCs w:val="22"/>
            </w:rPr>
            <w:t xml:space="preserve"> </w:t>
          </w:r>
          <w:r w:rsidRPr="0952260A">
            <w:rPr>
              <w:rFonts w:ascii="Arial" w:eastAsia="Arial" w:hAnsi="Arial" w:cs="Arial"/>
              <w:b/>
              <w:sz w:val="22"/>
              <w:szCs w:val="22"/>
            </w:rPr>
            <w:t>25</w:t>
          </w:r>
          <w:r w:rsidRPr="0952260A">
            <w:rPr>
              <w:rFonts w:ascii="Arial" w:eastAsia="Arial" w:hAnsi="Arial" w:cs="Arial"/>
              <w:sz w:val="22"/>
              <w:szCs w:val="22"/>
            </w:rPr>
            <w:t>, 2078–2079 (2009).</w:t>
          </w:r>
        </w:p>
        <w:p w14:paraId="07BDA5A1" w14:textId="77777777" w:rsidR="008D00B0" w:rsidRDefault="008D00B0" w:rsidP="55F015EE">
          <w:pPr>
            <w:autoSpaceDE w:val="0"/>
            <w:autoSpaceDN w:val="0"/>
            <w:ind w:hanging="640"/>
            <w:divId w:val="904609312"/>
            <w:rPr>
              <w:rFonts w:ascii="Arial" w:eastAsia="Arial" w:hAnsi="Arial" w:cs="Arial"/>
              <w:sz w:val="22"/>
              <w:szCs w:val="22"/>
            </w:rPr>
          </w:pPr>
          <w:r w:rsidRPr="0952260A">
            <w:rPr>
              <w:rFonts w:ascii="Arial" w:eastAsia="Arial" w:hAnsi="Arial" w:cs="Arial"/>
              <w:sz w:val="22"/>
              <w:szCs w:val="22"/>
            </w:rPr>
            <w:t>8.</w:t>
          </w:r>
          <w:r>
            <w:tab/>
          </w:r>
          <w:r w:rsidRPr="0952260A">
            <w:rPr>
              <w:rFonts w:ascii="Arial" w:eastAsia="Arial" w:hAnsi="Arial" w:cs="Arial"/>
              <w:sz w:val="22"/>
              <w:szCs w:val="22"/>
            </w:rPr>
            <w:t xml:space="preserve">Eggertsson, H. P. </w:t>
          </w:r>
          <w:r w:rsidRPr="0952260A">
            <w:rPr>
              <w:rFonts w:ascii="Arial" w:eastAsia="Arial" w:hAnsi="Arial" w:cs="Arial"/>
              <w:i/>
              <w:sz w:val="22"/>
              <w:szCs w:val="22"/>
            </w:rPr>
            <w:t>et al.</w:t>
          </w:r>
          <w:r w:rsidRPr="0952260A">
            <w:rPr>
              <w:rFonts w:ascii="Arial" w:eastAsia="Arial" w:hAnsi="Arial" w:cs="Arial"/>
              <w:sz w:val="22"/>
              <w:szCs w:val="22"/>
            </w:rPr>
            <w:t xml:space="preserve"> GraphTyper2 enables population-scale genotyping of structural variation using pangenome graphs. </w:t>
          </w:r>
          <w:r w:rsidRPr="0952260A">
            <w:rPr>
              <w:rFonts w:ascii="Arial" w:eastAsia="Arial" w:hAnsi="Arial" w:cs="Arial"/>
              <w:i/>
              <w:sz w:val="22"/>
              <w:szCs w:val="22"/>
            </w:rPr>
            <w:t>Nat Commun</w:t>
          </w:r>
          <w:r w:rsidRPr="0952260A">
            <w:rPr>
              <w:rFonts w:ascii="Arial" w:eastAsia="Arial" w:hAnsi="Arial" w:cs="Arial"/>
              <w:sz w:val="22"/>
              <w:szCs w:val="22"/>
            </w:rPr>
            <w:t xml:space="preserve"> </w:t>
          </w:r>
          <w:r w:rsidRPr="0952260A">
            <w:rPr>
              <w:rFonts w:ascii="Arial" w:eastAsia="Arial" w:hAnsi="Arial" w:cs="Arial"/>
              <w:b/>
              <w:sz w:val="22"/>
              <w:szCs w:val="22"/>
            </w:rPr>
            <w:t>To Appear</w:t>
          </w:r>
          <w:r w:rsidRPr="0952260A">
            <w:rPr>
              <w:rFonts w:ascii="Arial" w:eastAsia="Arial" w:hAnsi="Arial" w:cs="Arial"/>
              <w:sz w:val="22"/>
              <w:szCs w:val="22"/>
            </w:rPr>
            <w:t>, (2019).</w:t>
          </w:r>
        </w:p>
        <w:p w14:paraId="1187D274" w14:textId="77777777" w:rsidR="008D00B0" w:rsidRDefault="008D00B0" w:rsidP="55F015EE">
          <w:pPr>
            <w:autoSpaceDE w:val="0"/>
            <w:autoSpaceDN w:val="0"/>
            <w:ind w:hanging="640"/>
            <w:divId w:val="1806238255"/>
            <w:rPr>
              <w:rFonts w:ascii="Arial" w:eastAsia="Arial" w:hAnsi="Arial" w:cs="Arial"/>
              <w:sz w:val="22"/>
              <w:szCs w:val="22"/>
            </w:rPr>
          </w:pPr>
          <w:r w:rsidRPr="0952260A">
            <w:rPr>
              <w:rFonts w:ascii="Arial" w:eastAsia="Arial" w:hAnsi="Arial" w:cs="Arial"/>
              <w:sz w:val="22"/>
              <w:szCs w:val="22"/>
            </w:rPr>
            <w:t>9.</w:t>
          </w:r>
          <w:r>
            <w:tab/>
          </w:r>
          <w:r w:rsidRPr="0952260A">
            <w:rPr>
              <w:rFonts w:ascii="Arial" w:eastAsia="Arial" w:hAnsi="Arial" w:cs="Arial"/>
              <w:sz w:val="22"/>
              <w:szCs w:val="22"/>
            </w:rPr>
            <w:t xml:space="preserve">Halldorsson, B. V. </w:t>
          </w:r>
          <w:r w:rsidRPr="0952260A">
            <w:rPr>
              <w:rFonts w:ascii="Arial" w:eastAsia="Arial" w:hAnsi="Arial" w:cs="Arial"/>
              <w:i/>
              <w:sz w:val="22"/>
              <w:szCs w:val="22"/>
            </w:rPr>
            <w:t>et al.</w:t>
          </w:r>
          <w:r w:rsidRPr="0952260A">
            <w:rPr>
              <w:rFonts w:ascii="Arial" w:eastAsia="Arial" w:hAnsi="Arial" w:cs="Arial"/>
              <w:sz w:val="22"/>
              <w:szCs w:val="22"/>
            </w:rPr>
            <w:t xml:space="preserve"> The sequences of 150,119 genomes in the UK Biobank. </w:t>
          </w:r>
          <w:r w:rsidRPr="0952260A">
            <w:rPr>
              <w:rFonts w:ascii="Arial" w:eastAsia="Arial" w:hAnsi="Arial" w:cs="Arial"/>
              <w:i/>
              <w:sz w:val="22"/>
              <w:szCs w:val="22"/>
            </w:rPr>
            <w:t>Nature 2022 607:7920</w:t>
          </w:r>
          <w:r w:rsidRPr="0952260A">
            <w:rPr>
              <w:rFonts w:ascii="Arial" w:eastAsia="Arial" w:hAnsi="Arial" w:cs="Arial"/>
              <w:sz w:val="22"/>
              <w:szCs w:val="22"/>
            </w:rPr>
            <w:t xml:space="preserve"> </w:t>
          </w:r>
          <w:r w:rsidRPr="0952260A">
            <w:rPr>
              <w:rFonts w:ascii="Arial" w:eastAsia="Arial" w:hAnsi="Arial" w:cs="Arial"/>
              <w:b/>
              <w:sz w:val="22"/>
              <w:szCs w:val="22"/>
            </w:rPr>
            <w:t>607</w:t>
          </w:r>
          <w:r w:rsidRPr="0952260A">
            <w:rPr>
              <w:rFonts w:ascii="Arial" w:eastAsia="Arial" w:hAnsi="Arial" w:cs="Arial"/>
              <w:sz w:val="22"/>
              <w:szCs w:val="22"/>
            </w:rPr>
            <w:t>, 732–740 (2022).</w:t>
          </w:r>
        </w:p>
        <w:p w14:paraId="22A17220" w14:textId="77777777" w:rsidR="008D00B0" w:rsidRDefault="008D00B0" w:rsidP="55F015EE">
          <w:pPr>
            <w:autoSpaceDE w:val="0"/>
            <w:autoSpaceDN w:val="0"/>
            <w:ind w:hanging="640"/>
            <w:divId w:val="518934872"/>
            <w:rPr>
              <w:rFonts w:ascii="Arial" w:eastAsia="Arial" w:hAnsi="Arial" w:cs="Arial"/>
              <w:sz w:val="22"/>
              <w:szCs w:val="22"/>
            </w:rPr>
          </w:pPr>
          <w:r w:rsidRPr="0952260A">
            <w:rPr>
              <w:rFonts w:ascii="Arial" w:eastAsia="Arial" w:hAnsi="Arial" w:cs="Arial"/>
              <w:sz w:val="22"/>
              <w:szCs w:val="22"/>
            </w:rPr>
            <w:t>10.</w:t>
          </w:r>
          <w:r>
            <w:tab/>
          </w:r>
          <w:r w:rsidRPr="0952260A">
            <w:rPr>
              <w:rFonts w:ascii="Arial" w:eastAsia="Arial" w:hAnsi="Arial" w:cs="Arial"/>
              <w:sz w:val="22"/>
              <w:szCs w:val="22"/>
            </w:rPr>
            <w:t xml:space="preserve">Burren, O. S. </w:t>
          </w:r>
          <w:r w:rsidRPr="0952260A">
            <w:rPr>
              <w:rFonts w:ascii="Arial" w:eastAsia="Arial" w:hAnsi="Arial" w:cs="Arial"/>
              <w:i/>
              <w:sz w:val="22"/>
              <w:szCs w:val="22"/>
            </w:rPr>
            <w:t>et al.</w:t>
          </w:r>
          <w:r w:rsidRPr="0952260A">
            <w:rPr>
              <w:rFonts w:ascii="Arial" w:eastAsia="Arial" w:hAnsi="Arial" w:cs="Arial"/>
              <w:sz w:val="22"/>
              <w:szCs w:val="22"/>
            </w:rPr>
            <w:t xml:space="preserve"> Genetic architecture of telomere length in 462,675 UK Biobank whole-genome sequences. </w:t>
          </w:r>
          <w:proofErr w:type="spellStart"/>
          <w:r w:rsidRPr="0952260A">
            <w:rPr>
              <w:rFonts w:ascii="Arial" w:eastAsia="Arial" w:hAnsi="Arial" w:cs="Arial"/>
              <w:i/>
              <w:sz w:val="22"/>
              <w:szCs w:val="22"/>
            </w:rPr>
            <w:t>medRxiv</w:t>
          </w:r>
          <w:proofErr w:type="spellEnd"/>
          <w:r w:rsidRPr="0952260A">
            <w:rPr>
              <w:rFonts w:ascii="Arial" w:eastAsia="Arial" w:hAnsi="Arial" w:cs="Arial"/>
              <w:sz w:val="22"/>
              <w:szCs w:val="22"/>
            </w:rPr>
            <w:t xml:space="preserve"> 2023.09.18.23295715 (2023) doi:10.1101/2023.09.18.23295715.</w:t>
          </w:r>
        </w:p>
        <w:p w14:paraId="26A40221" w14:textId="77777777" w:rsidR="008D00B0" w:rsidRDefault="008D00B0" w:rsidP="55F015EE">
          <w:pPr>
            <w:autoSpaceDE w:val="0"/>
            <w:autoSpaceDN w:val="0"/>
            <w:ind w:hanging="640"/>
            <w:divId w:val="298612054"/>
            <w:rPr>
              <w:rFonts w:ascii="Arial" w:eastAsia="Arial" w:hAnsi="Arial" w:cs="Arial"/>
              <w:sz w:val="22"/>
              <w:szCs w:val="22"/>
            </w:rPr>
          </w:pPr>
          <w:r w:rsidRPr="0952260A">
            <w:rPr>
              <w:rFonts w:ascii="Arial" w:eastAsia="Arial" w:hAnsi="Arial" w:cs="Arial"/>
              <w:sz w:val="22"/>
              <w:szCs w:val="22"/>
            </w:rPr>
            <w:t>11.</w:t>
          </w:r>
          <w:r>
            <w:tab/>
          </w:r>
          <w:r w:rsidRPr="0952260A">
            <w:rPr>
              <w:rFonts w:ascii="Arial" w:eastAsia="Arial" w:hAnsi="Arial" w:cs="Arial"/>
              <w:sz w:val="22"/>
              <w:szCs w:val="22"/>
            </w:rPr>
            <w:t xml:space="preserve">Wang, Q. </w:t>
          </w:r>
          <w:r w:rsidRPr="0952260A">
            <w:rPr>
              <w:rFonts w:ascii="Arial" w:eastAsia="Arial" w:hAnsi="Arial" w:cs="Arial"/>
              <w:i/>
              <w:sz w:val="22"/>
              <w:szCs w:val="22"/>
            </w:rPr>
            <w:t>et al.</w:t>
          </w:r>
          <w:r w:rsidRPr="0952260A">
            <w:rPr>
              <w:rFonts w:ascii="Arial" w:eastAsia="Arial" w:hAnsi="Arial" w:cs="Arial"/>
              <w:sz w:val="22"/>
              <w:szCs w:val="22"/>
            </w:rPr>
            <w:t xml:space="preserve"> </w:t>
          </w:r>
          <w:proofErr w:type="gramStart"/>
          <w:r w:rsidRPr="0952260A">
            <w:rPr>
              <w:rFonts w:ascii="Arial" w:eastAsia="Arial" w:hAnsi="Arial" w:cs="Arial"/>
              <w:sz w:val="22"/>
              <w:szCs w:val="22"/>
            </w:rPr>
            <w:t>Rare</w:t>
          </w:r>
          <w:proofErr w:type="gramEnd"/>
          <w:r w:rsidRPr="0952260A">
            <w:rPr>
              <w:rFonts w:ascii="Arial" w:eastAsia="Arial" w:hAnsi="Arial" w:cs="Arial"/>
              <w:sz w:val="22"/>
              <w:szCs w:val="22"/>
            </w:rPr>
            <w:t xml:space="preserve"> variant contribution to human disease in 281,104 UK Biobank exomes. </w:t>
          </w:r>
          <w:r w:rsidRPr="0952260A">
            <w:rPr>
              <w:rFonts w:ascii="Arial" w:eastAsia="Arial" w:hAnsi="Arial" w:cs="Arial"/>
              <w:b/>
              <w:sz w:val="22"/>
              <w:szCs w:val="22"/>
            </w:rPr>
            <w:t>597</w:t>
          </w:r>
          <w:r w:rsidRPr="0952260A">
            <w:rPr>
              <w:rFonts w:ascii="Arial" w:eastAsia="Arial" w:hAnsi="Arial" w:cs="Arial"/>
              <w:sz w:val="22"/>
              <w:szCs w:val="22"/>
            </w:rPr>
            <w:t>, (2021).</w:t>
          </w:r>
        </w:p>
        <w:p w14:paraId="7CF270EB" w14:textId="77777777" w:rsidR="008D00B0" w:rsidRDefault="008D00B0" w:rsidP="55F015EE">
          <w:pPr>
            <w:autoSpaceDE w:val="0"/>
            <w:autoSpaceDN w:val="0"/>
            <w:ind w:hanging="640"/>
            <w:divId w:val="621420528"/>
            <w:rPr>
              <w:rFonts w:ascii="Arial" w:eastAsia="Arial" w:hAnsi="Arial" w:cs="Arial"/>
              <w:sz w:val="22"/>
              <w:szCs w:val="22"/>
            </w:rPr>
          </w:pPr>
          <w:r w:rsidRPr="0952260A">
            <w:rPr>
              <w:rFonts w:ascii="Arial" w:eastAsia="Arial" w:hAnsi="Arial" w:cs="Arial"/>
              <w:sz w:val="22"/>
              <w:szCs w:val="22"/>
            </w:rPr>
            <w:t>12.</w:t>
          </w:r>
          <w:r>
            <w:tab/>
          </w:r>
          <w:r w:rsidRPr="0952260A">
            <w:rPr>
              <w:rFonts w:ascii="Arial" w:eastAsia="Arial" w:hAnsi="Arial" w:cs="Arial"/>
              <w:sz w:val="22"/>
              <w:szCs w:val="22"/>
            </w:rPr>
            <w:t xml:space="preserve">Cingolani, P. </w:t>
          </w:r>
          <w:r w:rsidRPr="0952260A">
            <w:rPr>
              <w:rFonts w:ascii="Arial" w:eastAsia="Arial" w:hAnsi="Arial" w:cs="Arial"/>
              <w:i/>
              <w:sz w:val="22"/>
              <w:szCs w:val="22"/>
            </w:rPr>
            <w:t>et al.</w:t>
          </w:r>
          <w:r w:rsidRPr="0952260A">
            <w:rPr>
              <w:rFonts w:ascii="Arial" w:eastAsia="Arial" w:hAnsi="Arial" w:cs="Arial"/>
              <w:sz w:val="22"/>
              <w:szCs w:val="22"/>
            </w:rPr>
            <w:t xml:space="preserve"> A program for annotating and predicting the effects of single nucleotide polymorphisms, </w:t>
          </w:r>
          <w:proofErr w:type="spellStart"/>
          <w:r w:rsidRPr="0952260A">
            <w:rPr>
              <w:rFonts w:ascii="Arial" w:eastAsia="Arial" w:hAnsi="Arial" w:cs="Arial"/>
              <w:sz w:val="22"/>
              <w:szCs w:val="22"/>
            </w:rPr>
            <w:t>SnpEff</w:t>
          </w:r>
          <w:proofErr w:type="spellEnd"/>
          <w:r w:rsidRPr="0952260A">
            <w:rPr>
              <w:rFonts w:ascii="Arial" w:eastAsia="Arial" w:hAnsi="Arial" w:cs="Arial"/>
              <w:sz w:val="22"/>
              <w:szCs w:val="22"/>
            </w:rPr>
            <w:t xml:space="preserve">: SNPs in the genome of Drosophila melanogaster strain w1118; iso-2; iso-3. </w:t>
          </w:r>
          <w:r w:rsidRPr="0952260A">
            <w:rPr>
              <w:rFonts w:ascii="Arial" w:eastAsia="Arial" w:hAnsi="Arial" w:cs="Arial"/>
              <w:i/>
              <w:sz w:val="22"/>
              <w:szCs w:val="22"/>
            </w:rPr>
            <w:t>Fly (Austin)</w:t>
          </w:r>
          <w:r w:rsidRPr="0952260A">
            <w:rPr>
              <w:rFonts w:ascii="Arial" w:eastAsia="Arial" w:hAnsi="Arial" w:cs="Arial"/>
              <w:sz w:val="22"/>
              <w:szCs w:val="22"/>
            </w:rPr>
            <w:t xml:space="preserve"> </w:t>
          </w:r>
          <w:r w:rsidRPr="0952260A">
            <w:rPr>
              <w:rFonts w:ascii="Arial" w:eastAsia="Arial" w:hAnsi="Arial" w:cs="Arial"/>
              <w:b/>
              <w:sz w:val="22"/>
              <w:szCs w:val="22"/>
            </w:rPr>
            <w:t>6</w:t>
          </w:r>
          <w:r w:rsidRPr="0952260A">
            <w:rPr>
              <w:rFonts w:ascii="Arial" w:eastAsia="Arial" w:hAnsi="Arial" w:cs="Arial"/>
              <w:sz w:val="22"/>
              <w:szCs w:val="22"/>
            </w:rPr>
            <w:t>, 80–92 (2012).</w:t>
          </w:r>
        </w:p>
        <w:p w14:paraId="7BE2EBC4" w14:textId="77777777" w:rsidR="008D00B0" w:rsidRDefault="008D00B0" w:rsidP="55F015EE">
          <w:pPr>
            <w:autoSpaceDE w:val="0"/>
            <w:autoSpaceDN w:val="0"/>
            <w:ind w:hanging="640"/>
            <w:divId w:val="305935045"/>
            <w:rPr>
              <w:rFonts w:ascii="Arial" w:eastAsia="Arial" w:hAnsi="Arial" w:cs="Arial"/>
              <w:sz w:val="22"/>
              <w:szCs w:val="22"/>
            </w:rPr>
          </w:pPr>
          <w:r w:rsidRPr="0952260A">
            <w:rPr>
              <w:rFonts w:ascii="Arial" w:eastAsia="Arial" w:hAnsi="Arial" w:cs="Arial"/>
              <w:sz w:val="22"/>
              <w:szCs w:val="22"/>
            </w:rPr>
            <w:t>13.</w:t>
          </w:r>
          <w:r>
            <w:tab/>
          </w:r>
          <w:proofErr w:type="spellStart"/>
          <w:r w:rsidRPr="0952260A">
            <w:rPr>
              <w:rFonts w:ascii="Arial" w:eastAsia="Arial" w:hAnsi="Arial" w:cs="Arial"/>
              <w:sz w:val="22"/>
              <w:szCs w:val="22"/>
            </w:rPr>
            <w:t>Zerbino</w:t>
          </w:r>
          <w:proofErr w:type="spellEnd"/>
          <w:r w:rsidRPr="0952260A">
            <w:rPr>
              <w:rFonts w:ascii="Arial" w:eastAsia="Arial" w:hAnsi="Arial" w:cs="Arial"/>
              <w:sz w:val="22"/>
              <w:szCs w:val="22"/>
            </w:rPr>
            <w:t xml:space="preserve">, D. R. </w:t>
          </w:r>
          <w:r w:rsidRPr="0952260A">
            <w:rPr>
              <w:rFonts w:ascii="Arial" w:eastAsia="Arial" w:hAnsi="Arial" w:cs="Arial"/>
              <w:i/>
              <w:sz w:val="22"/>
              <w:szCs w:val="22"/>
            </w:rPr>
            <w:t>et al.</w:t>
          </w:r>
          <w:r w:rsidRPr="0952260A">
            <w:rPr>
              <w:rFonts w:ascii="Arial" w:eastAsia="Arial" w:hAnsi="Arial" w:cs="Arial"/>
              <w:sz w:val="22"/>
              <w:szCs w:val="22"/>
            </w:rPr>
            <w:t xml:space="preserve"> </w:t>
          </w:r>
          <w:proofErr w:type="spellStart"/>
          <w:r w:rsidRPr="0952260A">
            <w:rPr>
              <w:rFonts w:ascii="Arial" w:eastAsia="Arial" w:hAnsi="Arial" w:cs="Arial"/>
              <w:sz w:val="22"/>
              <w:szCs w:val="22"/>
            </w:rPr>
            <w:t>Ensembl</w:t>
          </w:r>
          <w:proofErr w:type="spellEnd"/>
          <w:r w:rsidRPr="0952260A">
            <w:rPr>
              <w:rFonts w:ascii="Arial" w:eastAsia="Arial" w:hAnsi="Arial" w:cs="Arial"/>
              <w:sz w:val="22"/>
              <w:szCs w:val="22"/>
            </w:rPr>
            <w:t xml:space="preserve"> 2018. </w:t>
          </w:r>
          <w:r w:rsidRPr="0952260A">
            <w:rPr>
              <w:rFonts w:ascii="Arial" w:eastAsia="Arial" w:hAnsi="Arial" w:cs="Arial"/>
              <w:i/>
              <w:sz w:val="22"/>
              <w:szCs w:val="22"/>
            </w:rPr>
            <w:t>Nucleic Acids Res</w:t>
          </w:r>
          <w:r w:rsidRPr="0952260A">
            <w:rPr>
              <w:rFonts w:ascii="Arial" w:eastAsia="Arial" w:hAnsi="Arial" w:cs="Arial"/>
              <w:sz w:val="22"/>
              <w:szCs w:val="22"/>
            </w:rPr>
            <w:t xml:space="preserve"> </w:t>
          </w:r>
          <w:r w:rsidRPr="0952260A">
            <w:rPr>
              <w:rFonts w:ascii="Arial" w:eastAsia="Arial" w:hAnsi="Arial" w:cs="Arial"/>
              <w:b/>
              <w:sz w:val="22"/>
              <w:szCs w:val="22"/>
            </w:rPr>
            <w:t>46</w:t>
          </w:r>
          <w:r w:rsidRPr="0952260A">
            <w:rPr>
              <w:rFonts w:ascii="Arial" w:eastAsia="Arial" w:hAnsi="Arial" w:cs="Arial"/>
              <w:sz w:val="22"/>
              <w:szCs w:val="22"/>
            </w:rPr>
            <w:t>, D754–D761 (2018).</w:t>
          </w:r>
        </w:p>
        <w:p w14:paraId="4B7BBCE8" w14:textId="77777777" w:rsidR="008D00B0" w:rsidRDefault="008D00B0" w:rsidP="55F015EE">
          <w:pPr>
            <w:autoSpaceDE w:val="0"/>
            <w:autoSpaceDN w:val="0"/>
            <w:ind w:hanging="640"/>
            <w:divId w:val="535772377"/>
            <w:rPr>
              <w:rFonts w:ascii="Arial" w:eastAsia="Arial" w:hAnsi="Arial" w:cs="Arial"/>
              <w:sz w:val="22"/>
              <w:szCs w:val="22"/>
            </w:rPr>
          </w:pPr>
          <w:r w:rsidRPr="0952260A">
            <w:rPr>
              <w:rFonts w:ascii="Arial" w:eastAsia="Arial" w:hAnsi="Arial" w:cs="Arial"/>
              <w:sz w:val="22"/>
              <w:szCs w:val="22"/>
            </w:rPr>
            <w:t>14.</w:t>
          </w:r>
          <w:r>
            <w:tab/>
          </w:r>
          <w:r w:rsidRPr="0952260A">
            <w:rPr>
              <w:rFonts w:ascii="Arial" w:eastAsia="Arial" w:hAnsi="Arial" w:cs="Arial"/>
              <w:sz w:val="22"/>
              <w:szCs w:val="22"/>
            </w:rPr>
            <w:t xml:space="preserve">Ioannidis, N. M. </w:t>
          </w:r>
          <w:r w:rsidRPr="0952260A">
            <w:rPr>
              <w:rFonts w:ascii="Arial" w:eastAsia="Arial" w:hAnsi="Arial" w:cs="Arial"/>
              <w:i/>
              <w:sz w:val="22"/>
              <w:szCs w:val="22"/>
            </w:rPr>
            <w:t>et al.</w:t>
          </w:r>
          <w:r w:rsidRPr="0952260A">
            <w:rPr>
              <w:rFonts w:ascii="Arial" w:eastAsia="Arial" w:hAnsi="Arial" w:cs="Arial"/>
              <w:sz w:val="22"/>
              <w:szCs w:val="22"/>
            </w:rPr>
            <w:t xml:space="preserve"> REVEL: An Ensemble Method for Predicting the Pathogenicity of Rare Missense Variants. </w:t>
          </w:r>
          <w:r w:rsidRPr="0952260A">
            <w:rPr>
              <w:rFonts w:ascii="Arial" w:eastAsia="Arial" w:hAnsi="Arial" w:cs="Arial"/>
              <w:i/>
              <w:sz w:val="22"/>
              <w:szCs w:val="22"/>
            </w:rPr>
            <w:t>The American Journal of Human Genetics</w:t>
          </w:r>
          <w:r w:rsidRPr="0952260A">
            <w:rPr>
              <w:rFonts w:ascii="Arial" w:eastAsia="Arial" w:hAnsi="Arial" w:cs="Arial"/>
              <w:sz w:val="22"/>
              <w:szCs w:val="22"/>
            </w:rPr>
            <w:t xml:space="preserve"> </w:t>
          </w:r>
          <w:r w:rsidRPr="0952260A">
            <w:rPr>
              <w:rFonts w:ascii="Arial" w:eastAsia="Arial" w:hAnsi="Arial" w:cs="Arial"/>
              <w:b/>
              <w:sz w:val="22"/>
              <w:szCs w:val="22"/>
            </w:rPr>
            <w:t>99</w:t>
          </w:r>
          <w:r w:rsidRPr="0952260A">
            <w:rPr>
              <w:rFonts w:ascii="Arial" w:eastAsia="Arial" w:hAnsi="Arial" w:cs="Arial"/>
              <w:sz w:val="22"/>
              <w:szCs w:val="22"/>
            </w:rPr>
            <w:t>, 877–885 (2016).</w:t>
          </w:r>
        </w:p>
        <w:p w14:paraId="650AF01D" w14:textId="77777777" w:rsidR="008D00B0" w:rsidRDefault="008D00B0" w:rsidP="55F015EE">
          <w:pPr>
            <w:autoSpaceDE w:val="0"/>
            <w:autoSpaceDN w:val="0"/>
            <w:ind w:hanging="640"/>
            <w:divId w:val="1830902421"/>
            <w:rPr>
              <w:rFonts w:ascii="Arial" w:eastAsia="Arial" w:hAnsi="Arial" w:cs="Arial"/>
              <w:sz w:val="22"/>
              <w:szCs w:val="22"/>
            </w:rPr>
          </w:pPr>
          <w:r w:rsidRPr="0952260A">
            <w:rPr>
              <w:rFonts w:ascii="Arial" w:eastAsia="Arial" w:hAnsi="Arial" w:cs="Arial"/>
              <w:sz w:val="22"/>
              <w:szCs w:val="22"/>
            </w:rPr>
            <w:t>15.</w:t>
          </w:r>
          <w:r>
            <w:tab/>
          </w:r>
          <w:proofErr w:type="spellStart"/>
          <w:r w:rsidRPr="0952260A">
            <w:rPr>
              <w:rFonts w:ascii="Arial" w:eastAsia="Arial" w:hAnsi="Arial" w:cs="Arial"/>
              <w:sz w:val="22"/>
              <w:szCs w:val="22"/>
            </w:rPr>
            <w:t>Traynelis</w:t>
          </w:r>
          <w:proofErr w:type="spellEnd"/>
          <w:r w:rsidRPr="0952260A">
            <w:rPr>
              <w:rFonts w:ascii="Arial" w:eastAsia="Arial" w:hAnsi="Arial" w:cs="Arial"/>
              <w:sz w:val="22"/>
              <w:szCs w:val="22"/>
            </w:rPr>
            <w:t xml:space="preserve">, J. </w:t>
          </w:r>
          <w:r w:rsidRPr="0952260A">
            <w:rPr>
              <w:rFonts w:ascii="Arial" w:eastAsia="Arial" w:hAnsi="Arial" w:cs="Arial"/>
              <w:i/>
              <w:sz w:val="22"/>
              <w:szCs w:val="22"/>
            </w:rPr>
            <w:t>et al.</w:t>
          </w:r>
          <w:r w:rsidRPr="0952260A">
            <w:rPr>
              <w:rFonts w:ascii="Arial" w:eastAsia="Arial" w:hAnsi="Arial" w:cs="Arial"/>
              <w:sz w:val="22"/>
              <w:szCs w:val="22"/>
            </w:rPr>
            <w:t xml:space="preserve"> Optimizing genomic medicine in epilepsy through a gene-customized approach to missense variant interpretation. </w:t>
          </w:r>
          <w:r w:rsidRPr="0952260A">
            <w:rPr>
              <w:rFonts w:ascii="Arial" w:eastAsia="Arial" w:hAnsi="Arial" w:cs="Arial"/>
              <w:i/>
              <w:sz w:val="22"/>
              <w:szCs w:val="22"/>
            </w:rPr>
            <w:t>Genome Res</w:t>
          </w:r>
          <w:r w:rsidRPr="0952260A">
            <w:rPr>
              <w:rFonts w:ascii="Arial" w:eastAsia="Arial" w:hAnsi="Arial" w:cs="Arial"/>
              <w:sz w:val="22"/>
              <w:szCs w:val="22"/>
            </w:rPr>
            <w:t xml:space="preserve"> </w:t>
          </w:r>
          <w:r w:rsidRPr="0952260A">
            <w:rPr>
              <w:rFonts w:ascii="Arial" w:eastAsia="Arial" w:hAnsi="Arial" w:cs="Arial"/>
              <w:b/>
              <w:sz w:val="22"/>
              <w:szCs w:val="22"/>
            </w:rPr>
            <w:t>27</w:t>
          </w:r>
          <w:r w:rsidRPr="0952260A">
            <w:rPr>
              <w:rFonts w:ascii="Arial" w:eastAsia="Arial" w:hAnsi="Arial" w:cs="Arial"/>
              <w:sz w:val="22"/>
              <w:szCs w:val="22"/>
            </w:rPr>
            <w:t>, 1715–1729 (2017).</w:t>
          </w:r>
        </w:p>
        <w:p w14:paraId="6FAA6E96" w14:textId="77777777" w:rsidR="008D00B0" w:rsidRDefault="008D00B0" w:rsidP="55F015EE">
          <w:pPr>
            <w:autoSpaceDE w:val="0"/>
            <w:autoSpaceDN w:val="0"/>
            <w:ind w:hanging="640"/>
            <w:divId w:val="1674526406"/>
            <w:rPr>
              <w:rFonts w:ascii="Arial" w:eastAsia="Arial" w:hAnsi="Arial" w:cs="Arial"/>
              <w:sz w:val="22"/>
              <w:szCs w:val="22"/>
            </w:rPr>
          </w:pPr>
          <w:r w:rsidRPr="0952260A">
            <w:rPr>
              <w:rFonts w:ascii="Arial" w:eastAsia="Arial" w:hAnsi="Arial" w:cs="Arial"/>
              <w:sz w:val="22"/>
              <w:szCs w:val="22"/>
            </w:rPr>
            <w:lastRenderedPageBreak/>
            <w:t>16.</w:t>
          </w:r>
          <w:r>
            <w:tab/>
          </w:r>
          <w:proofErr w:type="spellStart"/>
          <w:r w:rsidRPr="0952260A">
            <w:rPr>
              <w:rFonts w:ascii="Arial" w:eastAsia="Arial" w:hAnsi="Arial" w:cs="Arial"/>
              <w:sz w:val="22"/>
              <w:szCs w:val="22"/>
            </w:rPr>
            <w:t>Rentzsch</w:t>
          </w:r>
          <w:proofErr w:type="spellEnd"/>
          <w:r w:rsidRPr="0952260A">
            <w:rPr>
              <w:rFonts w:ascii="Arial" w:eastAsia="Arial" w:hAnsi="Arial" w:cs="Arial"/>
              <w:sz w:val="22"/>
              <w:szCs w:val="22"/>
            </w:rPr>
            <w:t xml:space="preserve">, P., Witten, D., Cooper, G. M., </w:t>
          </w:r>
          <w:proofErr w:type="spellStart"/>
          <w:r w:rsidRPr="0952260A">
            <w:rPr>
              <w:rFonts w:ascii="Arial" w:eastAsia="Arial" w:hAnsi="Arial" w:cs="Arial"/>
              <w:sz w:val="22"/>
              <w:szCs w:val="22"/>
            </w:rPr>
            <w:t>Shendure</w:t>
          </w:r>
          <w:proofErr w:type="spellEnd"/>
          <w:r w:rsidRPr="0952260A">
            <w:rPr>
              <w:rFonts w:ascii="Arial" w:eastAsia="Arial" w:hAnsi="Arial" w:cs="Arial"/>
              <w:sz w:val="22"/>
              <w:szCs w:val="22"/>
            </w:rPr>
            <w:t xml:space="preserve">, J. &amp; Kircher, M. CADD: predicting the deleteriousness of variants throughout the human genome. </w:t>
          </w:r>
          <w:r w:rsidRPr="0952260A">
            <w:rPr>
              <w:rFonts w:ascii="Arial" w:eastAsia="Arial" w:hAnsi="Arial" w:cs="Arial"/>
              <w:i/>
              <w:sz w:val="22"/>
              <w:szCs w:val="22"/>
            </w:rPr>
            <w:t>Nucleic Acids Res</w:t>
          </w:r>
          <w:r w:rsidRPr="0952260A">
            <w:rPr>
              <w:rFonts w:ascii="Arial" w:eastAsia="Arial" w:hAnsi="Arial" w:cs="Arial"/>
              <w:sz w:val="22"/>
              <w:szCs w:val="22"/>
            </w:rPr>
            <w:t xml:space="preserve"> </w:t>
          </w:r>
          <w:r w:rsidRPr="0952260A">
            <w:rPr>
              <w:rFonts w:ascii="Arial" w:eastAsia="Arial" w:hAnsi="Arial" w:cs="Arial"/>
              <w:b/>
              <w:sz w:val="22"/>
              <w:szCs w:val="22"/>
            </w:rPr>
            <w:t>47</w:t>
          </w:r>
          <w:r w:rsidRPr="0952260A">
            <w:rPr>
              <w:rFonts w:ascii="Arial" w:eastAsia="Arial" w:hAnsi="Arial" w:cs="Arial"/>
              <w:sz w:val="22"/>
              <w:szCs w:val="22"/>
            </w:rPr>
            <w:t>, D886–D894 (2019).</w:t>
          </w:r>
        </w:p>
        <w:p w14:paraId="78615977" w14:textId="77777777" w:rsidR="008D00B0" w:rsidRDefault="008D00B0" w:rsidP="55F015EE">
          <w:pPr>
            <w:autoSpaceDE w:val="0"/>
            <w:autoSpaceDN w:val="0"/>
            <w:ind w:hanging="640"/>
            <w:divId w:val="1710643434"/>
            <w:rPr>
              <w:rFonts w:ascii="Arial" w:eastAsia="Arial" w:hAnsi="Arial" w:cs="Arial"/>
              <w:sz w:val="22"/>
              <w:szCs w:val="22"/>
            </w:rPr>
          </w:pPr>
          <w:r w:rsidRPr="0952260A">
            <w:rPr>
              <w:rFonts w:ascii="Arial" w:eastAsia="Arial" w:hAnsi="Arial" w:cs="Arial"/>
              <w:sz w:val="22"/>
              <w:szCs w:val="22"/>
            </w:rPr>
            <w:t>17.</w:t>
          </w:r>
          <w:r>
            <w:tab/>
          </w:r>
          <w:r w:rsidRPr="0952260A">
            <w:rPr>
              <w:rFonts w:ascii="Arial" w:eastAsia="Arial" w:hAnsi="Arial" w:cs="Arial"/>
              <w:sz w:val="22"/>
              <w:szCs w:val="22"/>
            </w:rPr>
            <w:t xml:space="preserve">Nag, A. </w:t>
          </w:r>
          <w:r w:rsidRPr="0952260A">
            <w:rPr>
              <w:rFonts w:ascii="Arial" w:eastAsia="Arial" w:hAnsi="Arial" w:cs="Arial"/>
              <w:i/>
              <w:sz w:val="22"/>
              <w:szCs w:val="22"/>
            </w:rPr>
            <w:t>et al.</w:t>
          </w:r>
          <w:r w:rsidRPr="0952260A">
            <w:rPr>
              <w:rFonts w:ascii="Arial" w:eastAsia="Arial" w:hAnsi="Arial" w:cs="Arial"/>
              <w:sz w:val="22"/>
              <w:szCs w:val="22"/>
            </w:rPr>
            <w:t xml:space="preserve"> Human genetics uncovers MAP3K15 as an obesity-independent therapeutic target for diabetes. </w:t>
          </w:r>
          <w:r w:rsidRPr="0952260A">
            <w:rPr>
              <w:rFonts w:ascii="Arial" w:eastAsia="Arial" w:hAnsi="Arial" w:cs="Arial"/>
              <w:i/>
              <w:sz w:val="22"/>
              <w:szCs w:val="22"/>
            </w:rPr>
            <w:t>Sci Adv</w:t>
          </w:r>
          <w:r w:rsidRPr="0952260A">
            <w:rPr>
              <w:rFonts w:ascii="Arial" w:eastAsia="Arial" w:hAnsi="Arial" w:cs="Arial"/>
              <w:sz w:val="22"/>
              <w:szCs w:val="22"/>
            </w:rPr>
            <w:t xml:space="preserve"> </w:t>
          </w:r>
          <w:r w:rsidRPr="0952260A">
            <w:rPr>
              <w:rFonts w:ascii="Arial" w:eastAsia="Arial" w:hAnsi="Arial" w:cs="Arial"/>
              <w:b/>
              <w:sz w:val="22"/>
              <w:szCs w:val="22"/>
            </w:rPr>
            <w:t>8</w:t>
          </w:r>
          <w:r w:rsidRPr="0952260A">
            <w:rPr>
              <w:rFonts w:ascii="Arial" w:eastAsia="Arial" w:hAnsi="Arial" w:cs="Arial"/>
              <w:sz w:val="22"/>
              <w:szCs w:val="22"/>
            </w:rPr>
            <w:t>, (2022).</w:t>
          </w:r>
        </w:p>
        <w:p w14:paraId="49B21680" w14:textId="77777777" w:rsidR="008D00B0" w:rsidRDefault="008D00B0" w:rsidP="55F015EE">
          <w:pPr>
            <w:autoSpaceDE w:val="0"/>
            <w:autoSpaceDN w:val="0"/>
            <w:ind w:hanging="640"/>
            <w:divId w:val="2067949527"/>
            <w:rPr>
              <w:rFonts w:ascii="Arial" w:eastAsia="Arial" w:hAnsi="Arial" w:cs="Arial"/>
              <w:sz w:val="22"/>
              <w:szCs w:val="22"/>
            </w:rPr>
          </w:pPr>
          <w:r w:rsidRPr="0952260A">
            <w:rPr>
              <w:rFonts w:ascii="Arial" w:eastAsia="Arial" w:hAnsi="Arial" w:cs="Arial"/>
              <w:sz w:val="22"/>
              <w:szCs w:val="22"/>
            </w:rPr>
            <w:t>18.</w:t>
          </w:r>
          <w:r>
            <w:tab/>
          </w:r>
          <w:r w:rsidRPr="0952260A">
            <w:rPr>
              <w:rFonts w:ascii="Arial" w:eastAsia="Arial" w:hAnsi="Arial" w:cs="Arial"/>
              <w:sz w:val="22"/>
              <w:szCs w:val="22"/>
            </w:rPr>
            <w:t xml:space="preserve">Chen, S. </w:t>
          </w:r>
          <w:r w:rsidRPr="0952260A">
            <w:rPr>
              <w:rFonts w:ascii="Arial" w:eastAsia="Arial" w:hAnsi="Arial" w:cs="Arial"/>
              <w:i/>
              <w:sz w:val="22"/>
              <w:szCs w:val="22"/>
            </w:rPr>
            <w:t>et al.</w:t>
          </w:r>
          <w:r w:rsidRPr="0952260A">
            <w:rPr>
              <w:rFonts w:ascii="Arial" w:eastAsia="Arial" w:hAnsi="Arial" w:cs="Arial"/>
              <w:sz w:val="22"/>
              <w:szCs w:val="22"/>
            </w:rPr>
            <w:t xml:space="preserve"> A genome-wide mutational constraint map quantified from variation in 76,156 human genomes. </w:t>
          </w:r>
          <w:proofErr w:type="spellStart"/>
          <w:r w:rsidRPr="0952260A">
            <w:rPr>
              <w:rFonts w:ascii="Arial" w:eastAsia="Arial" w:hAnsi="Arial" w:cs="Arial"/>
              <w:i/>
              <w:sz w:val="22"/>
              <w:szCs w:val="22"/>
            </w:rPr>
            <w:t>bioRxiv</w:t>
          </w:r>
          <w:proofErr w:type="spellEnd"/>
          <w:r w:rsidRPr="0952260A">
            <w:rPr>
              <w:rFonts w:ascii="Arial" w:eastAsia="Arial" w:hAnsi="Arial" w:cs="Arial"/>
              <w:sz w:val="22"/>
              <w:szCs w:val="22"/>
            </w:rPr>
            <w:t xml:space="preserve"> 2022.03.20.485034 (2022) doi:10.1101/2022.03.20.485034.</w:t>
          </w:r>
        </w:p>
        <w:p w14:paraId="50161879" w14:textId="77777777" w:rsidR="008D00B0" w:rsidRDefault="008D00B0" w:rsidP="55F015EE">
          <w:pPr>
            <w:autoSpaceDE w:val="0"/>
            <w:autoSpaceDN w:val="0"/>
            <w:ind w:hanging="640"/>
            <w:divId w:val="1930192523"/>
            <w:rPr>
              <w:rFonts w:ascii="Arial" w:eastAsia="Arial" w:hAnsi="Arial" w:cs="Arial"/>
              <w:sz w:val="22"/>
              <w:szCs w:val="22"/>
            </w:rPr>
          </w:pPr>
          <w:r w:rsidRPr="0952260A">
            <w:rPr>
              <w:rFonts w:ascii="Arial" w:eastAsia="Arial" w:hAnsi="Arial" w:cs="Arial"/>
              <w:sz w:val="22"/>
              <w:szCs w:val="22"/>
            </w:rPr>
            <w:t>19.</w:t>
          </w:r>
          <w:r>
            <w:tab/>
          </w:r>
          <w:proofErr w:type="spellStart"/>
          <w:r w:rsidRPr="0952260A">
            <w:rPr>
              <w:rFonts w:ascii="Arial" w:eastAsia="Arial" w:hAnsi="Arial" w:cs="Arial"/>
              <w:sz w:val="22"/>
              <w:szCs w:val="22"/>
            </w:rPr>
            <w:t>Mbatchou</w:t>
          </w:r>
          <w:proofErr w:type="spellEnd"/>
          <w:r w:rsidRPr="0952260A">
            <w:rPr>
              <w:rFonts w:ascii="Arial" w:eastAsia="Arial" w:hAnsi="Arial" w:cs="Arial"/>
              <w:sz w:val="22"/>
              <w:szCs w:val="22"/>
            </w:rPr>
            <w:t xml:space="preserve">, J. </w:t>
          </w:r>
          <w:r w:rsidRPr="0952260A">
            <w:rPr>
              <w:rFonts w:ascii="Arial" w:eastAsia="Arial" w:hAnsi="Arial" w:cs="Arial"/>
              <w:i/>
              <w:sz w:val="22"/>
              <w:szCs w:val="22"/>
            </w:rPr>
            <w:t>et al.</w:t>
          </w:r>
          <w:r w:rsidRPr="0952260A">
            <w:rPr>
              <w:rFonts w:ascii="Arial" w:eastAsia="Arial" w:hAnsi="Arial" w:cs="Arial"/>
              <w:sz w:val="22"/>
              <w:szCs w:val="22"/>
            </w:rPr>
            <w:t xml:space="preserve"> Computationally efficient whole-genome regression for quantitative and binary traits. </w:t>
          </w:r>
          <w:r w:rsidRPr="0952260A">
            <w:rPr>
              <w:rFonts w:ascii="Arial" w:eastAsia="Arial" w:hAnsi="Arial" w:cs="Arial"/>
              <w:i/>
              <w:sz w:val="22"/>
              <w:szCs w:val="22"/>
            </w:rPr>
            <w:t>Nature Genetics 2021 53:7</w:t>
          </w:r>
          <w:r w:rsidRPr="0952260A">
            <w:rPr>
              <w:rFonts w:ascii="Arial" w:eastAsia="Arial" w:hAnsi="Arial" w:cs="Arial"/>
              <w:sz w:val="22"/>
              <w:szCs w:val="22"/>
            </w:rPr>
            <w:t xml:space="preserve"> </w:t>
          </w:r>
          <w:r w:rsidRPr="0952260A">
            <w:rPr>
              <w:rFonts w:ascii="Arial" w:eastAsia="Arial" w:hAnsi="Arial" w:cs="Arial"/>
              <w:b/>
              <w:sz w:val="22"/>
              <w:szCs w:val="22"/>
            </w:rPr>
            <w:t>53</w:t>
          </w:r>
          <w:r w:rsidRPr="0952260A">
            <w:rPr>
              <w:rFonts w:ascii="Arial" w:eastAsia="Arial" w:hAnsi="Arial" w:cs="Arial"/>
              <w:sz w:val="22"/>
              <w:szCs w:val="22"/>
            </w:rPr>
            <w:t>, 1097–1103 (2021).</w:t>
          </w:r>
        </w:p>
        <w:p w14:paraId="7AB5A9FA" w14:textId="77777777" w:rsidR="008D00B0" w:rsidRDefault="008D00B0" w:rsidP="55F015EE">
          <w:pPr>
            <w:autoSpaceDE w:val="0"/>
            <w:autoSpaceDN w:val="0"/>
            <w:ind w:hanging="640"/>
            <w:divId w:val="1656566883"/>
            <w:rPr>
              <w:rFonts w:ascii="Arial" w:eastAsia="Arial" w:hAnsi="Arial" w:cs="Arial"/>
              <w:sz w:val="22"/>
              <w:szCs w:val="22"/>
            </w:rPr>
          </w:pPr>
          <w:r w:rsidRPr="0952260A">
            <w:rPr>
              <w:rFonts w:ascii="Arial" w:eastAsia="Arial" w:hAnsi="Arial" w:cs="Arial"/>
              <w:sz w:val="22"/>
              <w:szCs w:val="22"/>
            </w:rPr>
            <w:t>20.</w:t>
          </w:r>
          <w:r>
            <w:tab/>
          </w:r>
          <w:r w:rsidRPr="0952260A">
            <w:rPr>
              <w:rFonts w:ascii="Arial" w:eastAsia="Arial" w:hAnsi="Arial" w:cs="Arial"/>
              <w:sz w:val="22"/>
              <w:szCs w:val="22"/>
            </w:rPr>
            <w:t xml:space="preserve">McLaren, W. </w:t>
          </w:r>
          <w:r w:rsidRPr="0952260A">
            <w:rPr>
              <w:rFonts w:ascii="Arial" w:eastAsia="Arial" w:hAnsi="Arial" w:cs="Arial"/>
              <w:i/>
              <w:sz w:val="22"/>
              <w:szCs w:val="22"/>
            </w:rPr>
            <w:t>et al.</w:t>
          </w:r>
          <w:r w:rsidRPr="0952260A">
            <w:rPr>
              <w:rFonts w:ascii="Arial" w:eastAsia="Arial" w:hAnsi="Arial" w:cs="Arial"/>
              <w:sz w:val="22"/>
              <w:szCs w:val="22"/>
            </w:rPr>
            <w:t xml:space="preserve"> The </w:t>
          </w:r>
          <w:proofErr w:type="spellStart"/>
          <w:r w:rsidRPr="0952260A">
            <w:rPr>
              <w:rFonts w:ascii="Arial" w:eastAsia="Arial" w:hAnsi="Arial" w:cs="Arial"/>
              <w:sz w:val="22"/>
              <w:szCs w:val="22"/>
            </w:rPr>
            <w:t>Ensembl</w:t>
          </w:r>
          <w:proofErr w:type="spellEnd"/>
          <w:r w:rsidRPr="0952260A">
            <w:rPr>
              <w:rFonts w:ascii="Arial" w:eastAsia="Arial" w:hAnsi="Arial" w:cs="Arial"/>
              <w:sz w:val="22"/>
              <w:szCs w:val="22"/>
            </w:rPr>
            <w:t xml:space="preserve"> Variant Effect Predictor. </w:t>
          </w:r>
          <w:r w:rsidRPr="0952260A">
            <w:rPr>
              <w:rFonts w:ascii="Arial" w:eastAsia="Arial" w:hAnsi="Arial" w:cs="Arial"/>
              <w:i/>
              <w:sz w:val="22"/>
              <w:szCs w:val="22"/>
            </w:rPr>
            <w:t>Genome Biology 2016 17:1</w:t>
          </w:r>
          <w:r w:rsidRPr="0952260A">
            <w:rPr>
              <w:rFonts w:ascii="Arial" w:eastAsia="Arial" w:hAnsi="Arial" w:cs="Arial"/>
              <w:sz w:val="22"/>
              <w:szCs w:val="22"/>
            </w:rPr>
            <w:t xml:space="preserve"> </w:t>
          </w:r>
          <w:r w:rsidRPr="0952260A">
            <w:rPr>
              <w:rFonts w:ascii="Arial" w:eastAsia="Arial" w:hAnsi="Arial" w:cs="Arial"/>
              <w:b/>
              <w:sz w:val="22"/>
              <w:szCs w:val="22"/>
            </w:rPr>
            <w:t>17</w:t>
          </w:r>
          <w:r w:rsidRPr="0952260A">
            <w:rPr>
              <w:rFonts w:ascii="Arial" w:eastAsia="Arial" w:hAnsi="Arial" w:cs="Arial"/>
              <w:sz w:val="22"/>
              <w:szCs w:val="22"/>
            </w:rPr>
            <w:t>, 1–14 (2016).</w:t>
          </w:r>
        </w:p>
        <w:p w14:paraId="2646DBBA" w14:textId="77777777" w:rsidR="008D00B0" w:rsidRDefault="008D00B0" w:rsidP="55F015EE">
          <w:pPr>
            <w:autoSpaceDE w:val="0"/>
            <w:autoSpaceDN w:val="0"/>
            <w:ind w:hanging="640"/>
            <w:divId w:val="145247485"/>
            <w:rPr>
              <w:rFonts w:ascii="Arial" w:eastAsia="Arial" w:hAnsi="Arial" w:cs="Arial"/>
              <w:sz w:val="22"/>
              <w:szCs w:val="22"/>
            </w:rPr>
          </w:pPr>
          <w:r w:rsidRPr="0952260A">
            <w:rPr>
              <w:rFonts w:ascii="Arial" w:eastAsia="Arial" w:hAnsi="Arial" w:cs="Arial"/>
              <w:sz w:val="22"/>
              <w:szCs w:val="22"/>
            </w:rPr>
            <w:t>21.</w:t>
          </w:r>
          <w:r>
            <w:tab/>
          </w:r>
          <w:r w:rsidRPr="0952260A">
            <w:rPr>
              <w:rFonts w:ascii="Arial" w:eastAsia="Arial" w:hAnsi="Arial" w:cs="Arial"/>
              <w:sz w:val="22"/>
              <w:szCs w:val="22"/>
            </w:rPr>
            <w:t xml:space="preserve">Pujar, S. </w:t>
          </w:r>
          <w:r w:rsidRPr="0952260A">
            <w:rPr>
              <w:rFonts w:ascii="Arial" w:eastAsia="Arial" w:hAnsi="Arial" w:cs="Arial"/>
              <w:i/>
              <w:sz w:val="22"/>
              <w:szCs w:val="22"/>
            </w:rPr>
            <w:t>et al.</w:t>
          </w:r>
          <w:r w:rsidRPr="0952260A">
            <w:rPr>
              <w:rFonts w:ascii="Arial" w:eastAsia="Arial" w:hAnsi="Arial" w:cs="Arial"/>
              <w:sz w:val="22"/>
              <w:szCs w:val="22"/>
            </w:rPr>
            <w:t xml:space="preserve"> Consensus coding sequence (CCDS) database: a standardized set of human and mouse protein-coding regions supported by expert curation. </w:t>
          </w:r>
          <w:r w:rsidRPr="0952260A">
            <w:rPr>
              <w:rFonts w:ascii="Arial" w:eastAsia="Arial" w:hAnsi="Arial" w:cs="Arial"/>
              <w:i/>
              <w:sz w:val="22"/>
              <w:szCs w:val="22"/>
            </w:rPr>
            <w:t>Nucleic Acids Res</w:t>
          </w:r>
          <w:r w:rsidRPr="0952260A">
            <w:rPr>
              <w:rFonts w:ascii="Arial" w:eastAsia="Arial" w:hAnsi="Arial" w:cs="Arial"/>
              <w:sz w:val="22"/>
              <w:szCs w:val="22"/>
            </w:rPr>
            <w:t xml:space="preserve"> </w:t>
          </w:r>
          <w:r w:rsidRPr="0952260A">
            <w:rPr>
              <w:rFonts w:ascii="Arial" w:eastAsia="Arial" w:hAnsi="Arial" w:cs="Arial"/>
              <w:b/>
              <w:sz w:val="22"/>
              <w:szCs w:val="22"/>
            </w:rPr>
            <w:t>46</w:t>
          </w:r>
          <w:r w:rsidRPr="0952260A">
            <w:rPr>
              <w:rFonts w:ascii="Arial" w:eastAsia="Arial" w:hAnsi="Arial" w:cs="Arial"/>
              <w:sz w:val="22"/>
              <w:szCs w:val="22"/>
            </w:rPr>
            <w:t>, D221–D228 (2018).</w:t>
          </w:r>
        </w:p>
        <w:p w14:paraId="07682473" w14:textId="77777777" w:rsidR="008D00B0" w:rsidRDefault="008D00B0" w:rsidP="55F015EE">
          <w:pPr>
            <w:autoSpaceDE w:val="0"/>
            <w:autoSpaceDN w:val="0"/>
            <w:ind w:hanging="640"/>
            <w:divId w:val="2034989900"/>
            <w:rPr>
              <w:rFonts w:ascii="Arial" w:eastAsia="Arial" w:hAnsi="Arial" w:cs="Arial"/>
              <w:sz w:val="22"/>
              <w:szCs w:val="22"/>
            </w:rPr>
          </w:pPr>
          <w:r w:rsidRPr="0952260A">
            <w:rPr>
              <w:rFonts w:ascii="Arial" w:eastAsia="Arial" w:hAnsi="Arial" w:cs="Arial"/>
              <w:sz w:val="22"/>
              <w:szCs w:val="22"/>
            </w:rPr>
            <w:t>22.</w:t>
          </w:r>
          <w:r>
            <w:tab/>
          </w:r>
          <w:r w:rsidRPr="0952260A">
            <w:rPr>
              <w:rFonts w:ascii="Arial" w:eastAsia="Arial" w:hAnsi="Arial" w:cs="Arial"/>
              <w:sz w:val="22"/>
              <w:szCs w:val="22"/>
            </w:rPr>
            <w:t xml:space="preserve">Howe, K. L. </w:t>
          </w:r>
          <w:r w:rsidRPr="0952260A">
            <w:rPr>
              <w:rFonts w:ascii="Arial" w:eastAsia="Arial" w:hAnsi="Arial" w:cs="Arial"/>
              <w:i/>
              <w:sz w:val="22"/>
              <w:szCs w:val="22"/>
            </w:rPr>
            <w:t>et al.</w:t>
          </w:r>
          <w:r w:rsidRPr="0952260A">
            <w:rPr>
              <w:rFonts w:ascii="Arial" w:eastAsia="Arial" w:hAnsi="Arial" w:cs="Arial"/>
              <w:sz w:val="22"/>
              <w:szCs w:val="22"/>
            </w:rPr>
            <w:t xml:space="preserve"> </w:t>
          </w:r>
          <w:proofErr w:type="spellStart"/>
          <w:r w:rsidRPr="0952260A">
            <w:rPr>
              <w:rFonts w:ascii="Arial" w:eastAsia="Arial" w:hAnsi="Arial" w:cs="Arial"/>
              <w:sz w:val="22"/>
              <w:szCs w:val="22"/>
            </w:rPr>
            <w:t>Ensembl</w:t>
          </w:r>
          <w:proofErr w:type="spellEnd"/>
          <w:r w:rsidRPr="0952260A">
            <w:rPr>
              <w:rFonts w:ascii="Arial" w:eastAsia="Arial" w:hAnsi="Arial" w:cs="Arial"/>
              <w:sz w:val="22"/>
              <w:szCs w:val="22"/>
            </w:rPr>
            <w:t xml:space="preserve"> 2021. </w:t>
          </w:r>
          <w:r w:rsidRPr="0952260A">
            <w:rPr>
              <w:rFonts w:ascii="Arial" w:eastAsia="Arial" w:hAnsi="Arial" w:cs="Arial"/>
              <w:i/>
              <w:sz w:val="22"/>
              <w:szCs w:val="22"/>
            </w:rPr>
            <w:t>Nucleic Acids Res</w:t>
          </w:r>
          <w:r w:rsidRPr="0952260A">
            <w:rPr>
              <w:rFonts w:ascii="Arial" w:eastAsia="Arial" w:hAnsi="Arial" w:cs="Arial"/>
              <w:sz w:val="22"/>
              <w:szCs w:val="22"/>
            </w:rPr>
            <w:t xml:space="preserve"> </w:t>
          </w:r>
          <w:r w:rsidRPr="0952260A">
            <w:rPr>
              <w:rFonts w:ascii="Arial" w:eastAsia="Arial" w:hAnsi="Arial" w:cs="Arial"/>
              <w:b/>
              <w:sz w:val="22"/>
              <w:szCs w:val="22"/>
            </w:rPr>
            <w:t>49</w:t>
          </w:r>
          <w:r w:rsidRPr="0952260A">
            <w:rPr>
              <w:rFonts w:ascii="Arial" w:eastAsia="Arial" w:hAnsi="Arial" w:cs="Arial"/>
              <w:sz w:val="22"/>
              <w:szCs w:val="22"/>
            </w:rPr>
            <w:t>, D884–D891 (2021).</w:t>
          </w:r>
        </w:p>
        <w:p w14:paraId="414AF3E5" w14:textId="77777777" w:rsidR="008D00B0" w:rsidRDefault="008D00B0" w:rsidP="55F015EE">
          <w:pPr>
            <w:autoSpaceDE w:val="0"/>
            <w:autoSpaceDN w:val="0"/>
            <w:ind w:hanging="640"/>
            <w:divId w:val="495850205"/>
            <w:rPr>
              <w:rFonts w:ascii="Arial" w:eastAsia="Arial" w:hAnsi="Arial" w:cs="Arial"/>
              <w:sz w:val="22"/>
              <w:szCs w:val="22"/>
            </w:rPr>
          </w:pPr>
          <w:r w:rsidRPr="0952260A">
            <w:rPr>
              <w:rFonts w:ascii="Arial" w:eastAsia="Arial" w:hAnsi="Arial" w:cs="Arial"/>
              <w:sz w:val="22"/>
              <w:szCs w:val="22"/>
            </w:rPr>
            <w:t>23.</w:t>
          </w:r>
          <w:r>
            <w:tab/>
          </w:r>
          <w:r w:rsidRPr="0952260A">
            <w:rPr>
              <w:rFonts w:ascii="Arial" w:eastAsia="Arial" w:hAnsi="Arial" w:cs="Arial"/>
              <w:sz w:val="22"/>
              <w:szCs w:val="22"/>
            </w:rPr>
            <w:t xml:space="preserve">Morales, J. </w:t>
          </w:r>
          <w:r w:rsidRPr="0952260A">
            <w:rPr>
              <w:rFonts w:ascii="Arial" w:eastAsia="Arial" w:hAnsi="Arial" w:cs="Arial"/>
              <w:i/>
              <w:sz w:val="22"/>
              <w:szCs w:val="22"/>
            </w:rPr>
            <w:t>et al.</w:t>
          </w:r>
          <w:r w:rsidRPr="0952260A">
            <w:rPr>
              <w:rFonts w:ascii="Arial" w:eastAsia="Arial" w:hAnsi="Arial" w:cs="Arial"/>
              <w:sz w:val="22"/>
              <w:szCs w:val="22"/>
            </w:rPr>
            <w:t xml:space="preserve"> A joint NCBI and EMBL-EBI transcript set for clinical genomics and research. </w:t>
          </w:r>
          <w:r w:rsidRPr="0952260A">
            <w:rPr>
              <w:rFonts w:ascii="Arial" w:eastAsia="Arial" w:hAnsi="Arial" w:cs="Arial"/>
              <w:i/>
              <w:sz w:val="22"/>
              <w:szCs w:val="22"/>
            </w:rPr>
            <w:t>Nature 2022 604:7905</w:t>
          </w:r>
          <w:r w:rsidRPr="0952260A">
            <w:rPr>
              <w:rFonts w:ascii="Arial" w:eastAsia="Arial" w:hAnsi="Arial" w:cs="Arial"/>
              <w:sz w:val="22"/>
              <w:szCs w:val="22"/>
            </w:rPr>
            <w:t xml:space="preserve"> </w:t>
          </w:r>
          <w:r w:rsidRPr="0952260A">
            <w:rPr>
              <w:rFonts w:ascii="Arial" w:eastAsia="Arial" w:hAnsi="Arial" w:cs="Arial"/>
              <w:b/>
              <w:sz w:val="22"/>
              <w:szCs w:val="22"/>
            </w:rPr>
            <w:t>604</w:t>
          </w:r>
          <w:r w:rsidRPr="0952260A">
            <w:rPr>
              <w:rFonts w:ascii="Arial" w:eastAsia="Arial" w:hAnsi="Arial" w:cs="Arial"/>
              <w:sz w:val="22"/>
              <w:szCs w:val="22"/>
            </w:rPr>
            <w:t>, 310–315 (2022).</w:t>
          </w:r>
        </w:p>
        <w:p w14:paraId="737B60CB" w14:textId="77777777" w:rsidR="008D00B0" w:rsidRDefault="008D00B0" w:rsidP="55F015EE">
          <w:pPr>
            <w:autoSpaceDE w:val="0"/>
            <w:autoSpaceDN w:val="0"/>
            <w:ind w:hanging="640"/>
            <w:divId w:val="1495143908"/>
            <w:rPr>
              <w:rFonts w:ascii="Arial" w:eastAsia="Arial" w:hAnsi="Arial" w:cs="Arial"/>
              <w:sz w:val="22"/>
              <w:szCs w:val="22"/>
            </w:rPr>
          </w:pPr>
          <w:r w:rsidRPr="0952260A">
            <w:rPr>
              <w:rFonts w:ascii="Arial" w:eastAsia="Arial" w:hAnsi="Arial" w:cs="Arial"/>
              <w:sz w:val="22"/>
              <w:szCs w:val="22"/>
            </w:rPr>
            <w:t>24.</w:t>
          </w:r>
          <w:r>
            <w:tab/>
          </w:r>
          <w:r w:rsidRPr="0952260A">
            <w:rPr>
              <w:rFonts w:ascii="Arial" w:eastAsia="Arial" w:hAnsi="Arial" w:cs="Arial"/>
              <w:sz w:val="22"/>
              <w:szCs w:val="22"/>
            </w:rPr>
            <w:t xml:space="preserve">Loh, P.-R. </w:t>
          </w:r>
          <w:r w:rsidRPr="0952260A">
            <w:rPr>
              <w:rFonts w:ascii="Arial" w:eastAsia="Arial" w:hAnsi="Arial" w:cs="Arial"/>
              <w:i/>
              <w:sz w:val="22"/>
              <w:szCs w:val="22"/>
            </w:rPr>
            <w:t>et al.</w:t>
          </w:r>
          <w:r w:rsidRPr="0952260A">
            <w:rPr>
              <w:rFonts w:ascii="Arial" w:eastAsia="Arial" w:hAnsi="Arial" w:cs="Arial"/>
              <w:sz w:val="22"/>
              <w:szCs w:val="22"/>
            </w:rPr>
            <w:t xml:space="preserve"> Efficient Bayesian mixed-model analysis increases association power in large cohorts. </w:t>
          </w:r>
          <w:r w:rsidRPr="0952260A">
            <w:rPr>
              <w:rFonts w:ascii="Arial" w:eastAsia="Arial" w:hAnsi="Arial" w:cs="Arial"/>
              <w:i/>
              <w:sz w:val="22"/>
              <w:szCs w:val="22"/>
            </w:rPr>
            <w:t>Nat Genet</w:t>
          </w:r>
          <w:r w:rsidRPr="0952260A">
            <w:rPr>
              <w:rFonts w:ascii="Arial" w:eastAsia="Arial" w:hAnsi="Arial" w:cs="Arial"/>
              <w:sz w:val="22"/>
              <w:szCs w:val="22"/>
            </w:rPr>
            <w:t xml:space="preserve"> </w:t>
          </w:r>
          <w:r w:rsidRPr="0952260A">
            <w:rPr>
              <w:rFonts w:ascii="Arial" w:eastAsia="Arial" w:hAnsi="Arial" w:cs="Arial"/>
              <w:b/>
              <w:sz w:val="22"/>
              <w:szCs w:val="22"/>
            </w:rPr>
            <w:t>47</w:t>
          </w:r>
          <w:r w:rsidRPr="0952260A">
            <w:rPr>
              <w:rFonts w:ascii="Arial" w:eastAsia="Arial" w:hAnsi="Arial" w:cs="Arial"/>
              <w:sz w:val="22"/>
              <w:szCs w:val="22"/>
            </w:rPr>
            <w:t>, 284 (2015).</w:t>
          </w:r>
        </w:p>
        <w:p w14:paraId="5F3D4C52" w14:textId="77777777" w:rsidR="008D00B0" w:rsidRDefault="008D00B0" w:rsidP="55F015EE">
          <w:pPr>
            <w:autoSpaceDE w:val="0"/>
            <w:autoSpaceDN w:val="0"/>
            <w:ind w:hanging="640"/>
            <w:divId w:val="938030042"/>
            <w:rPr>
              <w:rFonts w:ascii="Arial" w:eastAsia="Arial" w:hAnsi="Arial" w:cs="Arial"/>
              <w:sz w:val="22"/>
              <w:szCs w:val="22"/>
            </w:rPr>
          </w:pPr>
          <w:r w:rsidRPr="0952260A">
            <w:rPr>
              <w:rFonts w:ascii="Arial" w:eastAsia="Arial" w:hAnsi="Arial" w:cs="Arial"/>
              <w:sz w:val="22"/>
              <w:szCs w:val="22"/>
            </w:rPr>
            <w:t>25.</w:t>
          </w:r>
          <w:r>
            <w:tab/>
          </w:r>
          <w:r w:rsidRPr="0952260A">
            <w:rPr>
              <w:rFonts w:ascii="Arial" w:eastAsia="Arial" w:hAnsi="Arial" w:cs="Arial"/>
              <w:sz w:val="22"/>
              <w:szCs w:val="22"/>
            </w:rPr>
            <w:t xml:space="preserve">Bulik-Sullivan, B. K. </w:t>
          </w:r>
          <w:r w:rsidRPr="0952260A">
            <w:rPr>
              <w:rFonts w:ascii="Arial" w:eastAsia="Arial" w:hAnsi="Arial" w:cs="Arial"/>
              <w:i/>
              <w:sz w:val="22"/>
              <w:szCs w:val="22"/>
            </w:rPr>
            <w:t>et al.</w:t>
          </w:r>
          <w:r w:rsidRPr="0952260A">
            <w:rPr>
              <w:rFonts w:ascii="Arial" w:eastAsia="Arial" w:hAnsi="Arial" w:cs="Arial"/>
              <w:sz w:val="22"/>
              <w:szCs w:val="22"/>
            </w:rPr>
            <w:t xml:space="preserve"> LD Score regression distinguishes confounding from polygenicity in genome-wide association studies. </w:t>
          </w:r>
          <w:r w:rsidRPr="0952260A">
            <w:rPr>
              <w:rFonts w:ascii="Arial" w:eastAsia="Arial" w:hAnsi="Arial" w:cs="Arial"/>
              <w:i/>
              <w:sz w:val="22"/>
              <w:szCs w:val="22"/>
            </w:rPr>
            <w:t>Nat Genet</w:t>
          </w:r>
          <w:r w:rsidRPr="0952260A">
            <w:rPr>
              <w:rFonts w:ascii="Arial" w:eastAsia="Arial" w:hAnsi="Arial" w:cs="Arial"/>
              <w:sz w:val="22"/>
              <w:szCs w:val="22"/>
            </w:rPr>
            <w:t xml:space="preserve"> </w:t>
          </w:r>
          <w:r w:rsidRPr="0952260A">
            <w:rPr>
              <w:rFonts w:ascii="Arial" w:eastAsia="Arial" w:hAnsi="Arial" w:cs="Arial"/>
              <w:b/>
              <w:sz w:val="22"/>
              <w:szCs w:val="22"/>
            </w:rPr>
            <w:t>47</w:t>
          </w:r>
          <w:r w:rsidRPr="0952260A">
            <w:rPr>
              <w:rFonts w:ascii="Arial" w:eastAsia="Arial" w:hAnsi="Arial" w:cs="Arial"/>
              <w:sz w:val="22"/>
              <w:szCs w:val="22"/>
            </w:rPr>
            <w:t>, 291–295 (2015).</w:t>
          </w:r>
        </w:p>
        <w:p w14:paraId="4DA5DA4D" w14:textId="77777777" w:rsidR="008D00B0" w:rsidRDefault="008D00B0" w:rsidP="55F015EE">
          <w:pPr>
            <w:autoSpaceDE w:val="0"/>
            <w:autoSpaceDN w:val="0"/>
            <w:ind w:hanging="640"/>
            <w:divId w:val="1579945957"/>
            <w:rPr>
              <w:rFonts w:ascii="Arial" w:eastAsia="Arial" w:hAnsi="Arial" w:cs="Arial"/>
              <w:sz w:val="22"/>
              <w:szCs w:val="22"/>
            </w:rPr>
          </w:pPr>
          <w:r w:rsidRPr="0952260A">
            <w:rPr>
              <w:rFonts w:ascii="Arial" w:eastAsia="Arial" w:hAnsi="Arial" w:cs="Arial"/>
              <w:sz w:val="22"/>
              <w:szCs w:val="22"/>
            </w:rPr>
            <w:t>26.</w:t>
          </w:r>
          <w:r>
            <w:tab/>
          </w:r>
          <w:r w:rsidRPr="0952260A">
            <w:rPr>
              <w:rFonts w:ascii="Arial" w:eastAsia="Arial" w:hAnsi="Arial" w:cs="Arial"/>
              <w:sz w:val="22"/>
              <w:szCs w:val="22"/>
            </w:rPr>
            <w:t xml:space="preserve">Faust, G. G. &amp; Hall, I. M. SAMBLASTER: fast duplicate marking and structural variant read extraction. </w:t>
          </w:r>
          <w:r w:rsidRPr="0952260A">
            <w:rPr>
              <w:rFonts w:ascii="Arial" w:eastAsia="Arial" w:hAnsi="Arial" w:cs="Arial"/>
              <w:i/>
              <w:sz w:val="22"/>
              <w:szCs w:val="22"/>
            </w:rPr>
            <w:t>Bioinformatics</w:t>
          </w:r>
          <w:r w:rsidRPr="0952260A">
            <w:rPr>
              <w:rFonts w:ascii="Arial" w:eastAsia="Arial" w:hAnsi="Arial" w:cs="Arial"/>
              <w:sz w:val="22"/>
              <w:szCs w:val="22"/>
            </w:rPr>
            <w:t xml:space="preserve"> </w:t>
          </w:r>
          <w:r w:rsidRPr="0952260A">
            <w:rPr>
              <w:rFonts w:ascii="Arial" w:eastAsia="Arial" w:hAnsi="Arial" w:cs="Arial"/>
              <w:b/>
              <w:sz w:val="22"/>
              <w:szCs w:val="22"/>
            </w:rPr>
            <w:t>30</w:t>
          </w:r>
          <w:r w:rsidRPr="0952260A">
            <w:rPr>
              <w:rFonts w:ascii="Arial" w:eastAsia="Arial" w:hAnsi="Arial" w:cs="Arial"/>
              <w:sz w:val="22"/>
              <w:szCs w:val="22"/>
            </w:rPr>
            <w:t>, 2503–2505 (2014).</w:t>
          </w:r>
        </w:p>
        <w:p w14:paraId="6EB4A71E" w14:textId="77777777" w:rsidR="008D00B0" w:rsidRDefault="008D00B0" w:rsidP="55F015EE">
          <w:pPr>
            <w:autoSpaceDE w:val="0"/>
            <w:autoSpaceDN w:val="0"/>
            <w:ind w:hanging="640"/>
            <w:divId w:val="1333601624"/>
            <w:rPr>
              <w:rFonts w:ascii="Arial" w:eastAsia="Arial" w:hAnsi="Arial" w:cs="Arial"/>
              <w:sz w:val="22"/>
              <w:szCs w:val="22"/>
            </w:rPr>
          </w:pPr>
          <w:r w:rsidRPr="0952260A">
            <w:rPr>
              <w:rFonts w:ascii="Arial" w:eastAsia="Arial" w:hAnsi="Arial" w:cs="Arial"/>
              <w:sz w:val="22"/>
              <w:szCs w:val="22"/>
            </w:rPr>
            <w:t>27.</w:t>
          </w:r>
          <w:r>
            <w:tab/>
          </w:r>
          <w:r w:rsidRPr="0952260A">
            <w:rPr>
              <w:rFonts w:ascii="Arial" w:eastAsia="Arial" w:hAnsi="Arial" w:cs="Arial"/>
              <w:sz w:val="22"/>
              <w:szCs w:val="22"/>
            </w:rPr>
            <w:t xml:space="preserve">Jun, G., Flickinger, M., Hetrick, K., … J. R.-T. A. J. of &amp; 2012, undefined. Detecting and estimating contamination of human DNA samples in sequencing and array-based genotype data. </w:t>
          </w:r>
          <w:r w:rsidRPr="0952260A">
            <w:rPr>
              <w:rFonts w:ascii="Arial" w:eastAsia="Arial" w:hAnsi="Arial" w:cs="Arial"/>
              <w:i/>
              <w:sz w:val="22"/>
              <w:szCs w:val="22"/>
            </w:rPr>
            <w:t>Elsevier</w:t>
          </w:r>
          <w:r w:rsidRPr="0952260A">
            <w:rPr>
              <w:rFonts w:ascii="Arial" w:eastAsia="Arial" w:hAnsi="Arial" w:cs="Arial"/>
              <w:sz w:val="22"/>
              <w:szCs w:val="22"/>
            </w:rPr>
            <w:t>.</w:t>
          </w:r>
        </w:p>
        <w:p w14:paraId="237C205D" w14:textId="77777777" w:rsidR="008D00B0" w:rsidRDefault="008D00B0" w:rsidP="55F015EE">
          <w:pPr>
            <w:autoSpaceDE w:val="0"/>
            <w:autoSpaceDN w:val="0"/>
            <w:ind w:hanging="640"/>
            <w:divId w:val="224724071"/>
            <w:rPr>
              <w:rFonts w:ascii="Arial" w:eastAsia="Arial" w:hAnsi="Arial" w:cs="Arial"/>
              <w:sz w:val="22"/>
              <w:szCs w:val="22"/>
            </w:rPr>
          </w:pPr>
          <w:r w:rsidRPr="0952260A">
            <w:rPr>
              <w:rFonts w:ascii="Arial" w:eastAsia="Arial" w:hAnsi="Arial" w:cs="Arial"/>
              <w:sz w:val="22"/>
              <w:szCs w:val="22"/>
            </w:rPr>
            <w:t>28.</w:t>
          </w:r>
          <w:r>
            <w:tab/>
          </w:r>
          <w:r w:rsidRPr="0952260A">
            <w:rPr>
              <w:rFonts w:ascii="Arial" w:eastAsia="Arial" w:hAnsi="Arial" w:cs="Arial"/>
              <w:sz w:val="22"/>
              <w:szCs w:val="22"/>
            </w:rPr>
            <w:t xml:space="preserve">Eggertsson, H. P. &amp; Halldorsson, B. V. read\_haps: using read haplotypes to detect same species contamination in DNA sequences. </w:t>
          </w:r>
          <w:r w:rsidRPr="0952260A">
            <w:rPr>
              <w:rFonts w:ascii="Arial" w:eastAsia="Arial" w:hAnsi="Arial" w:cs="Arial"/>
              <w:i/>
              <w:sz w:val="22"/>
              <w:szCs w:val="22"/>
            </w:rPr>
            <w:t>Bioinformatics</w:t>
          </w:r>
          <w:r w:rsidRPr="0952260A">
            <w:rPr>
              <w:rFonts w:ascii="Arial" w:eastAsia="Arial" w:hAnsi="Arial" w:cs="Arial"/>
              <w:sz w:val="22"/>
              <w:szCs w:val="22"/>
            </w:rPr>
            <w:t xml:space="preserve"> </w:t>
          </w:r>
          <w:r w:rsidRPr="0952260A">
            <w:rPr>
              <w:rFonts w:ascii="Arial" w:eastAsia="Arial" w:hAnsi="Arial" w:cs="Arial"/>
              <w:b/>
              <w:sz w:val="22"/>
              <w:szCs w:val="22"/>
            </w:rPr>
            <w:t>37</w:t>
          </w:r>
          <w:r w:rsidRPr="0952260A">
            <w:rPr>
              <w:rFonts w:ascii="Arial" w:eastAsia="Arial" w:hAnsi="Arial" w:cs="Arial"/>
              <w:sz w:val="22"/>
              <w:szCs w:val="22"/>
            </w:rPr>
            <w:t>, 2215–2217 (2021).</w:t>
          </w:r>
        </w:p>
        <w:p w14:paraId="6BF24A01" w14:textId="77777777" w:rsidR="008D00B0" w:rsidRPr="00077420" w:rsidRDefault="008D00B0" w:rsidP="55F015EE">
          <w:pPr>
            <w:autoSpaceDE w:val="0"/>
            <w:autoSpaceDN w:val="0"/>
            <w:ind w:hanging="640"/>
            <w:divId w:val="241256449"/>
            <w:rPr>
              <w:rFonts w:ascii="Arial" w:eastAsia="Arial" w:hAnsi="Arial" w:cs="Arial"/>
              <w:sz w:val="22"/>
              <w:szCs w:val="22"/>
            </w:rPr>
          </w:pPr>
          <w:r w:rsidRPr="0952260A">
            <w:rPr>
              <w:rFonts w:ascii="Arial" w:eastAsia="Arial" w:hAnsi="Arial" w:cs="Arial"/>
              <w:sz w:val="22"/>
              <w:szCs w:val="22"/>
            </w:rPr>
            <w:t>29.</w:t>
          </w:r>
          <w:r>
            <w:tab/>
          </w:r>
          <w:r w:rsidRPr="0952260A">
            <w:rPr>
              <w:rFonts w:ascii="Arial" w:eastAsia="Arial" w:hAnsi="Arial" w:cs="Arial"/>
              <w:sz w:val="22"/>
              <w:szCs w:val="22"/>
            </w:rPr>
            <w:t xml:space="preserve">Crusoe, M. R. </w:t>
          </w:r>
          <w:r w:rsidRPr="0952260A">
            <w:rPr>
              <w:rFonts w:ascii="Arial" w:eastAsia="Arial" w:hAnsi="Arial" w:cs="Arial"/>
              <w:i/>
              <w:sz w:val="22"/>
              <w:szCs w:val="22"/>
            </w:rPr>
            <w:t>et al.</w:t>
          </w:r>
          <w:r w:rsidRPr="0952260A">
            <w:rPr>
              <w:rFonts w:ascii="Arial" w:eastAsia="Arial" w:hAnsi="Arial" w:cs="Arial"/>
              <w:sz w:val="22"/>
              <w:szCs w:val="22"/>
            </w:rPr>
            <w:t xml:space="preserve"> Methods included. </w:t>
          </w:r>
          <w:r w:rsidRPr="0952260A">
            <w:rPr>
              <w:rFonts w:ascii="Arial" w:eastAsia="Arial" w:hAnsi="Arial" w:cs="Arial"/>
              <w:i/>
              <w:sz w:val="22"/>
              <w:szCs w:val="22"/>
            </w:rPr>
            <w:t>Commun ACM</w:t>
          </w:r>
          <w:r w:rsidRPr="0952260A">
            <w:rPr>
              <w:rFonts w:ascii="Arial" w:eastAsia="Arial" w:hAnsi="Arial" w:cs="Arial"/>
              <w:sz w:val="22"/>
              <w:szCs w:val="22"/>
            </w:rPr>
            <w:t xml:space="preserve"> </w:t>
          </w:r>
          <w:r w:rsidRPr="0952260A">
            <w:rPr>
              <w:rFonts w:ascii="Arial" w:eastAsia="Arial" w:hAnsi="Arial" w:cs="Arial"/>
              <w:b/>
              <w:sz w:val="22"/>
              <w:szCs w:val="22"/>
            </w:rPr>
            <w:t>65</w:t>
          </w:r>
          <w:r w:rsidRPr="0952260A">
            <w:rPr>
              <w:rFonts w:ascii="Arial" w:eastAsia="Arial" w:hAnsi="Arial" w:cs="Arial"/>
              <w:sz w:val="22"/>
              <w:szCs w:val="22"/>
            </w:rPr>
            <w:t>, 54–63 (2022).</w:t>
          </w:r>
        </w:p>
        <w:p w14:paraId="490DE75F" w14:textId="77777777" w:rsidR="008D00B0" w:rsidRDefault="008D00B0" w:rsidP="55F015EE">
          <w:pPr>
            <w:autoSpaceDE w:val="0"/>
            <w:autoSpaceDN w:val="0"/>
            <w:ind w:hanging="640"/>
            <w:divId w:val="1638026144"/>
            <w:rPr>
              <w:rFonts w:ascii="Arial" w:eastAsia="Arial" w:hAnsi="Arial" w:cs="Arial"/>
              <w:sz w:val="22"/>
              <w:szCs w:val="22"/>
            </w:rPr>
          </w:pPr>
          <w:r w:rsidRPr="0952260A">
            <w:rPr>
              <w:rFonts w:ascii="Arial" w:eastAsia="Arial" w:hAnsi="Arial" w:cs="Arial"/>
              <w:sz w:val="22"/>
              <w:szCs w:val="22"/>
            </w:rPr>
            <w:t>30.</w:t>
          </w:r>
          <w:r>
            <w:tab/>
          </w:r>
          <w:r w:rsidRPr="0952260A">
            <w:rPr>
              <w:rFonts w:ascii="Arial" w:eastAsia="Arial" w:hAnsi="Arial" w:cs="Arial"/>
              <w:sz w:val="22"/>
              <w:szCs w:val="22"/>
            </w:rPr>
            <w:t xml:space="preserve">Chen, X. </w:t>
          </w:r>
          <w:r w:rsidRPr="0952260A">
            <w:rPr>
              <w:rFonts w:ascii="Arial" w:eastAsia="Arial" w:hAnsi="Arial" w:cs="Arial"/>
              <w:i/>
              <w:sz w:val="22"/>
              <w:szCs w:val="22"/>
            </w:rPr>
            <w:t>et al.</w:t>
          </w:r>
          <w:r w:rsidRPr="0952260A">
            <w:rPr>
              <w:rFonts w:ascii="Arial" w:eastAsia="Arial" w:hAnsi="Arial" w:cs="Arial"/>
              <w:sz w:val="22"/>
              <w:szCs w:val="22"/>
            </w:rPr>
            <w:t xml:space="preserve"> Manta: rapid detection of structural variants and indels for germline and cancer sequencing applications. </w:t>
          </w:r>
          <w:r w:rsidRPr="0952260A">
            <w:rPr>
              <w:rFonts w:ascii="Arial" w:eastAsia="Arial" w:hAnsi="Arial" w:cs="Arial"/>
              <w:i/>
              <w:sz w:val="22"/>
              <w:szCs w:val="22"/>
            </w:rPr>
            <w:t>Bioinformatics</w:t>
          </w:r>
          <w:r w:rsidRPr="0952260A">
            <w:rPr>
              <w:rFonts w:ascii="Arial" w:eastAsia="Arial" w:hAnsi="Arial" w:cs="Arial"/>
              <w:sz w:val="22"/>
              <w:szCs w:val="22"/>
            </w:rPr>
            <w:t xml:space="preserve"> </w:t>
          </w:r>
          <w:r w:rsidRPr="0952260A">
            <w:rPr>
              <w:rFonts w:ascii="Arial" w:eastAsia="Arial" w:hAnsi="Arial" w:cs="Arial"/>
              <w:b/>
              <w:sz w:val="22"/>
              <w:szCs w:val="22"/>
            </w:rPr>
            <w:t>32</w:t>
          </w:r>
          <w:r w:rsidRPr="0952260A">
            <w:rPr>
              <w:rFonts w:ascii="Arial" w:eastAsia="Arial" w:hAnsi="Arial" w:cs="Arial"/>
              <w:sz w:val="22"/>
              <w:szCs w:val="22"/>
            </w:rPr>
            <w:t>, 1220–1222 (2016).</w:t>
          </w:r>
        </w:p>
        <w:p w14:paraId="35720DA4" w14:textId="77777777" w:rsidR="008D00B0" w:rsidRDefault="008D00B0" w:rsidP="55F015EE">
          <w:pPr>
            <w:autoSpaceDE w:val="0"/>
            <w:autoSpaceDN w:val="0"/>
            <w:ind w:hanging="640"/>
            <w:divId w:val="238174315"/>
            <w:rPr>
              <w:rFonts w:ascii="Arial" w:eastAsia="Arial" w:hAnsi="Arial" w:cs="Arial"/>
              <w:sz w:val="22"/>
              <w:szCs w:val="22"/>
            </w:rPr>
          </w:pPr>
          <w:r w:rsidRPr="0952260A">
            <w:rPr>
              <w:rFonts w:ascii="Arial" w:eastAsia="Arial" w:hAnsi="Arial" w:cs="Arial"/>
              <w:sz w:val="22"/>
              <w:szCs w:val="22"/>
            </w:rPr>
            <w:t>31.</w:t>
          </w:r>
          <w:r>
            <w:tab/>
          </w:r>
          <w:r w:rsidRPr="0952260A">
            <w:rPr>
              <w:rFonts w:ascii="Arial" w:eastAsia="Arial" w:hAnsi="Arial" w:cs="Arial"/>
              <w:sz w:val="22"/>
              <w:szCs w:val="22"/>
            </w:rPr>
            <w:t xml:space="preserve">Babraham Bioinformatics - </w:t>
          </w:r>
          <w:proofErr w:type="spellStart"/>
          <w:r w:rsidRPr="0952260A">
            <w:rPr>
              <w:rFonts w:ascii="Arial" w:eastAsia="Arial" w:hAnsi="Arial" w:cs="Arial"/>
              <w:sz w:val="22"/>
              <w:szCs w:val="22"/>
            </w:rPr>
            <w:t>FastQC</w:t>
          </w:r>
          <w:proofErr w:type="spellEnd"/>
          <w:r w:rsidRPr="0952260A">
            <w:rPr>
              <w:rFonts w:ascii="Arial" w:eastAsia="Arial" w:hAnsi="Arial" w:cs="Arial"/>
              <w:sz w:val="22"/>
              <w:szCs w:val="22"/>
            </w:rPr>
            <w:t xml:space="preserve"> A Quality Control tool for High Throughput Sequence Data. https://www.bioinformatics.babraham.ac.uk/projects/fastqc/.</w:t>
          </w:r>
        </w:p>
        <w:p w14:paraId="73821628" w14:textId="77777777" w:rsidR="008D00B0" w:rsidRDefault="008D00B0" w:rsidP="55F015EE">
          <w:pPr>
            <w:autoSpaceDE w:val="0"/>
            <w:autoSpaceDN w:val="0"/>
            <w:ind w:hanging="640"/>
            <w:divId w:val="664169488"/>
            <w:rPr>
              <w:rFonts w:ascii="Arial" w:eastAsia="Arial" w:hAnsi="Arial" w:cs="Arial"/>
              <w:sz w:val="22"/>
              <w:szCs w:val="22"/>
            </w:rPr>
          </w:pPr>
          <w:r w:rsidRPr="0952260A">
            <w:rPr>
              <w:rFonts w:ascii="Arial" w:eastAsia="Arial" w:hAnsi="Arial" w:cs="Arial"/>
              <w:sz w:val="22"/>
              <w:szCs w:val="22"/>
            </w:rPr>
            <w:t>32.</w:t>
          </w:r>
          <w:r>
            <w:tab/>
          </w:r>
          <w:r w:rsidRPr="0952260A">
            <w:rPr>
              <w:rFonts w:ascii="Arial" w:eastAsia="Arial" w:hAnsi="Arial" w:cs="Arial"/>
              <w:sz w:val="22"/>
              <w:szCs w:val="22"/>
            </w:rPr>
            <w:t xml:space="preserve">Tischler, G. &amp; Leonard, S. </w:t>
          </w:r>
          <w:proofErr w:type="spellStart"/>
          <w:r w:rsidRPr="0952260A">
            <w:rPr>
              <w:rFonts w:ascii="Arial" w:eastAsia="Arial" w:hAnsi="Arial" w:cs="Arial"/>
              <w:sz w:val="22"/>
              <w:szCs w:val="22"/>
            </w:rPr>
            <w:t>biobambam</w:t>
          </w:r>
          <w:proofErr w:type="spellEnd"/>
          <w:r w:rsidRPr="0952260A">
            <w:rPr>
              <w:rFonts w:ascii="Arial" w:eastAsia="Arial" w:hAnsi="Arial" w:cs="Arial"/>
              <w:sz w:val="22"/>
              <w:szCs w:val="22"/>
            </w:rPr>
            <w:t xml:space="preserve">: tools for read pair </w:t>
          </w:r>
          <w:proofErr w:type="gramStart"/>
          <w:r w:rsidRPr="0952260A">
            <w:rPr>
              <w:rFonts w:ascii="Arial" w:eastAsia="Arial" w:hAnsi="Arial" w:cs="Arial"/>
              <w:sz w:val="22"/>
              <w:szCs w:val="22"/>
            </w:rPr>
            <w:t>collation based</w:t>
          </w:r>
          <w:proofErr w:type="gramEnd"/>
          <w:r w:rsidRPr="0952260A">
            <w:rPr>
              <w:rFonts w:ascii="Arial" w:eastAsia="Arial" w:hAnsi="Arial" w:cs="Arial"/>
              <w:sz w:val="22"/>
              <w:szCs w:val="22"/>
            </w:rPr>
            <w:t xml:space="preserve"> algorithms on BAM files. </w:t>
          </w:r>
          <w:r w:rsidRPr="0952260A">
            <w:rPr>
              <w:rFonts w:ascii="Arial" w:eastAsia="Arial" w:hAnsi="Arial" w:cs="Arial"/>
              <w:i/>
              <w:sz w:val="22"/>
              <w:szCs w:val="22"/>
            </w:rPr>
            <w:t>Source Code Biol Med</w:t>
          </w:r>
          <w:r w:rsidRPr="0952260A">
            <w:rPr>
              <w:rFonts w:ascii="Arial" w:eastAsia="Arial" w:hAnsi="Arial" w:cs="Arial"/>
              <w:sz w:val="22"/>
              <w:szCs w:val="22"/>
            </w:rPr>
            <w:t xml:space="preserve"> </w:t>
          </w:r>
          <w:r w:rsidRPr="0952260A">
            <w:rPr>
              <w:rFonts w:ascii="Arial" w:eastAsia="Arial" w:hAnsi="Arial" w:cs="Arial"/>
              <w:b/>
              <w:sz w:val="22"/>
              <w:szCs w:val="22"/>
            </w:rPr>
            <w:t>9</w:t>
          </w:r>
          <w:r w:rsidRPr="0952260A">
            <w:rPr>
              <w:rFonts w:ascii="Arial" w:eastAsia="Arial" w:hAnsi="Arial" w:cs="Arial"/>
              <w:sz w:val="22"/>
              <w:szCs w:val="22"/>
            </w:rPr>
            <w:t>, 13 (2014).</w:t>
          </w:r>
        </w:p>
        <w:p w14:paraId="6098E49B" w14:textId="77777777" w:rsidR="008D00B0" w:rsidRDefault="008D00B0" w:rsidP="55F015EE">
          <w:pPr>
            <w:autoSpaceDE w:val="0"/>
            <w:autoSpaceDN w:val="0"/>
            <w:ind w:hanging="640"/>
            <w:divId w:val="1620797613"/>
            <w:rPr>
              <w:rFonts w:ascii="Arial" w:eastAsia="Arial" w:hAnsi="Arial" w:cs="Arial"/>
              <w:sz w:val="22"/>
              <w:szCs w:val="22"/>
            </w:rPr>
          </w:pPr>
          <w:r w:rsidRPr="0952260A">
            <w:rPr>
              <w:rFonts w:ascii="Arial" w:eastAsia="Arial" w:hAnsi="Arial" w:cs="Arial"/>
              <w:sz w:val="22"/>
              <w:szCs w:val="22"/>
            </w:rPr>
            <w:t>33.</w:t>
          </w:r>
          <w:r>
            <w:tab/>
          </w:r>
          <w:r w:rsidRPr="0952260A">
            <w:rPr>
              <w:rFonts w:ascii="Arial" w:eastAsia="Arial" w:hAnsi="Arial" w:cs="Arial"/>
              <w:sz w:val="22"/>
              <w:szCs w:val="22"/>
            </w:rPr>
            <w:t xml:space="preserve">Tarasov, A., Vilella, A. J., </w:t>
          </w:r>
          <w:proofErr w:type="spellStart"/>
          <w:r w:rsidRPr="0952260A">
            <w:rPr>
              <w:rFonts w:ascii="Arial" w:eastAsia="Arial" w:hAnsi="Arial" w:cs="Arial"/>
              <w:sz w:val="22"/>
              <w:szCs w:val="22"/>
            </w:rPr>
            <w:t>Cuppen</w:t>
          </w:r>
          <w:proofErr w:type="spellEnd"/>
          <w:r w:rsidRPr="0952260A">
            <w:rPr>
              <w:rFonts w:ascii="Arial" w:eastAsia="Arial" w:hAnsi="Arial" w:cs="Arial"/>
              <w:sz w:val="22"/>
              <w:szCs w:val="22"/>
            </w:rPr>
            <w:t xml:space="preserve">, E., Nijman, I. J. &amp; Prins, P. </w:t>
          </w:r>
          <w:proofErr w:type="spellStart"/>
          <w:r w:rsidRPr="0952260A">
            <w:rPr>
              <w:rFonts w:ascii="Arial" w:eastAsia="Arial" w:hAnsi="Arial" w:cs="Arial"/>
              <w:sz w:val="22"/>
              <w:szCs w:val="22"/>
            </w:rPr>
            <w:t>Sambamba</w:t>
          </w:r>
          <w:proofErr w:type="spellEnd"/>
          <w:r w:rsidRPr="0952260A">
            <w:rPr>
              <w:rFonts w:ascii="Arial" w:eastAsia="Arial" w:hAnsi="Arial" w:cs="Arial"/>
              <w:sz w:val="22"/>
              <w:szCs w:val="22"/>
            </w:rPr>
            <w:t xml:space="preserve">: fast processing of NGS alignment formats. </w:t>
          </w:r>
          <w:r w:rsidRPr="0952260A">
            <w:rPr>
              <w:rFonts w:ascii="Arial" w:eastAsia="Arial" w:hAnsi="Arial" w:cs="Arial"/>
              <w:i/>
              <w:sz w:val="22"/>
              <w:szCs w:val="22"/>
            </w:rPr>
            <w:t>Bioinformatics</w:t>
          </w:r>
          <w:r w:rsidRPr="0952260A">
            <w:rPr>
              <w:rFonts w:ascii="Arial" w:eastAsia="Arial" w:hAnsi="Arial" w:cs="Arial"/>
              <w:sz w:val="22"/>
              <w:szCs w:val="22"/>
            </w:rPr>
            <w:t xml:space="preserve"> </w:t>
          </w:r>
          <w:r w:rsidRPr="0952260A">
            <w:rPr>
              <w:rFonts w:ascii="Arial" w:eastAsia="Arial" w:hAnsi="Arial" w:cs="Arial"/>
              <w:b/>
              <w:sz w:val="22"/>
              <w:szCs w:val="22"/>
            </w:rPr>
            <w:t>31</w:t>
          </w:r>
          <w:r w:rsidRPr="0952260A">
            <w:rPr>
              <w:rFonts w:ascii="Arial" w:eastAsia="Arial" w:hAnsi="Arial" w:cs="Arial"/>
              <w:sz w:val="22"/>
              <w:szCs w:val="22"/>
            </w:rPr>
            <w:t>, 2032–2034 (2015).</w:t>
          </w:r>
        </w:p>
        <w:p w14:paraId="6486F3AF" w14:textId="77777777" w:rsidR="008D00B0" w:rsidRDefault="008D00B0" w:rsidP="55F015EE">
          <w:pPr>
            <w:autoSpaceDE w:val="0"/>
            <w:autoSpaceDN w:val="0"/>
            <w:ind w:hanging="640"/>
            <w:divId w:val="1668745769"/>
            <w:rPr>
              <w:rFonts w:ascii="Arial" w:eastAsia="Arial" w:hAnsi="Arial" w:cs="Arial"/>
              <w:sz w:val="22"/>
              <w:szCs w:val="22"/>
            </w:rPr>
          </w:pPr>
          <w:r w:rsidRPr="0952260A">
            <w:rPr>
              <w:rFonts w:ascii="Arial" w:eastAsia="Arial" w:hAnsi="Arial" w:cs="Arial"/>
              <w:sz w:val="22"/>
              <w:szCs w:val="22"/>
            </w:rPr>
            <w:t>34.</w:t>
          </w:r>
          <w:r>
            <w:tab/>
          </w:r>
          <w:r w:rsidRPr="0952260A">
            <w:rPr>
              <w:rFonts w:ascii="Arial" w:eastAsia="Arial" w:hAnsi="Arial" w:cs="Arial"/>
              <w:sz w:val="22"/>
              <w:szCs w:val="22"/>
            </w:rPr>
            <w:t xml:space="preserve">Li, H. </w:t>
          </w:r>
          <w:proofErr w:type="spellStart"/>
          <w:r w:rsidRPr="0952260A">
            <w:rPr>
              <w:rFonts w:ascii="Arial" w:eastAsia="Arial" w:hAnsi="Arial" w:cs="Arial"/>
              <w:sz w:val="22"/>
              <w:szCs w:val="22"/>
            </w:rPr>
            <w:t>Tabix</w:t>
          </w:r>
          <w:proofErr w:type="spellEnd"/>
          <w:r w:rsidRPr="0952260A">
            <w:rPr>
              <w:rFonts w:ascii="Arial" w:eastAsia="Arial" w:hAnsi="Arial" w:cs="Arial"/>
              <w:sz w:val="22"/>
              <w:szCs w:val="22"/>
            </w:rPr>
            <w:t xml:space="preserve">: fast retrieval of sequence features from generic TAB-delimited files. </w:t>
          </w:r>
          <w:r w:rsidRPr="0952260A">
            <w:rPr>
              <w:rFonts w:ascii="Arial" w:eastAsia="Arial" w:hAnsi="Arial" w:cs="Arial"/>
              <w:i/>
              <w:sz w:val="22"/>
              <w:szCs w:val="22"/>
            </w:rPr>
            <w:t>Bioinformatics</w:t>
          </w:r>
          <w:r w:rsidRPr="0952260A">
            <w:rPr>
              <w:rFonts w:ascii="Arial" w:eastAsia="Arial" w:hAnsi="Arial" w:cs="Arial"/>
              <w:sz w:val="22"/>
              <w:szCs w:val="22"/>
            </w:rPr>
            <w:t xml:space="preserve"> </w:t>
          </w:r>
          <w:r w:rsidRPr="0952260A">
            <w:rPr>
              <w:rFonts w:ascii="Arial" w:eastAsia="Arial" w:hAnsi="Arial" w:cs="Arial"/>
              <w:b/>
              <w:sz w:val="22"/>
              <w:szCs w:val="22"/>
            </w:rPr>
            <w:t>27</w:t>
          </w:r>
          <w:r w:rsidRPr="0952260A">
            <w:rPr>
              <w:rFonts w:ascii="Arial" w:eastAsia="Arial" w:hAnsi="Arial" w:cs="Arial"/>
              <w:sz w:val="22"/>
              <w:szCs w:val="22"/>
            </w:rPr>
            <w:t>, 718–719 (2011).</w:t>
          </w:r>
        </w:p>
        <w:p w14:paraId="283F7790" w14:textId="77777777" w:rsidR="008D00B0" w:rsidRDefault="008D00B0" w:rsidP="55F015EE">
          <w:pPr>
            <w:autoSpaceDE w:val="0"/>
            <w:autoSpaceDN w:val="0"/>
            <w:ind w:hanging="640"/>
            <w:divId w:val="896474105"/>
            <w:rPr>
              <w:rFonts w:ascii="Arial" w:eastAsia="Arial" w:hAnsi="Arial" w:cs="Arial"/>
              <w:sz w:val="22"/>
              <w:szCs w:val="22"/>
            </w:rPr>
          </w:pPr>
          <w:r w:rsidRPr="0952260A">
            <w:rPr>
              <w:rFonts w:ascii="Arial" w:eastAsia="Arial" w:hAnsi="Arial" w:cs="Arial"/>
              <w:sz w:val="22"/>
              <w:szCs w:val="22"/>
            </w:rPr>
            <w:t>35.</w:t>
          </w:r>
          <w:r>
            <w:tab/>
          </w:r>
          <w:r w:rsidRPr="0952260A">
            <w:rPr>
              <w:rFonts w:ascii="Arial" w:eastAsia="Arial" w:hAnsi="Arial" w:cs="Arial"/>
              <w:sz w:val="22"/>
              <w:szCs w:val="22"/>
            </w:rPr>
            <w:t xml:space="preserve">Danecek, P. </w:t>
          </w:r>
          <w:r w:rsidRPr="0952260A">
            <w:rPr>
              <w:rFonts w:ascii="Arial" w:eastAsia="Arial" w:hAnsi="Arial" w:cs="Arial"/>
              <w:i/>
              <w:sz w:val="22"/>
              <w:szCs w:val="22"/>
            </w:rPr>
            <w:t>et al.</w:t>
          </w:r>
          <w:r w:rsidRPr="0952260A">
            <w:rPr>
              <w:rFonts w:ascii="Arial" w:eastAsia="Arial" w:hAnsi="Arial" w:cs="Arial"/>
              <w:sz w:val="22"/>
              <w:szCs w:val="22"/>
            </w:rPr>
            <w:t xml:space="preserve"> Twelve years of </w:t>
          </w:r>
          <w:proofErr w:type="spellStart"/>
          <w:r w:rsidRPr="0952260A">
            <w:rPr>
              <w:rFonts w:ascii="Arial" w:eastAsia="Arial" w:hAnsi="Arial" w:cs="Arial"/>
              <w:sz w:val="22"/>
              <w:szCs w:val="22"/>
            </w:rPr>
            <w:t>SAMtools</w:t>
          </w:r>
          <w:proofErr w:type="spellEnd"/>
          <w:r w:rsidRPr="0952260A">
            <w:rPr>
              <w:rFonts w:ascii="Arial" w:eastAsia="Arial" w:hAnsi="Arial" w:cs="Arial"/>
              <w:sz w:val="22"/>
              <w:szCs w:val="22"/>
            </w:rPr>
            <w:t xml:space="preserve"> and </w:t>
          </w:r>
          <w:proofErr w:type="spellStart"/>
          <w:r w:rsidRPr="0952260A">
            <w:rPr>
              <w:rFonts w:ascii="Arial" w:eastAsia="Arial" w:hAnsi="Arial" w:cs="Arial"/>
              <w:sz w:val="22"/>
              <w:szCs w:val="22"/>
            </w:rPr>
            <w:t>BCFtools</w:t>
          </w:r>
          <w:proofErr w:type="spellEnd"/>
          <w:r w:rsidRPr="0952260A">
            <w:rPr>
              <w:rFonts w:ascii="Arial" w:eastAsia="Arial" w:hAnsi="Arial" w:cs="Arial"/>
              <w:sz w:val="22"/>
              <w:szCs w:val="22"/>
            </w:rPr>
            <w:t xml:space="preserve">. </w:t>
          </w:r>
          <w:proofErr w:type="spellStart"/>
          <w:r w:rsidRPr="0952260A">
            <w:rPr>
              <w:rFonts w:ascii="Arial" w:eastAsia="Arial" w:hAnsi="Arial" w:cs="Arial"/>
              <w:i/>
              <w:sz w:val="22"/>
              <w:szCs w:val="22"/>
            </w:rPr>
            <w:t>Gigascience</w:t>
          </w:r>
          <w:proofErr w:type="spellEnd"/>
          <w:r w:rsidRPr="0952260A">
            <w:rPr>
              <w:rFonts w:ascii="Arial" w:eastAsia="Arial" w:hAnsi="Arial" w:cs="Arial"/>
              <w:sz w:val="22"/>
              <w:szCs w:val="22"/>
            </w:rPr>
            <w:t xml:space="preserve"> </w:t>
          </w:r>
          <w:r w:rsidRPr="0952260A">
            <w:rPr>
              <w:rFonts w:ascii="Arial" w:eastAsia="Arial" w:hAnsi="Arial" w:cs="Arial"/>
              <w:b/>
              <w:sz w:val="22"/>
              <w:szCs w:val="22"/>
            </w:rPr>
            <w:t>10</w:t>
          </w:r>
          <w:r w:rsidRPr="0952260A">
            <w:rPr>
              <w:rFonts w:ascii="Arial" w:eastAsia="Arial" w:hAnsi="Arial" w:cs="Arial"/>
              <w:sz w:val="22"/>
              <w:szCs w:val="22"/>
            </w:rPr>
            <w:t>, 1–4 (2021).</w:t>
          </w:r>
        </w:p>
        <w:p w14:paraId="25DA93E0" w14:textId="77777777" w:rsidR="008D00B0" w:rsidRDefault="008D00B0" w:rsidP="55F015EE">
          <w:pPr>
            <w:autoSpaceDE w:val="0"/>
            <w:autoSpaceDN w:val="0"/>
            <w:ind w:hanging="640"/>
            <w:divId w:val="816608250"/>
            <w:rPr>
              <w:rFonts w:ascii="Arial" w:eastAsia="Arial" w:hAnsi="Arial" w:cs="Arial"/>
              <w:sz w:val="22"/>
              <w:szCs w:val="22"/>
            </w:rPr>
          </w:pPr>
          <w:r w:rsidRPr="0952260A">
            <w:rPr>
              <w:rFonts w:ascii="Arial" w:eastAsia="Arial" w:hAnsi="Arial" w:cs="Arial"/>
              <w:sz w:val="22"/>
              <w:szCs w:val="22"/>
            </w:rPr>
            <w:t>36.</w:t>
          </w:r>
          <w:r>
            <w:tab/>
          </w:r>
          <w:r w:rsidRPr="0952260A">
            <w:rPr>
              <w:rFonts w:ascii="Arial" w:eastAsia="Arial" w:hAnsi="Arial" w:cs="Arial"/>
              <w:sz w:val="22"/>
              <w:szCs w:val="22"/>
            </w:rPr>
            <w:t xml:space="preserve">Purcell, S. M. PLINK: a toolset for whole-genome association and population-based linkage analysis. </w:t>
          </w:r>
          <w:r w:rsidRPr="0952260A">
            <w:rPr>
              <w:rFonts w:ascii="Arial" w:eastAsia="Arial" w:hAnsi="Arial" w:cs="Arial"/>
              <w:i/>
              <w:sz w:val="22"/>
              <w:szCs w:val="22"/>
            </w:rPr>
            <w:t>Am J Hum Genet</w:t>
          </w:r>
          <w:r w:rsidRPr="0952260A">
            <w:rPr>
              <w:rFonts w:ascii="Arial" w:eastAsia="Arial" w:hAnsi="Arial" w:cs="Arial"/>
              <w:sz w:val="22"/>
              <w:szCs w:val="22"/>
            </w:rPr>
            <w:t xml:space="preserve"> </w:t>
          </w:r>
          <w:r w:rsidRPr="0952260A">
            <w:rPr>
              <w:rFonts w:ascii="Arial" w:eastAsia="Arial" w:hAnsi="Arial" w:cs="Arial"/>
              <w:b/>
              <w:sz w:val="22"/>
              <w:szCs w:val="22"/>
            </w:rPr>
            <w:t>81</w:t>
          </w:r>
          <w:r w:rsidRPr="0952260A">
            <w:rPr>
              <w:rFonts w:ascii="Arial" w:eastAsia="Arial" w:hAnsi="Arial" w:cs="Arial"/>
              <w:sz w:val="22"/>
              <w:szCs w:val="22"/>
            </w:rPr>
            <w:t>, (2007).</w:t>
          </w:r>
        </w:p>
        <w:p w14:paraId="4D67B391" w14:textId="77777777" w:rsidR="008D00B0" w:rsidRDefault="008D00B0" w:rsidP="55F015EE">
          <w:pPr>
            <w:autoSpaceDE w:val="0"/>
            <w:autoSpaceDN w:val="0"/>
            <w:ind w:hanging="640"/>
            <w:divId w:val="819662001"/>
            <w:rPr>
              <w:rFonts w:ascii="Arial" w:eastAsia="Arial" w:hAnsi="Arial" w:cs="Arial"/>
              <w:sz w:val="22"/>
              <w:szCs w:val="22"/>
            </w:rPr>
          </w:pPr>
          <w:r w:rsidRPr="0952260A">
            <w:rPr>
              <w:rFonts w:ascii="Arial" w:eastAsia="Arial" w:hAnsi="Arial" w:cs="Arial"/>
              <w:sz w:val="22"/>
              <w:szCs w:val="22"/>
            </w:rPr>
            <w:t>37.</w:t>
          </w:r>
          <w:r>
            <w:tab/>
          </w:r>
          <w:r w:rsidRPr="0952260A">
            <w:rPr>
              <w:rFonts w:ascii="Arial" w:eastAsia="Arial" w:hAnsi="Arial" w:cs="Arial"/>
              <w:sz w:val="22"/>
              <w:szCs w:val="22"/>
            </w:rPr>
            <w:t xml:space="preserve">Zhao, H. </w:t>
          </w:r>
          <w:r w:rsidRPr="0952260A">
            <w:rPr>
              <w:rFonts w:ascii="Arial" w:eastAsia="Arial" w:hAnsi="Arial" w:cs="Arial"/>
              <w:i/>
              <w:sz w:val="22"/>
              <w:szCs w:val="22"/>
            </w:rPr>
            <w:t>et al.</w:t>
          </w:r>
          <w:r w:rsidRPr="0952260A">
            <w:rPr>
              <w:rFonts w:ascii="Arial" w:eastAsia="Arial" w:hAnsi="Arial" w:cs="Arial"/>
              <w:sz w:val="22"/>
              <w:szCs w:val="22"/>
            </w:rPr>
            <w:t xml:space="preserve"> </w:t>
          </w:r>
          <w:proofErr w:type="spellStart"/>
          <w:r w:rsidRPr="0952260A">
            <w:rPr>
              <w:rFonts w:ascii="Arial" w:eastAsia="Arial" w:hAnsi="Arial" w:cs="Arial"/>
              <w:sz w:val="22"/>
              <w:szCs w:val="22"/>
            </w:rPr>
            <w:t>CrossMap</w:t>
          </w:r>
          <w:proofErr w:type="spellEnd"/>
          <w:r w:rsidRPr="0952260A">
            <w:rPr>
              <w:rFonts w:ascii="Arial" w:eastAsia="Arial" w:hAnsi="Arial" w:cs="Arial"/>
              <w:sz w:val="22"/>
              <w:szCs w:val="22"/>
            </w:rPr>
            <w:t xml:space="preserve">: a versatile tool for coordinate conversion between genome assemblies. </w:t>
          </w:r>
          <w:r w:rsidRPr="0952260A">
            <w:rPr>
              <w:rFonts w:ascii="Arial" w:eastAsia="Arial" w:hAnsi="Arial" w:cs="Arial"/>
              <w:i/>
              <w:sz w:val="22"/>
              <w:szCs w:val="22"/>
            </w:rPr>
            <w:t>Bioinformatics</w:t>
          </w:r>
          <w:r w:rsidRPr="0952260A">
            <w:rPr>
              <w:rFonts w:ascii="Arial" w:eastAsia="Arial" w:hAnsi="Arial" w:cs="Arial"/>
              <w:sz w:val="22"/>
              <w:szCs w:val="22"/>
            </w:rPr>
            <w:t xml:space="preserve"> </w:t>
          </w:r>
          <w:r w:rsidRPr="0952260A">
            <w:rPr>
              <w:rFonts w:ascii="Arial" w:eastAsia="Arial" w:hAnsi="Arial" w:cs="Arial"/>
              <w:b/>
              <w:sz w:val="22"/>
              <w:szCs w:val="22"/>
            </w:rPr>
            <w:t>30</w:t>
          </w:r>
          <w:r w:rsidRPr="0952260A">
            <w:rPr>
              <w:rFonts w:ascii="Arial" w:eastAsia="Arial" w:hAnsi="Arial" w:cs="Arial"/>
              <w:sz w:val="22"/>
              <w:szCs w:val="22"/>
            </w:rPr>
            <w:t>, 1006–1007 (2014).</w:t>
          </w:r>
        </w:p>
        <w:p w14:paraId="000002A2" w14:textId="1E60AE8D" w:rsidR="00005BC5" w:rsidRDefault="008D00B0" w:rsidP="55F015EE">
          <w:pPr>
            <w:rPr>
              <w:rFonts w:ascii="Arial" w:eastAsia="Arial" w:hAnsi="Arial" w:cs="Arial"/>
              <w:sz w:val="22"/>
              <w:szCs w:val="22"/>
            </w:rPr>
          </w:pPr>
          <w:r w:rsidRPr="0952260A">
            <w:rPr>
              <w:rFonts w:ascii="Arial" w:eastAsia="Arial" w:hAnsi="Arial" w:cs="Arial"/>
              <w:sz w:val="22"/>
              <w:szCs w:val="22"/>
            </w:rPr>
            <w:t> </w:t>
          </w:r>
        </w:p>
      </w:sdtContent>
    </w:sdt>
    <w:p w14:paraId="000002BF" w14:textId="77777777" w:rsidR="00005BC5" w:rsidRDefault="00F77B76" w:rsidP="55F015EE">
      <w:pPr>
        <w:rPr>
          <w:rFonts w:ascii="Arial" w:eastAsia="Arial" w:hAnsi="Arial" w:cs="Arial"/>
          <w:color w:val="0563C1"/>
          <w:sz w:val="22"/>
          <w:szCs w:val="22"/>
          <w:u w:val="single"/>
        </w:rPr>
      </w:pPr>
      <w:r w:rsidRPr="0952260A">
        <w:rPr>
          <w:rFonts w:ascii="Arial" w:eastAsia="Arial" w:hAnsi="Arial" w:cs="Arial"/>
          <w:sz w:val="22"/>
          <w:szCs w:val="22"/>
        </w:rPr>
        <w:t> </w:t>
      </w:r>
    </w:p>
    <w:sectPr w:rsidR="00005BC5">
      <w:footerReference w:type="default" r:id="rId69"/>
      <w:pgSz w:w="11906" w:h="16838"/>
      <w:pgMar w:top="1440" w:right="1440" w:bottom="144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EAD58" w14:textId="77777777" w:rsidR="00423747" w:rsidRDefault="00423747">
      <w:r>
        <w:separator/>
      </w:r>
    </w:p>
  </w:endnote>
  <w:endnote w:type="continuationSeparator" w:id="0">
    <w:p w14:paraId="54248A63" w14:textId="77777777" w:rsidR="00423747" w:rsidRDefault="00423747">
      <w:r>
        <w:continuationSeparator/>
      </w:r>
    </w:p>
  </w:endnote>
  <w:endnote w:type="continuationNotice" w:id="1">
    <w:p w14:paraId="13532027" w14:textId="77777777" w:rsidR="00423747" w:rsidRDefault="004237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2" w14:textId="5FF4BDCC" w:rsidR="00005BC5" w:rsidRDefault="00F77B7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AA67C9">
      <w:rPr>
        <w:noProof/>
        <w:color w:val="000000"/>
      </w:rPr>
      <w:t>1</w:t>
    </w:r>
    <w:r>
      <w:rPr>
        <w:color w:val="000000"/>
      </w:rPr>
      <w:fldChar w:fldCharType="end"/>
    </w:r>
  </w:p>
  <w:p w14:paraId="000002C3" w14:textId="77777777" w:rsidR="00005BC5" w:rsidRDefault="00005BC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0" w14:textId="519224FA" w:rsidR="00005BC5" w:rsidRDefault="00F77B7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AA67C9">
      <w:rPr>
        <w:noProof/>
        <w:color w:val="000000"/>
      </w:rPr>
      <w:t>1</w:t>
    </w:r>
    <w:r>
      <w:rPr>
        <w:color w:val="000000"/>
      </w:rPr>
      <w:fldChar w:fldCharType="end"/>
    </w:r>
  </w:p>
  <w:p w14:paraId="000002C1" w14:textId="77777777" w:rsidR="00005BC5" w:rsidRDefault="00005BC5">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015A2" w14:textId="77777777" w:rsidR="00423747" w:rsidRDefault="00423747">
      <w:r>
        <w:separator/>
      </w:r>
    </w:p>
  </w:footnote>
  <w:footnote w:type="continuationSeparator" w:id="0">
    <w:p w14:paraId="1B4F0D58" w14:textId="77777777" w:rsidR="00423747" w:rsidRDefault="00423747">
      <w:r>
        <w:continuationSeparator/>
      </w:r>
    </w:p>
  </w:footnote>
  <w:footnote w:type="continuationNotice" w:id="1">
    <w:p w14:paraId="4F9EC805" w14:textId="77777777" w:rsidR="00423747" w:rsidRDefault="00423747"/>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2C7F"/>
    <w:multiLevelType w:val="hybridMultilevel"/>
    <w:tmpl w:val="B058BE1A"/>
    <w:lvl w:ilvl="0" w:tplc="28B8862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B24BAB"/>
    <w:multiLevelType w:val="hybridMultilevel"/>
    <w:tmpl w:val="2AA08C78"/>
    <w:lvl w:ilvl="0" w:tplc="A07C6048">
      <w:start w:val="20"/>
      <w:numFmt w:val="upperLetter"/>
      <w:lvlText w:val="%1)"/>
      <w:lvlJc w:val="left"/>
      <w:pPr>
        <w:ind w:left="720" w:hanging="360"/>
      </w:pPr>
      <w:rPr>
        <w:rFonts w:ascii="Arial" w:eastAsia="Arial" w:hAnsi="Arial" w:cs="Arial" w:hint="default"/>
        <w:color w:val="auto"/>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0F367D"/>
    <w:multiLevelType w:val="hybridMultilevel"/>
    <w:tmpl w:val="EBE8BAE8"/>
    <w:lvl w:ilvl="0" w:tplc="FD52D046">
      <w:start w:val="1"/>
      <w:numFmt w:val="decimal"/>
      <w:lvlText w:val="%1."/>
      <w:lvlJc w:val="left"/>
      <w:pPr>
        <w:ind w:left="720" w:hanging="360"/>
      </w:pPr>
    </w:lvl>
    <w:lvl w:ilvl="1" w:tplc="A72CBE32">
      <w:start w:val="1"/>
      <w:numFmt w:val="lowerLetter"/>
      <w:lvlText w:val="%2."/>
      <w:lvlJc w:val="left"/>
      <w:pPr>
        <w:ind w:left="1440" w:hanging="360"/>
      </w:pPr>
    </w:lvl>
    <w:lvl w:ilvl="2" w:tplc="1764B2E4">
      <w:start w:val="1"/>
      <w:numFmt w:val="lowerRoman"/>
      <w:lvlText w:val="%3."/>
      <w:lvlJc w:val="right"/>
      <w:pPr>
        <w:ind w:left="2160" w:hanging="180"/>
      </w:pPr>
    </w:lvl>
    <w:lvl w:ilvl="3" w:tplc="639AA844">
      <w:start w:val="1"/>
      <w:numFmt w:val="decimal"/>
      <w:lvlText w:val="%4."/>
      <w:lvlJc w:val="left"/>
      <w:pPr>
        <w:ind w:left="2880" w:hanging="360"/>
      </w:pPr>
    </w:lvl>
    <w:lvl w:ilvl="4" w:tplc="CE3C6918">
      <w:start w:val="1"/>
      <w:numFmt w:val="lowerLetter"/>
      <w:lvlText w:val="%5."/>
      <w:lvlJc w:val="left"/>
      <w:pPr>
        <w:ind w:left="3600" w:hanging="360"/>
      </w:pPr>
    </w:lvl>
    <w:lvl w:ilvl="5" w:tplc="4F001D8E">
      <w:start w:val="1"/>
      <w:numFmt w:val="lowerRoman"/>
      <w:lvlText w:val="%6."/>
      <w:lvlJc w:val="right"/>
      <w:pPr>
        <w:ind w:left="4320" w:hanging="180"/>
      </w:pPr>
    </w:lvl>
    <w:lvl w:ilvl="6" w:tplc="473E94BC">
      <w:start w:val="1"/>
      <w:numFmt w:val="decimal"/>
      <w:lvlText w:val="%7."/>
      <w:lvlJc w:val="left"/>
      <w:pPr>
        <w:ind w:left="5040" w:hanging="360"/>
      </w:pPr>
    </w:lvl>
    <w:lvl w:ilvl="7" w:tplc="8B92FD86">
      <w:start w:val="1"/>
      <w:numFmt w:val="lowerLetter"/>
      <w:lvlText w:val="%8."/>
      <w:lvlJc w:val="left"/>
      <w:pPr>
        <w:ind w:left="5760" w:hanging="360"/>
      </w:pPr>
    </w:lvl>
    <w:lvl w:ilvl="8" w:tplc="B2307522">
      <w:start w:val="1"/>
      <w:numFmt w:val="lowerRoman"/>
      <w:lvlText w:val="%9."/>
      <w:lvlJc w:val="right"/>
      <w:pPr>
        <w:ind w:left="6480" w:hanging="180"/>
      </w:pPr>
    </w:lvl>
  </w:abstractNum>
  <w:abstractNum w:abstractNumId="3" w15:restartNumberingAfterBreak="0">
    <w:nsid w:val="2FBC091C"/>
    <w:multiLevelType w:val="multilevel"/>
    <w:tmpl w:val="49164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45F77F"/>
    <w:multiLevelType w:val="hybridMultilevel"/>
    <w:tmpl w:val="0F8A66E6"/>
    <w:lvl w:ilvl="0" w:tplc="114268F4">
      <w:start w:val="1"/>
      <w:numFmt w:val="upperLetter"/>
      <w:lvlText w:val="A)"/>
      <w:lvlJc w:val="left"/>
      <w:pPr>
        <w:ind w:left="720" w:hanging="360"/>
      </w:pPr>
    </w:lvl>
    <w:lvl w:ilvl="1" w:tplc="BE5072DA">
      <w:start w:val="1"/>
      <w:numFmt w:val="lowerLetter"/>
      <w:lvlText w:val="%2."/>
      <w:lvlJc w:val="left"/>
      <w:pPr>
        <w:ind w:left="1440" w:hanging="360"/>
      </w:pPr>
    </w:lvl>
    <w:lvl w:ilvl="2" w:tplc="967219E8">
      <w:start w:val="1"/>
      <w:numFmt w:val="lowerRoman"/>
      <w:lvlText w:val="%3."/>
      <w:lvlJc w:val="right"/>
      <w:pPr>
        <w:ind w:left="2160" w:hanging="180"/>
      </w:pPr>
    </w:lvl>
    <w:lvl w:ilvl="3" w:tplc="3252F38A">
      <w:start w:val="1"/>
      <w:numFmt w:val="decimal"/>
      <w:lvlText w:val="%4."/>
      <w:lvlJc w:val="left"/>
      <w:pPr>
        <w:ind w:left="2880" w:hanging="360"/>
      </w:pPr>
    </w:lvl>
    <w:lvl w:ilvl="4" w:tplc="7C2AEA22">
      <w:start w:val="1"/>
      <w:numFmt w:val="lowerLetter"/>
      <w:lvlText w:val="%5."/>
      <w:lvlJc w:val="left"/>
      <w:pPr>
        <w:ind w:left="3600" w:hanging="360"/>
      </w:pPr>
    </w:lvl>
    <w:lvl w:ilvl="5" w:tplc="BEF8ADB8">
      <w:start w:val="1"/>
      <w:numFmt w:val="lowerRoman"/>
      <w:lvlText w:val="%6."/>
      <w:lvlJc w:val="right"/>
      <w:pPr>
        <w:ind w:left="4320" w:hanging="180"/>
      </w:pPr>
    </w:lvl>
    <w:lvl w:ilvl="6" w:tplc="D792B234">
      <w:start w:val="1"/>
      <w:numFmt w:val="decimal"/>
      <w:lvlText w:val="%7."/>
      <w:lvlJc w:val="left"/>
      <w:pPr>
        <w:ind w:left="5040" w:hanging="360"/>
      </w:pPr>
    </w:lvl>
    <w:lvl w:ilvl="7" w:tplc="EE20CB2A">
      <w:start w:val="1"/>
      <w:numFmt w:val="lowerLetter"/>
      <w:lvlText w:val="%8."/>
      <w:lvlJc w:val="left"/>
      <w:pPr>
        <w:ind w:left="5760" w:hanging="360"/>
      </w:pPr>
    </w:lvl>
    <w:lvl w:ilvl="8" w:tplc="A0DE08FA">
      <w:start w:val="1"/>
      <w:numFmt w:val="lowerRoman"/>
      <w:lvlText w:val="%9."/>
      <w:lvlJc w:val="right"/>
      <w:pPr>
        <w:ind w:left="6480" w:hanging="180"/>
      </w:pPr>
    </w:lvl>
  </w:abstractNum>
  <w:abstractNum w:abstractNumId="5" w15:restartNumberingAfterBreak="0">
    <w:nsid w:val="346A9C14"/>
    <w:multiLevelType w:val="hybridMultilevel"/>
    <w:tmpl w:val="E5382A3C"/>
    <w:lvl w:ilvl="0" w:tplc="AC62CC0C">
      <w:start w:val="1"/>
      <w:numFmt w:val="decimal"/>
      <w:lvlText w:val="%1."/>
      <w:lvlJc w:val="left"/>
      <w:pPr>
        <w:ind w:left="720" w:hanging="360"/>
      </w:pPr>
    </w:lvl>
    <w:lvl w:ilvl="1" w:tplc="751652F2">
      <w:start w:val="1"/>
      <w:numFmt w:val="lowerLetter"/>
      <w:lvlText w:val="%2."/>
      <w:lvlJc w:val="left"/>
      <w:pPr>
        <w:ind w:left="1440" w:hanging="360"/>
      </w:pPr>
    </w:lvl>
    <w:lvl w:ilvl="2" w:tplc="7C0C746E">
      <w:start w:val="1"/>
      <w:numFmt w:val="lowerRoman"/>
      <w:lvlText w:val="%3."/>
      <w:lvlJc w:val="right"/>
      <w:pPr>
        <w:ind w:left="2160" w:hanging="180"/>
      </w:pPr>
    </w:lvl>
    <w:lvl w:ilvl="3" w:tplc="214A6532">
      <w:start w:val="1"/>
      <w:numFmt w:val="decimal"/>
      <w:lvlText w:val="%4."/>
      <w:lvlJc w:val="left"/>
      <w:pPr>
        <w:ind w:left="2880" w:hanging="360"/>
      </w:pPr>
    </w:lvl>
    <w:lvl w:ilvl="4" w:tplc="96801B44">
      <w:start w:val="1"/>
      <w:numFmt w:val="lowerLetter"/>
      <w:lvlText w:val="%5."/>
      <w:lvlJc w:val="left"/>
      <w:pPr>
        <w:ind w:left="3600" w:hanging="360"/>
      </w:pPr>
    </w:lvl>
    <w:lvl w:ilvl="5" w:tplc="3EAEED8C">
      <w:start w:val="1"/>
      <w:numFmt w:val="lowerRoman"/>
      <w:lvlText w:val="%6."/>
      <w:lvlJc w:val="right"/>
      <w:pPr>
        <w:ind w:left="4320" w:hanging="180"/>
      </w:pPr>
    </w:lvl>
    <w:lvl w:ilvl="6" w:tplc="92FE8960">
      <w:start w:val="1"/>
      <w:numFmt w:val="decimal"/>
      <w:lvlText w:val="%7."/>
      <w:lvlJc w:val="left"/>
      <w:pPr>
        <w:ind w:left="5040" w:hanging="360"/>
      </w:pPr>
    </w:lvl>
    <w:lvl w:ilvl="7" w:tplc="BC12B202">
      <w:start w:val="1"/>
      <w:numFmt w:val="lowerLetter"/>
      <w:lvlText w:val="%8."/>
      <w:lvlJc w:val="left"/>
      <w:pPr>
        <w:ind w:left="5760" w:hanging="360"/>
      </w:pPr>
    </w:lvl>
    <w:lvl w:ilvl="8" w:tplc="A2340ED2">
      <w:start w:val="1"/>
      <w:numFmt w:val="lowerRoman"/>
      <w:lvlText w:val="%9."/>
      <w:lvlJc w:val="right"/>
      <w:pPr>
        <w:ind w:left="6480" w:hanging="180"/>
      </w:pPr>
    </w:lvl>
  </w:abstractNum>
  <w:abstractNum w:abstractNumId="6" w15:restartNumberingAfterBreak="0">
    <w:nsid w:val="63EC29A6"/>
    <w:multiLevelType w:val="multilevel"/>
    <w:tmpl w:val="0A781982"/>
    <w:lvl w:ilvl="0">
      <w:start w:val="1"/>
      <w:numFmt w:val="decimal"/>
      <w:lvlText w:val="%1."/>
      <w:lvlJc w:val="left"/>
      <w:pPr>
        <w:ind w:left="708" w:hanging="360"/>
      </w:pPr>
    </w:lvl>
    <w:lvl w:ilvl="1">
      <w:start w:val="1"/>
      <w:numFmt w:val="lowerLetter"/>
      <w:lvlText w:val="%2."/>
      <w:lvlJc w:val="left"/>
      <w:pPr>
        <w:ind w:left="1428" w:hanging="360"/>
      </w:pPr>
    </w:lvl>
    <w:lvl w:ilvl="2">
      <w:start w:val="1"/>
      <w:numFmt w:val="decimal"/>
      <w:lvlText w:val="%3."/>
      <w:lvlJc w:val="left"/>
      <w:pPr>
        <w:ind w:left="2148" w:hanging="360"/>
      </w:pPr>
    </w:lvl>
    <w:lvl w:ilvl="3">
      <w:start w:val="1"/>
      <w:numFmt w:val="decimal"/>
      <w:lvlText w:val="%4."/>
      <w:lvlJc w:val="left"/>
      <w:pPr>
        <w:ind w:left="2868" w:hanging="360"/>
      </w:pPr>
    </w:lvl>
    <w:lvl w:ilvl="4">
      <w:start w:val="1"/>
      <w:numFmt w:val="decimal"/>
      <w:lvlText w:val="%5."/>
      <w:lvlJc w:val="left"/>
      <w:pPr>
        <w:ind w:left="3588" w:hanging="360"/>
      </w:pPr>
    </w:lvl>
    <w:lvl w:ilvl="5">
      <w:start w:val="1"/>
      <w:numFmt w:val="decimal"/>
      <w:lvlText w:val="%6."/>
      <w:lvlJc w:val="left"/>
      <w:pPr>
        <w:ind w:left="4308" w:hanging="360"/>
      </w:pPr>
    </w:lvl>
    <w:lvl w:ilvl="6">
      <w:start w:val="1"/>
      <w:numFmt w:val="decimal"/>
      <w:lvlText w:val="%7."/>
      <w:lvlJc w:val="left"/>
      <w:pPr>
        <w:ind w:left="5028" w:hanging="360"/>
      </w:pPr>
    </w:lvl>
    <w:lvl w:ilvl="7">
      <w:start w:val="1"/>
      <w:numFmt w:val="decimal"/>
      <w:lvlText w:val="%8."/>
      <w:lvlJc w:val="left"/>
      <w:pPr>
        <w:ind w:left="5748" w:hanging="360"/>
      </w:pPr>
    </w:lvl>
    <w:lvl w:ilvl="8">
      <w:start w:val="1"/>
      <w:numFmt w:val="decimal"/>
      <w:lvlText w:val="%9."/>
      <w:lvlJc w:val="left"/>
      <w:pPr>
        <w:ind w:left="6468" w:hanging="360"/>
      </w:pPr>
    </w:lvl>
  </w:abstractNum>
  <w:abstractNum w:abstractNumId="7" w15:restartNumberingAfterBreak="0">
    <w:nsid w:val="69B47AA0"/>
    <w:multiLevelType w:val="multilevel"/>
    <w:tmpl w:val="36FCF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FF566DC"/>
    <w:multiLevelType w:val="hybridMultilevel"/>
    <w:tmpl w:val="9B28E1E2"/>
    <w:lvl w:ilvl="0" w:tplc="578C0768">
      <w:start w:val="20"/>
      <w:numFmt w:val="upperLetter"/>
      <w:lvlText w:val="%1)"/>
      <w:lvlJc w:val="left"/>
      <w:pPr>
        <w:ind w:left="720" w:hanging="360"/>
      </w:pPr>
      <w:rPr>
        <w:rFonts w:ascii="Arial" w:eastAsia="Arial" w:hAnsi="Arial" w:cs="Arial" w:hint="default"/>
        <w:color w:val="auto"/>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B6E6D95"/>
    <w:multiLevelType w:val="hybridMultilevel"/>
    <w:tmpl w:val="13CA78FA"/>
    <w:lvl w:ilvl="0" w:tplc="07FCA80A">
      <w:start w:val="20"/>
      <w:numFmt w:val="upperLetter"/>
      <w:lvlText w:val="%1)"/>
      <w:lvlJc w:val="left"/>
      <w:pPr>
        <w:ind w:left="720" w:hanging="360"/>
      </w:pPr>
      <w:rPr>
        <w:rFonts w:ascii="Arial" w:eastAsia="Arial" w:hAnsi="Arial" w:cs="Arial" w:hint="default"/>
        <w:color w:val="auto"/>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2584092">
    <w:abstractNumId w:val="2"/>
  </w:num>
  <w:num w:numId="2" w16cid:durableId="780152024">
    <w:abstractNumId w:val="4"/>
  </w:num>
  <w:num w:numId="3" w16cid:durableId="762605646">
    <w:abstractNumId w:val="6"/>
  </w:num>
  <w:num w:numId="4" w16cid:durableId="1611551526">
    <w:abstractNumId w:val="7"/>
  </w:num>
  <w:num w:numId="5" w16cid:durableId="1274291795">
    <w:abstractNumId w:val="3"/>
  </w:num>
  <w:num w:numId="6" w16cid:durableId="1417627816">
    <w:abstractNumId w:val="5"/>
  </w:num>
  <w:num w:numId="7" w16cid:durableId="386151315">
    <w:abstractNumId w:val="1"/>
  </w:num>
  <w:num w:numId="8" w16cid:durableId="1743018601">
    <w:abstractNumId w:val="8"/>
  </w:num>
  <w:num w:numId="9" w16cid:durableId="1975326410">
    <w:abstractNumId w:val="9"/>
  </w:num>
  <w:num w:numId="10" w16cid:durableId="6275923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n, Yucai">
    <w15:presenceInfo w15:providerId="AD" w15:userId="S::yucai.fan@illumina.com::0fdd1db5-7207-4522-867c-3e9603799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BC5"/>
    <w:rsid w:val="000037E6"/>
    <w:rsid w:val="00003E3B"/>
    <w:rsid w:val="00005BC5"/>
    <w:rsid w:val="000066BC"/>
    <w:rsid w:val="00007149"/>
    <w:rsid w:val="00011D6F"/>
    <w:rsid w:val="00012A30"/>
    <w:rsid w:val="00013CBD"/>
    <w:rsid w:val="00014276"/>
    <w:rsid w:val="00015BC4"/>
    <w:rsid w:val="000170E8"/>
    <w:rsid w:val="000208B2"/>
    <w:rsid w:val="00022B41"/>
    <w:rsid w:val="000231A7"/>
    <w:rsid w:val="00023910"/>
    <w:rsid w:val="00025150"/>
    <w:rsid w:val="00027B38"/>
    <w:rsid w:val="00027B58"/>
    <w:rsid w:val="0003656A"/>
    <w:rsid w:val="000413E4"/>
    <w:rsid w:val="000431A1"/>
    <w:rsid w:val="0005017E"/>
    <w:rsid w:val="0005275D"/>
    <w:rsid w:val="00052C2B"/>
    <w:rsid w:val="0006057F"/>
    <w:rsid w:val="0006084A"/>
    <w:rsid w:val="00072E2B"/>
    <w:rsid w:val="00074DB6"/>
    <w:rsid w:val="00075BC3"/>
    <w:rsid w:val="00077420"/>
    <w:rsid w:val="000814EA"/>
    <w:rsid w:val="0008221A"/>
    <w:rsid w:val="000917B4"/>
    <w:rsid w:val="000A05BC"/>
    <w:rsid w:val="000A2499"/>
    <w:rsid w:val="000A5B81"/>
    <w:rsid w:val="000B2899"/>
    <w:rsid w:val="000B3D16"/>
    <w:rsid w:val="000B6396"/>
    <w:rsid w:val="000B6CA3"/>
    <w:rsid w:val="000C5371"/>
    <w:rsid w:val="000C6F17"/>
    <w:rsid w:val="000D227C"/>
    <w:rsid w:val="000D3C43"/>
    <w:rsid w:val="000D4DE8"/>
    <w:rsid w:val="000D7902"/>
    <w:rsid w:val="000E1EFF"/>
    <w:rsid w:val="000E24B0"/>
    <w:rsid w:val="000E302A"/>
    <w:rsid w:val="000E3EAD"/>
    <w:rsid w:val="000E69CC"/>
    <w:rsid w:val="000F0A31"/>
    <w:rsid w:val="000F5A94"/>
    <w:rsid w:val="000F6489"/>
    <w:rsid w:val="000F693F"/>
    <w:rsid w:val="000F6B3F"/>
    <w:rsid w:val="00100027"/>
    <w:rsid w:val="00100216"/>
    <w:rsid w:val="00101BE5"/>
    <w:rsid w:val="001055E2"/>
    <w:rsid w:val="0010653E"/>
    <w:rsid w:val="00110EED"/>
    <w:rsid w:val="00112B7F"/>
    <w:rsid w:val="00113802"/>
    <w:rsid w:val="0011552E"/>
    <w:rsid w:val="001158D1"/>
    <w:rsid w:val="00116799"/>
    <w:rsid w:val="00116A7F"/>
    <w:rsid w:val="00117B28"/>
    <w:rsid w:val="00122E88"/>
    <w:rsid w:val="0013424A"/>
    <w:rsid w:val="001342B5"/>
    <w:rsid w:val="00134AA2"/>
    <w:rsid w:val="0013667C"/>
    <w:rsid w:val="00137579"/>
    <w:rsid w:val="00140B42"/>
    <w:rsid w:val="00143DC6"/>
    <w:rsid w:val="00145A00"/>
    <w:rsid w:val="00152784"/>
    <w:rsid w:val="001547D4"/>
    <w:rsid w:val="00155C06"/>
    <w:rsid w:val="00156A14"/>
    <w:rsid w:val="001600DF"/>
    <w:rsid w:val="00164419"/>
    <w:rsid w:val="001667B1"/>
    <w:rsid w:val="00170513"/>
    <w:rsid w:val="00171F26"/>
    <w:rsid w:val="001720F1"/>
    <w:rsid w:val="0017470A"/>
    <w:rsid w:val="00174B37"/>
    <w:rsid w:val="00175A27"/>
    <w:rsid w:val="00176673"/>
    <w:rsid w:val="0018385E"/>
    <w:rsid w:val="001839B5"/>
    <w:rsid w:val="00186A16"/>
    <w:rsid w:val="00190195"/>
    <w:rsid w:val="00191199"/>
    <w:rsid w:val="00193790"/>
    <w:rsid w:val="001A314B"/>
    <w:rsid w:val="001A421D"/>
    <w:rsid w:val="001A5364"/>
    <w:rsid w:val="001B0C82"/>
    <w:rsid w:val="001B3228"/>
    <w:rsid w:val="001B3B77"/>
    <w:rsid w:val="001B57A9"/>
    <w:rsid w:val="001B6B74"/>
    <w:rsid w:val="001B7AE5"/>
    <w:rsid w:val="001C40D2"/>
    <w:rsid w:val="001CCB79"/>
    <w:rsid w:val="001D167C"/>
    <w:rsid w:val="001D2500"/>
    <w:rsid w:val="001D61A8"/>
    <w:rsid w:val="001D7D2D"/>
    <w:rsid w:val="001D7F51"/>
    <w:rsid w:val="001E132D"/>
    <w:rsid w:val="001E4F5C"/>
    <w:rsid w:val="001E74CD"/>
    <w:rsid w:val="001E7EE8"/>
    <w:rsid w:val="001F5702"/>
    <w:rsid w:val="001F6414"/>
    <w:rsid w:val="00200386"/>
    <w:rsid w:val="00200502"/>
    <w:rsid w:val="00200868"/>
    <w:rsid w:val="00200ABF"/>
    <w:rsid w:val="00203F3B"/>
    <w:rsid w:val="00204520"/>
    <w:rsid w:val="00204690"/>
    <w:rsid w:val="00205E0B"/>
    <w:rsid w:val="00207B44"/>
    <w:rsid w:val="0021130D"/>
    <w:rsid w:val="00211C90"/>
    <w:rsid w:val="002135D6"/>
    <w:rsid w:val="002146FF"/>
    <w:rsid w:val="002166AB"/>
    <w:rsid w:val="00217A26"/>
    <w:rsid w:val="002210F4"/>
    <w:rsid w:val="00221752"/>
    <w:rsid w:val="00222155"/>
    <w:rsid w:val="00223DB5"/>
    <w:rsid w:val="00224D15"/>
    <w:rsid w:val="00225056"/>
    <w:rsid w:val="00225F18"/>
    <w:rsid w:val="00227932"/>
    <w:rsid w:val="002355A3"/>
    <w:rsid w:val="00237AD9"/>
    <w:rsid w:val="00241F9D"/>
    <w:rsid w:val="0024541F"/>
    <w:rsid w:val="00247459"/>
    <w:rsid w:val="00254872"/>
    <w:rsid w:val="002555A9"/>
    <w:rsid w:val="00255ACE"/>
    <w:rsid w:val="00257137"/>
    <w:rsid w:val="00257641"/>
    <w:rsid w:val="00266BB1"/>
    <w:rsid w:val="00267181"/>
    <w:rsid w:val="00271FC3"/>
    <w:rsid w:val="002829F6"/>
    <w:rsid w:val="00283884"/>
    <w:rsid w:val="00284C41"/>
    <w:rsid w:val="00287135"/>
    <w:rsid w:val="00287699"/>
    <w:rsid w:val="0029132D"/>
    <w:rsid w:val="002A03A9"/>
    <w:rsid w:val="002A0BA5"/>
    <w:rsid w:val="002A3A58"/>
    <w:rsid w:val="002A52B1"/>
    <w:rsid w:val="002B47F7"/>
    <w:rsid w:val="002B517A"/>
    <w:rsid w:val="002B53C9"/>
    <w:rsid w:val="002B6444"/>
    <w:rsid w:val="002B7654"/>
    <w:rsid w:val="002C021E"/>
    <w:rsid w:val="002C220A"/>
    <w:rsid w:val="002D1D76"/>
    <w:rsid w:val="002D3B0F"/>
    <w:rsid w:val="002D4839"/>
    <w:rsid w:val="002D493B"/>
    <w:rsid w:val="002E4C92"/>
    <w:rsid w:val="002E57D8"/>
    <w:rsid w:val="002E5B14"/>
    <w:rsid w:val="002F088A"/>
    <w:rsid w:val="002F4565"/>
    <w:rsid w:val="002F5518"/>
    <w:rsid w:val="003025B8"/>
    <w:rsid w:val="00302E8B"/>
    <w:rsid w:val="0030310F"/>
    <w:rsid w:val="00303AAB"/>
    <w:rsid w:val="00305CE7"/>
    <w:rsid w:val="0031465D"/>
    <w:rsid w:val="0032135D"/>
    <w:rsid w:val="00321DD8"/>
    <w:rsid w:val="00322F6C"/>
    <w:rsid w:val="003232BA"/>
    <w:rsid w:val="0032342B"/>
    <w:rsid w:val="00325226"/>
    <w:rsid w:val="003260E1"/>
    <w:rsid w:val="003276C2"/>
    <w:rsid w:val="003312D5"/>
    <w:rsid w:val="00333F24"/>
    <w:rsid w:val="003368F1"/>
    <w:rsid w:val="00336EF5"/>
    <w:rsid w:val="003465F0"/>
    <w:rsid w:val="00347CBD"/>
    <w:rsid w:val="003501CD"/>
    <w:rsid w:val="00350554"/>
    <w:rsid w:val="003505B9"/>
    <w:rsid w:val="00350833"/>
    <w:rsid w:val="003528D9"/>
    <w:rsid w:val="0035523F"/>
    <w:rsid w:val="0035596B"/>
    <w:rsid w:val="00356B70"/>
    <w:rsid w:val="00356F24"/>
    <w:rsid w:val="0036518A"/>
    <w:rsid w:val="00366D9B"/>
    <w:rsid w:val="00367B9C"/>
    <w:rsid w:val="0037294F"/>
    <w:rsid w:val="00372CBF"/>
    <w:rsid w:val="00373491"/>
    <w:rsid w:val="00373F57"/>
    <w:rsid w:val="00375D11"/>
    <w:rsid w:val="0037674C"/>
    <w:rsid w:val="00376EB6"/>
    <w:rsid w:val="0037720E"/>
    <w:rsid w:val="003779BD"/>
    <w:rsid w:val="003824B1"/>
    <w:rsid w:val="00383F68"/>
    <w:rsid w:val="00387486"/>
    <w:rsid w:val="00387941"/>
    <w:rsid w:val="00390438"/>
    <w:rsid w:val="00391BEF"/>
    <w:rsid w:val="00392313"/>
    <w:rsid w:val="00392D5A"/>
    <w:rsid w:val="00394598"/>
    <w:rsid w:val="0039808A"/>
    <w:rsid w:val="003A15C2"/>
    <w:rsid w:val="003A2138"/>
    <w:rsid w:val="003A2CC8"/>
    <w:rsid w:val="003A5B66"/>
    <w:rsid w:val="003A6A1E"/>
    <w:rsid w:val="003B0D5F"/>
    <w:rsid w:val="003B297E"/>
    <w:rsid w:val="003B30A3"/>
    <w:rsid w:val="003B3AEC"/>
    <w:rsid w:val="003B5CF1"/>
    <w:rsid w:val="003C5633"/>
    <w:rsid w:val="003D4027"/>
    <w:rsid w:val="003D5CCB"/>
    <w:rsid w:val="003D6876"/>
    <w:rsid w:val="003E09D7"/>
    <w:rsid w:val="003E1299"/>
    <w:rsid w:val="003E1D96"/>
    <w:rsid w:val="003E1FC5"/>
    <w:rsid w:val="003E323C"/>
    <w:rsid w:val="003E4E61"/>
    <w:rsid w:val="003E52B0"/>
    <w:rsid w:val="003E55FF"/>
    <w:rsid w:val="003F029F"/>
    <w:rsid w:val="003F0B22"/>
    <w:rsid w:val="003F53D3"/>
    <w:rsid w:val="003F64B2"/>
    <w:rsid w:val="003F6781"/>
    <w:rsid w:val="003F6DEB"/>
    <w:rsid w:val="003F6EC3"/>
    <w:rsid w:val="003F73C0"/>
    <w:rsid w:val="003F741E"/>
    <w:rsid w:val="003F7E7C"/>
    <w:rsid w:val="00401A0F"/>
    <w:rsid w:val="00406F85"/>
    <w:rsid w:val="00412C6B"/>
    <w:rsid w:val="00415648"/>
    <w:rsid w:val="00420119"/>
    <w:rsid w:val="004206F2"/>
    <w:rsid w:val="00420EDD"/>
    <w:rsid w:val="00423747"/>
    <w:rsid w:val="004238B5"/>
    <w:rsid w:val="00423FA1"/>
    <w:rsid w:val="00427A3A"/>
    <w:rsid w:val="004319AF"/>
    <w:rsid w:val="00444A47"/>
    <w:rsid w:val="00446066"/>
    <w:rsid w:val="00447B9D"/>
    <w:rsid w:val="00450D96"/>
    <w:rsid w:val="00454E76"/>
    <w:rsid w:val="004562D4"/>
    <w:rsid w:val="00457E61"/>
    <w:rsid w:val="004604FC"/>
    <w:rsid w:val="004624BF"/>
    <w:rsid w:val="00462E46"/>
    <w:rsid w:val="00463B94"/>
    <w:rsid w:val="00473393"/>
    <w:rsid w:val="00476248"/>
    <w:rsid w:val="004819AE"/>
    <w:rsid w:val="00482DE0"/>
    <w:rsid w:val="00482DF0"/>
    <w:rsid w:val="004840C2"/>
    <w:rsid w:val="00485C7A"/>
    <w:rsid w:val="00485DD8"/>
    <w:rsid w:val="00487A79"/>
    <w:rsid w:val="00487DDC"/>
    <w:rsid w:val="0049266F"/>
    <w:rsid w:val="004946D5"/>
    <w:rsid w:val="00494864"/>
    <w:rsid w:val="004948A0"/>
    <w:rsid w:val="00495C15"/>
    <w:rsid w:val="004963F6"/>
    <w:rsid w:val="004967B4"/>
    <w:rsid w:val="00496E57"/>
    <w:rsid w:val="00497EFD"/>
    <w:rsid w:val="004A2905"/>
    <w:rsid w:val="004A48C5"/>
    <w:rsid w:val="004A51F1"/>
    <w:rsid w:val="004A7274"/>
    <w:rsid w:val="004B1188"/>
    <w:rsid w:val="004B2D06"/>
    <w:rsid w:val="004B2EE1"/>
    <w:rsid w:val="004B5313"/>
    <w:rsid w:val="004C2F4B"/>
    <w:rsid w:val="004C509C"/>
    <w:rsid w:val="004C7B9A"/>
    <w:rsid w:val="004D16B9"/>
    <w:rsid w:val="004D3A6B"/>
    <w:rsid w:val="004E1660"/>
    <w:rsid w:val="004E3453"/>
    <w:rsid w:val="004F0445"/>
    <w:rsid w:val="004F156D"/>
    <w:rsid w:val="004F1749"/>
    <w:rsid w:val="004F2ADF"/>
    <w:rsid w:val="004F36BA"/>
    <w:rsid w:val="004F42CB"/>
    <w:rsid w:val="00501606"/>
    <w:rsid w:val="005040E9"/>
    <w:rsid w:val="005063AB"/>
    <w:rsid w:val="00507654"/>
    <w:rsid w:val="005120B1"/>
    <w:rsid w:val="005201C7"/>
    <w:rsid w:val="0052124F"/>
    <w:rsid w:val="0052152A"/>
    <w:rsid w:val="00521874"/>
    <w:rsid w:val="005226A6"/>
    <w:rsid w:val="00530F49"/>
    <w:rsid w:val="00534DCF"/>
    <w:rsid w:val="00541B53"/>
    <w:rsid w:val="0055167F"/>
    <w:rsid w:val="005540B4"/>
    <w:rsid w:val="00563261"/>
    <w:rsid w:val="00563A10"/>
    <w:rsid w:val="0056610D"/>
    <w:rsid w:val="00567204"/>
    <w:rsid w:val="0056740F"/>
    <w:rsid w:val="005679A9"/>
    <w:rsid w:val="00567AF0"/>
    <w:rsid w:val="005703DA"/>
    <w:rsid w:val="00571B8D"/>
    <w:rsid w:val="005722A8"/>
    <w:rsid w:val="005723CB"/>
    <w:rsid w:val="0057468E"/>
    <w:rsid w:val="005748BA"/>
    <w:rsid w:val="005758BB"/>
    <w:rsid w:val="00576192"/>
    <w:rsid w:val="005773F4"/>
    <w:rsid w:val="00582E28"/>
    <w:rsid w:val="005925B5"/>
    <w:rsid w:val="00592F55"/>
    <w:rsid w:val="00596570"/>
    <w:rsid w:val="00596EEE"/>
    <w:rsid w:val="005979F4"/>
    <w:rsid w:val="005A0003"/>
    <w:rsid w:val="005A301D"/>
    <w:rsid w:val="005A5694"/>
    <w:rsid w:val="005A6F02"/>
    <w:rsid w:val="005A71D1"/>
    <w:rsid w:val="005A7EAB"/>
    <w:rsid w:val="005B0935"/>
    <w:rsid w:val="005B38AC"/>
    <w:rsid w:val="005B3993"/>
    <w:rsid w:val="005B5F96"/>
    <w:rsid w:val="005C503C"/>
    <w:rsid w:val="005D1702"/>
    <w:rsid w:val="005D767F"/>
    <w:rsid w:val="005E0627"/>
    <w:rsid w:val="005E20AC"/>
    <w:rsid w:val="005E2AEF"/>
    <w:rsid w:val="005E4E32"/>
    <w:rsid w:val="005E5A9A"/>
    <w:rsid w:val="005F131D"/>
    <w:rsid w:val="005F561D"/>
    <w:rsid w:val="005F7CF3"/>
    <w:rsid w:val="00600838"/>
    <w:rsid w:val="0060167C"/>
    <w:rsid w:val="006108CF"/>
    <w:rsid w:val="00610E94"/>
    <w:rsid w:val="006115DC"/>
    <w:rsid w:val="006122EC"/>
    <w:rsid w:val="00612F1F"/>
    <w:rsid w:val="00614038"/>
    <w:rsid w:val="00615F4A"/>
    <w:rsid w:val="00621523"/>
    <w:rsid w:val="00623F16"/>
    <w:rsid w:val="00636FAB"/>
    <w:rsid w:val="006375F2"/>
    <w:rsid w:val="00644733"/>
    <w:rsid w:val="006479AC"/>
    <w:rsid w:val="006535D9"/>
    <w:rsid w:val="00653861"/>
    <w:rsid w:val="006573AA"/>
    <w:rsid w:val="00661790"/>
    <w:rsid w:val="00663541"/>
    <w:rsid w:val="00667235"/>
    <w:rsid w:val="00671DBA"/>
    <w:rsid w:val="00675A85"/>
    <w:rsid w:val="006765F7"/>
    <w:rsid w:val="00677B77"/>
    <w:rsid w:val="00680BB2"/>
    <w:rsid w:val="00682502"/>
    <w:rsid w:val="00684221"/>
    <w:rsid w:val="006959AB"/>
    <w:rsid w:val="0069632E"/>
    <w:rsid w:val="006A15EF"/>
    <w:rsid w:val="006A4CFB"/>
    <w:rsid w:val="006A6FE0"/>
    <w:rsid w:val="006A78B7"/>
    <w:rsid w:val="006B2B07"/>
    <w:rsid w:val="006B2C2F"/>
    <w:rsid w:val="006B421D"/>
    <w:rsid w:val="006C0AA9"/>
    <w:rsid w:val="006C107C"/>
    <w:rsid w:val="006C4504"/>
    <w:rsid w:val="006C5E19"/>
    <w:rsid w:val="006D01D3"/>
    <w:rsid w:val="006D1821"/>
    <w:rsid w:val="006D32DD"/>
    <w:rsid w:val="006E2887"/>
    <w:rsid w:val="006E4765"/>
    <w:rsid w:val="006E4913"/>
    <w:rsid w:val="006E53F4"/>
    <w:rsid w:val="006F431D"/>
    <w:rsid w:val="00704B6D"/>
    <w:rsid w:val="00707C66"/>
    <w:rsid w:val="00710767"/>
    <w:rsid w:val="0071341B"/>
    <w:rsid w:val="0071382A"/>
    <w:rsid w:val="0071718C"/>
    <w:rsid w:val="00721D14"/>
    <w:rsid w:val="00723F27"/>
    <w:rsid w:val="007266B2"/>
    <w:rsid w:val="0073209E"/>
    <w:rsid w:val="00733B36"/>
    <w:rsid w:val="007346AE"/>
    <w:rsid w:val="00736E03"/>
    <w:rsid w:val="0074130A"/>
    <w:rsid w:val="0074276B"/>
    <w:rsid w:val="00744D5E"/>
    <w:rsid w:val="00745197"/>
    <w:rsid w:val="00751662"/>
    <w:rsid w:val="00752185"/>
    <w:rsid w:val="00755BF5"/>
    <w:rsid w:val="00755F77"/>
    <w:rsid w:val="007563BE"/>
    <w:rsid w:val="007602C3"/>
    <w:rsid w:val="007719B8"/>
    <w:rsid w:val="007767EE"/>
    <w:rsid w:val="00777557"/>
    <w:rsid w:val="00782226"/>
    <w:rsid w:val="0079267F"/>
    <w:rsid w:val="00796640"/>
    <w:rsid w:val="007A2BCB"/>
    <w:rsid w:val="007A3140"/>
    <w:rsid w:val="007A3BD9"/>
    <w:rsid w:val="007A471A"/>
    <w:rsid w:val="007A504E"/>
    <w:rsid w:val="007A7EDB"/>
    <w:rsid w:val="007B2FB7"/>
    <w:rsid w:val="007B6498"/>
    <w:rsid w:val="007B7C09"/>
    <w:rsid w:val="007B7DEE"/>
    <w:rsid w:val="007C1498"/>
    <w:rsid w:val="007C4F76"/>
    <w:rsid w:val="007C4FE9"/>
    <w:rsid w:val="007D2FCD"/>
    <w:rsid w:val="007D4A08"/>
    <w:rsid w:val="007D4D4C"/>
    <w:rsid w:val="007D7580"/>
    <w:rsid w:val="007E0BB2"/>
    <w:rsid w:val="007F00A9"/>
    <w:rsid w:val="007F0C2B"/>
    <w:rsid w:val="007F301D"/>
    <w:rsid w:val="007F4949"/>
    <w:rsid w:val="007F5677"/>
    <w:rsid w:val="00804835"/>
    <w:rsid w:val="00804A58"/>
    <w:rsid w:val="00804E7D"/>
    <w:rsid w:val="00805B6C"/>
    <w:rsid w:val="00806A79"/>
    <w:rsid w:val="008074BE"/>
    <w:rsid w:val="008128ED"/>
    <w:rsid w:val="00812A14"/>
    <w:rsid w:val="00815A5F"/>
    <w:rsid w:val="00817A46"/>
    <w:rsid w:val="0081B310"/>
    <w:rsid w:val="00824C4C"/>
    <w:rsid w:val="00830CE7"/>
    <w:rsid w:val="00836371"/>
    <w:rsid w:val="0084131E"/>
    <w:rsid w:val="00842525"/>
    <w:rsid w:val="008479DC"/>
    <w:rsid w:val="0085003A"/>
    <w:rsid w:val="00850D33"/>
    <w:rsid w:val="008549EE"/>
    <w:rsid w:val="00855CF0"/>
    <w:rsid w:val="0086050B"/>
    <w:rsid w:val="008612E8"/>
    <w:rsid w:val="00865C82"/>
    <w:rsid w:val="00866F84"/>
    <w:rsid w:val="00867A5A"/>
    <w:rsid w:val="00867D25"/>
    <w:rsid w:val="008714D5"/>
    <w:rsid w:val="0087189B"/>
    <w:rsid w:val="00875CF7"/>
    <w:rsid w:val="008768CD"/>
    <w:rsid w:val="008807F7"/>
    <w:rsid w:val="00881C97"/>
    <w:rsid w:val="00884A11"/>
    <w:rsid w:val="00884FD3"/>
    <w:rsid w:val="008A04EB"/>
    <w:rsid w:val="008A3A5D"/>
    <w:rsid w:val="008B5031"/>
    <w:rsid w:val="008B7BCE"/>
    <w:rsid w:val="008B7EF7"/>
    <w:rsid w:val="008C0DB3"/>
    <w:rsid w:val="008C58EC"/>
    <w:rsid w:val="008D00B0"/>
    <w:rsid w:val="008E1DA0"/>
    <w:rsid w:val="008E276D"/>
    <w:rsid w:val="008E2A01"/>
    <w:rsid w:val="008E2B3D"/>
    <w:rsid w:val="008F0E76"/>
    <w:rsid w:val="008F3CB1"/>
    <w:rsid w:val="00900E71"/>
    <w:rsid w:val="00901884"/>
    <w:rsid w:val="00901DD0"/>
    <w:rsid w:val="00902903"/>
    <w:rsid w:val="00904CAF"/>
    <w:rsid w:val="00906961"/>
    <w:rsid w:val="009136A5"/>
    <w:rsid w:val="009149A1"/>
    <w:rsid w:val="00916BE1"/>
    <w:rsid w:val="00920726"/>
    <w:rsid w:val="00920F4F"/>
    <w:rsid w:val="009213BF"/>
    <w:rsid w:val="009213D0"/>
    <w:rsid w:val="00921B0D"/>
    <w:rsid w:val="00925EB7"/>
    <w:rsid w:val="009277FF"/>
    <w:rsid w:val="00927910"/>
    <w:rsid w:val="009342C4"/>
    <w:rsid w:val="00935826"/>
    <w:rsid w:val="00942178"/>
    <w:rsid w:val="00942F99"/>
    <w:rsid w:val="0094582F"/>
    <w:rsid w:val="009472B6"/>
    <w:rsid w:val="00947413"/>
    <w:rsid w:val="00947425"/>
    <w:rsid w:val="0095093D"/>
    <w:rsid w:val="00951A22"/>
    <w:rsid w:val="00966E94"/>
    <w:rsid w:val="00970D01"/>
    <w:rsid w:val="00971446"/>
    <w:rsid w:val="009725B3"/>
    <w:rsid w:val="009731D9"/>
    <w:rsid w:val="009733E3"/>
    <w:rsid w:val="009741AA"/>
    <w:rsid w:val="009758CE"/>
    <w:rsid w:val="00977BB0"/>
    <w:rsid w:val="009811DE"/>
    <w:rsid w:val="00982E1C"/>
    <w:rsid w:val="00985990"/>
    <w:rsid w:val="00985C55"/>
    <w:rsid w:val="00987568"/>
    <w:rsid w:val="00991936"/>
    <w:rsid w:val="009925E5"/>
    <w:rsid w:val="00994909"/>
    <w:rsid w:val="00996011"/>
    <w:rsid w:val="0099702C"/>
    <w:rsid w:val="009A3279"/>
    <w:rsid w:val="009A3311"/>
    <w:rsid w:val="009A599B"/>
    <w:rsid w:val="009A5D09"/>
    <w:rsid w:val="009C330B"/>
    <w:rsid w:val="009C4A0C"/>
    <w:rsid w:val="009D170B"/>
    <w:rsid w:val="009D1FB2"/>
    <w:rsid w:val="009D6E1E"/>
    <w:rsid w:val="009D6F87"/>
    <w:rsid w:val="009E38AB"/>
    <w:rsid w:val="009E5139"/>
    <w:rsid w:val="009E6DF3"/>
    <w:rsid w:val="00A00429"/>
    <w:rsid w:val="00A00507"/>
    <w:rsid w:val="00A01A5B"/>
    <w:rsid w:val="00A027F2"/>
    <w:rsid w:val="00A03FB4"/>
    <w:rsid w:val="00A05F8F"/>
    <w:rsid w:val="00A0C336"/>
    <w:rsid w:val="00A10D07"/>
    <w:rsid w:val="00A114AE"/>
    <w:rsid w:val="00A123CD"/>
    <w:rsid w:val="00A16118"/>
    <w:rsid w:val="00A17B3D"/>
    <w:rsid w:val="00A17BF5"/>
    <w:rsid w:val="00A22B6A"/>
    <w:rsid w:val="00A3092B"/>
    <w:rsid w:val="00A36BBE"/>
    <w:rsid w:val="00A37997"/>
    <w:rsid w:val="00A37C0E"/>
    <w:rsid w:val="00A460C4"/>
    <w:rsid w:val="00A46987"/>
    <w:rsid w:val="00A5684B"/>
    <w:rsid w:val="00A6209A"/>
    <w:rsid w:val="00A66B6C"/>
    <w:rsid w:val="00A67889"/>
    <w:rsid w:val="00A70CA7"/>
    <w:rsid w:val="00A71CBB"/>
    <w:rsid w:val="00A73B75"/>
    <w:rsid w:val="00A76984"/>
    <w:rsid w:val="00A777E2"/>
    <w:rsid w:val="00A83323"/>
    <w:rsid w:val="00A8335D"/>
    <w:rsid w:val="00A83D4F"/>
    <w:rsid w:val="00A84218"/>
    <w:rsid w:val="00A8644D"/>
    <w:rsid w:val="00A8787E"/>
    <w:rsid w:val="00A90CE9"/>
    <w:rsid w:val="00A9162A"/>
    <w:rsid w:val="00A91FA1"/>
    <w:rsid w:val="00A92928"/>
    <w:rsid w:val="00A92C39"/>
    <w:rsid w:val="00AA0F37"/>
    <w:rsid w:val="00AA1D17"/>
    <w:rsid w:val="00AA5C65"/>
    <w:rsid w:val="00AA67C9"/>
    <w:rsid w:val="00AA6D32"/>
    <w:rsid w:val="00AA764D"/>
    <w:rsid w:val="00AA7C9B"/>
    <w:rsid w:val="00AB0848"/>
    <w:rsid w:val="00AB4271"/>
    <w:rsid w:val="00AB5491"/>
    <w:rsid w:val="00AB595F"/>
    <w:rsid w:val="00AB6456"/>
    <w:rsid w:val="00AB7929"/>
    <w:rsid w:val="00AC0798"/>
    <w:rsid w:val="00AC3EEC"/>
    <w:rsid w:val="00AC4F66"/>
    <w:rsid w:val="00AC5B22"/>
    <w:rsid w:val="00AC6E46"/>
    <w:rsid w:val="00AD1ED7"/>
    <w:rsid w:val="00AD3C44"/>
    <w:rsid w:val="00AD40CF"/>
    <w:rsid w:val="00AD4953"/>
    <w:rsid w:val="00AE1B09"/>
    <w:rsid w:val="00AE3D3D"/>
    <w:rsid w:val="00AE4CA7"/>
    <w:rsid w:val="00AE64F8"/>
    <w:rsid w:val="00AE7034"/>
    <w:rsid w:val="00AE7A3F"/>
    <w:rsid w:val="00AE7DC5"/>
    <w:rsid w:val="00AF0027"/>
    <w:rsid w:val="00AF1DB3"/>
    <w:rsid w:val="00AF2519"/>
    <w:rsid w:val="00AF76C7"/>
    <w:rsid w:val="00B0011E"/>
    <w:rsid w:val="00B00420"/>
    <w:rsid w:val="00B025AF"/>
    <w:rsid w:val="00B046ED"/>
    <w:rsid w:val="00B06B3C"/>
    <w:rsid w:val="00B10505"/>
    <w:rsid w:val="00B1167E"/>
    <w:rsid w:val="00B2320B"/>
    <w:rsid w:val="00B3294E"/>
    <w:rsid w:val="00B333B6"/>
    <w:rsid w:val="00B37CA8"/>
    <w:rsid w:val="00B42549"/>
    <w:rsid w:val="00B42D4C"/>
    <w:rsid w:val="00B4475A"/>
    <w:rsid w:val="00B44CD7"/>
    <w:rsid w:val="00B456B3"/>
    <w:rsid w:val="00B45CA3"/>
    <w:rsid w:val="00B5440A"/>
    <w:rsid w:val="00B61189"/>
    <w:rsid w:val="00B64B2B"/>
    <w:rsid w:val="00B73E80"/>
    <w:rsid w:val="00B772EF"/>
    <w:rsid w:val="00B77C0F"/>
    <w:rsid w:val="00B77C76"/>
    <w:rsid w:val="00B833CB"/>
    <w:rsid w:val="00B83C35"/>
    <w:rsid w:val="00B8609E"/>
    <w:rsid w:val="00B87835"/>
    <w:rsid w:val="00B93266"/>
    <w:rsid w:val="00B97577"/>
    <w:rsid w:val="00B97DA6"/>
    <w:rsid w:val="00BA2960"/>
    <w:rsid w:val="00BA29B3"/>
    <w:rsid w:val="00BA2A21"/>
    <w:rsid w:val="00BA34F6"/>
    <w:rsid w:val="00BB1C5B"/>
    <w:rsid w:val="00BB4A02"/>
    <w:rsid w:val="00BC0A6E"/>
    <w:rsid w:val="00BC5105"/>
    <w:rsid w:val="00BC63FD"/>
    <w:rsid w:val="00BC7803"/>
    <w:rsid w:val="00BD092E"/>
    <w:rsid w:val="00BD35E5"/>
    <w:rsid w:val="00BD4872"/>
    <w:rsid w:val="00BE081C"/>
    <w:rsid w:val="00BE18CE"/>
    <w:rsid w:val="00BE3598"/>
    <w:rsid w:val="00BE5614"/>
    <w:rsid w:val="00BE684E"/>
    <w:rsid w:val="00BE7A3E"/>
    <w:rsid w:val="00BF03A4"/>
    <w:rsid w:val="00BF3C36"/>
    <w:rsid w:val="00BF54D0"/>
    <w:rsid w:val="00BF7B52"/>
    <w:rsid w:val="00C019A4"/>
    <w:rsid w:val="00C03654"/>
    <w:rsid w:val="00C045B0"/>
    <w:rsid w:val="00C109A9"/>
    <w:rsid w:val="00C1231F"/>
    <w:rsid w:val="00C204CB"/>
    <w:rsid w:val="00C20E76"/>
    <w:rsid w:val="00C24826"/>
    <w:rsid w:val="00C25E53"/>
    <w:rsid w:val="00C26810"/>
    <w:rsid w:val="00C31627"/>
    <w:rsid w:val="00C35866"/>
    <w:rsid w:val="00C417E7"/>
    <w:rsid w:val="00C449E9"/>
    <w:rsid w:val="00C45357"/>
    <w:rsid w:val="00C47237"/>
    <w:rsid w:val="00C519D8"/>
    <w:rsid w:val="00C52BBC"/>
    <w:rsid w:val="00C52BF9"/>
    <w:rsid w:val="00C57D12"/>
    <w:rsid w:val="00C71821"/>
    <w:rsid w:val="00C74C51"/>
    <w:rsid w:val="00C75F30"/>
    <w:rsid w:val="00C760BC"/>
    <w:rsid w:val="00C807E1"/>
    <w:rsid w:val="00C81271"/>
    <w:rsid w:val="00C827AE"/>
    <w:rsid w:val="00C83526"/>
    <w:rsid w:val="00C84D7A"/>
    <w:rsid w:val="00C875A4"/>
    <w:rsid w:val="00C87ADB"/>
    <w:rsid w:val="00C96901"/>
    <w:rsid w:val="00CA1DE1"/>
    <w:rsid w:val="00CA211C"/>
    <w:rsid w:val="00CA2B3A"/>
    <w:rsid w:val="00CA475B"/>
    <w:rsid w:val="00CA5969"/>
    <w:rsid w:val="00CA6088"/>
    <w:rsid w:val="00CB30E1"/>
    <w:rsid w:val="00CB7467"/>
    <w:rsid w:val="00CC2C0F"/>
    <w:rsid w:val="00CC4422"/>
    <w:rsid w:val="00CC5014"/>
    <w:rsid w:val="00CC6889"/>
    <w:rsid w:val="00CC71F4"/>
    <w:rsid w:val="00CD11DE"/>
    <w:rsid w:val="00CD16CE"/>
    <w:rsid w:val="00CD2843"/>
    <w:rsid w:val="00CD2C3E"/>
    <w:rsid w:val="00CD6643"/>
    <w:rsid w:val="00CE3CA0"/>
    <w:rsid w:val="00CE3FA5"/>
    <w:rsid w:val="00CE5EF1"/>
    <w:rsid w:val="00CF66D5"/>
    <w:rsid w:val="00CF6F01"/>
    <w:rsid w:val="00CF7BE4"/>
    <w:rsid w:val="00D01E21"/>
    <w:rsid w:val="00D04FB6"/>
    <w:rsid w:val="00D10252"/>
    <w:rsid w:val="00D10824"/>
    <w:rsid w:val="00D115C4"/>
    <w:rsid w:val="00D13A37"/>
    <w:rsid w:val="00D145B1"/>
    <w:rsid w:val="00D15BC1"/>
    <w:rsid w:val="00D179D5"/>
    <w:rsid w:val="00D21068"/>
    <w:rsid w:val="00D215EB"/>
    <w:rsid w:val="00D2323C"/>
    <w:rsid w:val="00D25CA3"/>
    <w:rsid w:val="00D33188"/>
    <w:rsid w:val="00D33708"/>
    <w:rsid w:val="00D40F42"/>
    <w:rsid w:val="00D41B94"/>
    <w:rsid w:val="00D41CBD"/>
    <w:rsid w:val="00D445AB"/>
    <w:rsid w:val="00D513DC"/>
    <w:rsid w:val="00D51D26"/>
    <w:rsid w:val="00D51EA5"/>
    <w:rsid w:val="00D533F9"/>
    <w:rsid w:val="00D54A81"/>
    <w:rsid w:val="00D55CF4"/>
    <w:rsid w:val="00D57793"/>
    <w:rsid w:val="00D60F62"/>
    <w:rsid w:val="00D6411C"/>
    <w:rsid w:val="00D66F85"/>
    <w:rsid w:val="00D67B99"/>
    <w:rsid w:val="00D80725"/>
    <w:rsid w:val="00D81514"/>
    <w:rsid w:val="00D827A1"/>
    <w:rsid w:val="00D82A9C"/>
    <w:rsid w:val="00D83AEA"/>
    <w:rsid w:val="00D85879"/>
    <w:rsid w:val="00D870CD"/>
    <w:rsid w:val="00D91EED"/>
    <w:rsid w:val="00D96213"/>
    <w:rsid w:val="00D96642"/>
    <w:rsid w:val="00D9727F"/>
    <w:rsid w:val="00D97AE8"/>
    <w:rsid w:val="00DA3A23"/>
    <w:rsid w:val="00DA6432"/>
    <w:rsid w:val="00DA7AA2"/>
    <w:rsid w:val="00DB0CA7"/>
    <w:rsid w:val="00DB54F2"/>
    <w:rsid w:val="00DB7D71"/>
    <w:rsid w:val="00DC43D7"/>
    <w:rsid w:val="00DC6BB6"/>
    <w:rsid w:val="00DC7D12"/>
    <w:rsid w:val="00DD0282"/>
    <w:rsid w:val="00DD4BB0"/>
    <w:rsid w:val="00DD5631"/>
    <w:rsid w:val="00DD6C04"/>
    <w:rsid w:val="00DE4339"/>
    <w:rsid w:val="00DE5684"/>
    <w:rsid w:val="00DE7870"/>
    <w:rsid w:val="00DF21CA"/>
    <w:rsid w:val="00DF383D"/>
    <w:rsid w:val="00DF4BEB"/>
    <w:rsid w:val="00DF73D0"/>
    <w:rsid w:val="00E049BB"/>
    <w:rsid w:val="00E056E9"/>
    <w:rsid w:val="00E05E88"/>
    <w:rsid w:val="00E120F9"/>
    <w:rsid w:val="00E13F83"/>
    <w:rsid w:val="00E146A4"/>
    <w:rsid w:val="00E160EE"/>
    <w:rsid w:val="00E20113"/>
    <w:rsid w:val="00E20B39"/>
    <w:rsid w:val="00E24BF9"/>
    <w:rsid w:val="00E266DB"/>
    <w:rsid w:val="00E26C2E"/>
    <w:rsid w:val="00E27E1E"/>
    <w:rsid w:val="00E357D6"/>
    <w:rsid w:val="00E45C6E"/>
    <w:rsid w:val="00E50A6B"/>
    <w:rsid w:val="00E53852"/>
    <w:rsid w:val="00E570F6"/>
    <w:rsid w:val="00E6295D"/>
    <w:rsid w:val="00E640D6"/>
    <w:rsid w:val="00E667E3"/>
    <w:rsid w:val="00E6738F"/>
    <w:rsid w:val="00E67FF9"/>
    <w:rsid w:val="00E7096A"/>
    <w:rsid w:val="00E7287D"/>
    <w:rsid w:val="00E7576B"/>
    <w:rsid w:val="00E76545"/>
    <w:rsid w:val="00E809BF"/>
    <w:rsid w:val="00E80F6E"/>
    <w:rsid w:val="00E819B7"/>
    <w:rsid w:val="00E875EE"/>
    <w:rsid w:val="00E9126E"/>
    <w:rsid w:val="00E953AE"/>
    <w:rsid w:val="00E96A56"/>
    <w:rsid w:val="00EA0A6F"/>
    <w:rsid w:val="00EA3215"/>
    <w:rsid w:val="00EA461B"/>
    <w:rsid w:val="00EB1371"/>
    <w:rsid w:val="00EB36C1"/>
    <w:rsid w:val="00EB3836"/>
    <w:rsid w:val="00EB41F0"/>
    <w:rsid w:val="00EB75C7"/>
    <w:rsid w:val="00EC0ABD"/>
    <w:rsid w:val="00EC0CE3"/>
    <w:rsid w:val="00EC63E9"/>
    <w:rsid w:val="00EC65E5"/>
    <w:rsid w:val="00EC6EDE"/>
    <w:rsid w:val="00EC7B44"/>
    <w:rsid w:val="00EE264A"/>
    <w:rsid w:val="00EE5404"/>
    <w:rsid w:val="00EF2D92"/>
    <w:rsid w:val="00EF3DF6"/>
    <w:rsid w:val="00EF5941"/>
    <w:rsid w:val="00EF7B1B"/>
    <w:rsid w:val="00F00673"/>
    <w:rsid w:val="00F00AD8"/>
    <w:rsid w:val="00F018FE"/>
    <w:rsid w:val="00F0203F"/>
    <w:rsid w:val="00F05003"/>
    <w:rsid w:val="00F058D3"/>
    <w:rsid w:val="00F0624C"/>
    <w:rsid w:val="00F11436"/>
    <w:rsid w:val="00F12A2F"/>
    <w:rsid w:val="00F15125"/>
    <w:rsid w:val="00F16844"/>
    <w:rsid w:val="00F202A9"/>
    <w:rsid w:val="00F2161D"/>
    <w:rsid w:val="00F21791"/>
    <w:rsid w:val="00F2220B"/>
    <w:rsid w:val="00F230FF"/>
    <w:rsid w:val="00F24DC5"/>
    <w:rsid w:val="00F27500"/>
    <w:rsid w:val="00F30E15"/>
    <w:rsid w:val="00F31CCC"/>
    <w:rsid w:val="00F32046"/>
    <w:rsid w:val="00F376CB"/>
    <w:rsid w:val="00F43E8D"/>
    <w:rsid w:val="00F43EDF"/>
    <w:rsid w:val="00F524C5"/>
    <w:rsid w:val="00F54190"/>
    <w:rsid w:val="00F5451A"/>
    <w:rsid w:val="00F55631"/>
    <w:rsid w:val="00F55C9E"/>
    <w:rsid w:val="00F56572"/>
    <w:rsid w:val="00F6253E"/>
    <w:rsid w:val="00F706CF"/>
    <w:rsid w:val="00F707CE"/>
    <w:rsid w:val="00F72DF5"/>
    <w:rsid w:val="00F756E6"/>
    <w:rsid w:val="00F77B76"/>
    <w:rsid w:val="00F82E56"/>
    <w:rsid w:val="00F8491E"/>
    <w:rsid w:val="00F8704B"/>
    <w:rsid w:val="00F877B5"/>
    <w:rsid w:val="00F8792E"/>
    <w:rsid w:val="00F87B18"/>
    <w:rsid w:val="00F9187F"/>
    <w:rsid w:val="00F92AA6"/>
    <w:rsid w:val="00F93D3A"/>
    <w:rsid w:val="00F9427A"/>
    <w:rsid w:val="00F96207"/>
    <w:rsid w:val="00FA2E7C"/>
    <w:rsid w:val="00FA3062"/>
    <w:rsid w:val="00FB0839"/>
    <w:rsid w:val="00FB0B85"/>
    <w:rsid w:val="00FB1CFF"/>
    <w:rsid w:val="00FB1E0B"/>
    <w:rsid w:val="00FB4888"/>
    <w:rsid w:val="00FB5825"/>
    <w:rsid w:val="00FB782D"/>
    <w:rsid w:val="00FC0A6F"/>
    <w:rsid w:val="00FC0F4A"/>
    <w:rsid w:val="00FC5E19"/>
    <w:rsid w:val="00FC67DB"/>
    <w:rsid w:val="00FC7D7D"/>
    <w:rsid w:val="00FD4B1C"/>
    <w:rsid w:val="00FD56F1"/>
    <w:rsid w:val="00FE350F"/>
    <w:rsid w:val="00FE35B3"/>
    <w:rsid w:val="00FE3714"/>
    <w:rsid w:val="00FE53E1"/>
    <w:rsid w:val="00FE57ED"/>
    <w:rsid w:val="00FF0403"/>
    <w:rsid w:val="00FF0EB1"/>
    <w:rsid w:val="00FF1935"/>
    <w:rsid w:val="00FF293A"/>
    <w:rsid w:val="00FF34E2"/>
    <w:rsid w:val="00FF7201"/>
    <w:rsid w:val="010F5E5F"/>
    <w:rsid w:val="01224D5A"/>
    <w:rsid w:val="014368D6"/>
    <w:rsid w:val="0148054B"/>
    <w:rsid w:val="0171AEB6"/>
    <w:rsid w:val="0190A37E"/>
    <w:rsid w:val="01953571"/>
    <w:rsid w:val="01976F63"/>
    <w:rsid w:val="01AE6472"/>
    <w:rsid w:val="01D2279B"/>
    <w:rsid w:val="01E1898E"/>
    <w:rsid w:val="01E1C28B"/>
    <w:rsid w:val="01E7581A"/>
    <w:rsid w:val="01FADBD6"/>
    <w:rsid w:val="020B76DA"/>
    <w:rsid w:val="02419ACC"/>
    <w:rsid w:val="0249E14A"/>
    <w:rsid w:val="02AA0BBC"/>
    <w:rsid w:val="02BB8BF4"/>
    <w:rsid w:val="02C7E547"/>
    <w:rsid w:val="02D44ECC"/>
    <w:rsid w:val="02D64F68"/>
    <w:rsid w:val="02F4B324"/>
    <w:rsid w:val="02FD405F"/>
    <w:rsid w:val="03197FEF"/>
    <w:rsid w:val="034F1A53"/>
    <w:rsid w:val="034F3369"/>
    <w:rsid w:val="0355BC10"/>
    <w:rsid w:val="0380C61A"/>
    <w:rsid w:val="0381C2C0"/>
    <w:rsid w:val="03A874A2"/>
    <w:rsid w:val="03BF91F0"/>
    <w:rsid w:val="03CB27BB"/>
    <w:rsid w:val="03DE33DE"/>
    <w:rsid w:val="03EDE01E"/>
    <w:rsid w:val="03F05147"/>
    <w:rsid w:val="042839A1"/>
    <w:rsid w:val="04417157"/>
    <w:rsid w:val="0443FEFE"/>
    <w:rsid w:val="0447A7C8"/>
    <w:rsid w:val="044D4702"/>
    <w:rsid w:val="047332B0"/>
    <w:rsid w:val="0474A8AE"/>
    <w:rsid w:val="04860C46"/>
    <w:rsid w:val="048AC00B"/>
    <w:rsid w:val="049AF9D8"/>
    <w:rsid w:val="04C74B34"/>
    <w:rsid w:val="04CEFF2F"/>
    <w:rsid w:val="04FD0C67"/>
    <w:rsid w:val="05027C33"/>
    <w:rsid w:val="05155F9F"/>
    <w:rsid w:val="0524AF5D"/>
    <w:rsid w:val="055E12D8"/>
    <w:rsid w:val="0574BF3A"/>
    <w:rsid w:val="0577593A"/>
    <w:rsid w:val="05A5AA6B"/>
    <w:rsid w:val="05A8296B"/>
    <w:rsid w:val="06275E34"/>
    <w:rsid w:val="06324C50"/>
    <w:rsid w:val="06332D78"/>
    <w:rsid w:val="064FC256"/>
    <w:rsid w:val="066BCC02"/>
    <w:rsid w:val="069D1D9B"/>
    <w:rsid w:val="069D92D4"/>
    <w:rsid w:val="06A5872C"/>
    <w:rsid w:val="06A8A748"/>
    <w:rsid w:val="06CA8CE2"/>
    <w:rsid w:val="06E10C6D"/>
    <w:rsid w:val="07130271"/>
    <w:rsid w:val="073CB50A"/>
    <w:rsid w:val="076D0A33"/>
    <w:rsid w:val="07A378CB"/>
    <w:rsid w:val="07CD9158"/>
    <w:rsid w:val="07E0C4A1"/>
    <w:rsid w:val="07E70480"/>
    <w:rsid w:val="08115BDE"/>
    <w:rsid w:val="081BD0C2"/>
    <w:rsid w:val="0824DDA4"/>
    <w:rsid w:val="082FF479"/>
    <w:rsid w:val="08374439"/>
    <w:rsid w:val="087191DE"/>
    <w:rsid w:val="0881F355"/>
    <w:rsid w:val="088B26F1"/>
    <w:rsid w:val="088BF894"/>
    <w:rsid w:val="0895FEDE"/>
    <w:rsid w:val="089D86DE"/>
    <w:rsid w:val="08A3B469"/>
    <w:rsid w:val="08E5814C"/>
    <w:rsid w:val="08E7EE7F"/>
    <w:rsid w:val="08EE1F90"/>
    <w:rsid w:val="09061702"/>
    <w:rsid w:val="09125514"/>
    <w:rsid w:val="0912AA31"/>
    <w:rsid w:val="0927BA01"/>
    <w:rsid w:val="092CF7A7"/>
    <w:rsid w:val="093ADCCB"/>
    <w:rsid w:val="0952260A"/>
    <w:rsid w:val="09560E89"/>
    <w:rsid w:val="097E6E08"/>
    <w:rsid w:val="0987CEA6"/>
    <w:rsid w:val="09A582B4"/>
    <w:rsid w:val="09A62CD7"/>
    <w:rsid w:val="09C92B13"/>
    <w:rsid w:val="09D39584"/>
    <w:rsid w:val="09DE51AC"/>
    <w:rsid w:val="09F069D0"/>
    <w:rsid w:val="0A001B21"/>
    <w:rsid w:val="0A34C0EB"/>
    <w:rsid w:val="0A3CF9E9"/>
    <w:rsid w:val="0A3F7CFA"/>
    <w:rsid w:val="0A4F7EF3"/>
    <w:rsid w:val="0A6407E4"/>
    <w:rsid w:val="0A8BAB2F"/>
    <w:rsid w:val="0AAEB0AB"/>
    <w:rsid w:val="0ABA4400"/>
    <w:rsid w:val="0AD2C3B0"/>
    <w:rsid w:val="0B274BDC"/>
    <w:rsid w:val="0B2CA3EE"/>
    <w:rsid w:val="0B582539"/>
    <w:rsid w:val="0B6AD00B"/>
    <w:rsid w:val="0B6CD033"/>
    <w:rsid w:val="0B6FBA23"/>
    <w:rsid w:val="0B78959A"/>
    <w:rsid w:val="0B7F7B38"/>
    <w:rsid w:val="0B88BF05"/>
    <w:rsid w:val="0B91BA62"/>
    <w:rsid w:val="0B9406CD"/>
    <w:rsid w:val="0BA2EA35"/>
    <w:rsid w:val="0BADAC0F"/>
    <w:rsid w:val="0BB2CB66"/>
    <w:rsid w:val="0BB62A3A"/>
    <w:rsid w:val="0BB8AFBF"/>
    <w:rsid w:val="0BC95B5E"/>
    <w:rsid w:val="0BD01C71"/>
    <w:rsid w:val="0BF0321A"/>
    <w:rsid w:val="0C12ADAC"/>
    <w:rsid w:val="0C3A0501"/>
    <w:rsid w:val="0C3AFCAA"/>
    <w:rsid w:val="0C3CBBC2"/>
    <w:rsid w:val="0C3ED27A"/>
    <w:rsid w:val="0C5200AC"/>
    <w:rsid w:val="0C5D0972"/>
    <w:rsid w:val="0C7A6EA7"/>
    <w:rsid w:val="0C853884"/>
    <w:rsid w:val="0C9366CE"/>
    <w:rsid w:val="0CA57108"/>
    <w:rsid w:val="0CA5D908"/>
    <w:rsid w:val="0CB3867C"/>
    <w:rsid w:val="0CC1E68F"/>
    <w:rsid w:val="0CCC2D6A"/>
    <w:rsid w:val="0CF3EA51"/>
    <w:rsid w:val="0CFB3282"/>
    <w:rsid w:val="0D2A27B0"/>
    <w:rsid w:val="0D3E4A25"/>
    <w:rsid w:val="0D427AC3"/>
    <w:rsid w:val="0D681957"/>
    <w:rsid w:val="0DC27EC8"/>
    <w:rsid w:val="0DD628A4"/>
    <w:rsid w:val="0DE55BE4"/>
    <w:rsid w:val="0DE8ABDE"/>
    <w:rsid w:val="0E299C31"/>
    <w:rsid w:val="0E384340"/>
    <w:rsid w:val="0E710B3A"/>
    <w:rsid w:val="0E8634E1"/>
    <w:rsid w:val="0E91EF5F"/>
    <w:rsid w:val="0E99217C"/>
    <w:rsid w:val="0EB46A2C"/>
    <w:rsid w:val="0ECF3592"/>
    <w:rsid w:val="0ED3CFCE"/>
    <w:rsid w:val="0EED82A8"/>
    <w:rsid w:val="0F1F6D36"/>
    <w:rsid w:val="0F48881F"/>
    <w:rsid w:val="0F727BFD"/>
    <w:rsid w:val="0F76E4D8"/>
    <w:rsid w:val="0F8BA555"/>
    <w:rsid w:val="0FBDF1D8"/>
    <w:rsid w:val="0FE6A99C"/>
    <w:rsid w:val="0FFB6D2F"/>
    <w:rsid w:val="102C7176"/>
    <w:rsid w:val="10559560"/>
    <w:rsid w:val="1063D38F"/>
    <w:rsid w:val="1064B313"/>
    <w:rsid w:val="106C0F26"/>
    <w:rsid w:val="107B6CBC"/>
    <w:rsid w:val="107BFDD3"/>
    <w:rsid w:val="10841B48"/>
    <w:rsid w:val="1094BAED"/>
    <w:rsid w:val="10CF97FA"/>
    <w:rsid w:val="10DDD571"/>
    <w:rsid w:val="10E17571"/>
    <w:rsid w:val="10E38935"/>
    <w:rsid w:val="10E9F135"/>
    <w:rsid w:val="10F44711"/>
    <w:rsid w:val="11065DAC"/>
    <w:rsid w:val="111AAA1B"/>
    <w:rsid w:val="112BBD9E"/>
    <w:rsid w:val="1132F333"/>
    <w:rsid w:val="11342A6E"/>
    <w:rsid w:val="114812DF"/>
    <w:rsid w:val="114B1A75"/>
    <w:rsid w:val="1164DB04"/>
    <w:rsid w:val="1178ACBB"/>
    <w:rsid w:val="117C2847"/>
    <w:rsid w:val="1190521D"/>
    <w:rsid w:val="11A2D84D"/>
    <w:rsid w:val="11A3D6C6"/>
    <w:rsid w:val="11ACE160"/>
    <w:rsid w:val="11BAD9FA"/>
    <w:rsid w:val="11C3B5E6"/>
    <w:rsid w:val="11CA57CE"/>
    <w:rsid w:val="11E2437D"/>
    <w:rsid w:val="11F96753"/>
    <w:rsid w:val="120E2208"/>
    <w:rsid w:val="121369AE"/>
    <w:rsid w:val="1214DB57"/>
    <w:rsid w:val="123E6F53"/>
    <w:rsid w:val="124567B1"/>
    <w:rsid w:val="12968F60"/>
    <w:rsid w:val="129FEFCA"/>
    <w:rsid w:val="12A274C1"/>
    <w:rsid w:val="12B13802"/>
    <w:rsid w:val="12B22ACD"/>
    <w:rsid w:val="12E6405C"/>
    <w:rsid w:val="12F9D1F4"/>
    <w:rsid w:val="1325C0CE"/>
    <w:rsid w:val="132D364D"/>
    <w:rsid w:val="133FC62A"/>
    <w:rsid w:val="135F8647"/>
    <w:rsid w:val="136590AA"/>
    <w:rsid w:val="136EA175"/>
    <w:rsid w:val="13B7E9E2"/>
    <w:rsid w:val="13E89227"/>
    <w:rsid w:val="13EDD8FE"/>
    <w:rsid w:val="13EFCA63"/>
    <w:rsid w:val="13F9D720"/>
    <w:rsid w:val="1406D5C7"/>
    <w:rsid w:val="14211EEF"/>
    <w:rsid w:val="143264DE"/>
    <w:rsid w:val="143AED08"/>
    <w:rsid w:val="1465DDA0"/>
    <w:rsid w:val="1467A7AE"/>
    <w:rsid w:val="147E0767"/>
    <w:rsid w:val="147F987F"/>
    <w:rsid w:val="14960BC8"/>
    <w:rsid w:val="14A19DE8"/>
    <w:rsid w:val="14A2E236"/>
    <w:rsid w:val="14A9E622"/>
    <w:rsid w:val="14AD2678"/>
    <w:rsid w:val="14BE5168"/>
    <w:rsid w:val="14BF23E3"/>
    <w:rsid w:val="14CC8567"/>
    <w:rsid w:val="15262158"/>
    <w:rsid w:val="152FDAC4"/>
    <w:rsid w:val="1534DEF5"/>
    <w:rsid w:val="155645D9"/>
    <w:rsid w:val="156275DC"/>
    <w:rsid w:val="158326D6"/>
    <w:rsid w:val="15AEC0E8"/>
    <w:rsid w:val="15B00791"/>
    <w:rsid w:val="15B4A273"/>
    <w:rsid w:val="15C6F4DB"/>
    <w:rsid w:val="15CDC27A"/>
    <w:rsid w:val="15DD01C2"/>
    <w:rsid w:val="15E5FA69"/>
    <w:rsid w:val="15ED91DA"/>
    <w:rsid w:val="1610557B"/>
    <w:rsid w:val="161903CF"/>
    <w:rsid w:val="1625A6EF"/>
    <w:rsid w:val="1626A75C"/>
    <w:rsid w:val="1650D0FC"/>
    <w:rsid w:val="16676972"/>
    <w:rsid w:val="166C8DF3"/>
    <w:rsid w:val="1672E9C5"/>
    <w:rsid w:val="16793368"/>
    <w:rsid w:val="168F5CB3"/>
    <w:rsid w:val="169B3D60"/>
    <w:rsid w:val="16C473BC"/>
    <w:rsid w:val="16E0DE2D"/>
    <w:rsid w:val="16E1C1A4"/>
    <w:rsid w:val="170BC546"/>
    <w:rsid w:val="170E8E9D"/>
    <w:rsid w:val="17145F9B"/>
    <w:rsid w:val="171D40CB"/>
    <w:rsid w:val="172DBA99"/>
    <w:rsid w:val="174DD3FF"/>
    <w:rsid w:val="174E749B"/>
    <w:rsid w:val="1763B1C7"/>
    <w:rsid w:val="17652A12"/>
    <w:rsid w:val="1765354B"/>
    <w:rsid w:val="179E9970"/>
    <w:rsid w:val="17A5217B"/>
    <w:rsid w:val="17B38926"/>
    <w:rsid w:val="17CC2906"/>
    <w:rsid w:val="17F3E2C5"/>
    <w:rsid w:val="181174EE"/>
    <w:rsid w:val="18682BB1"/>
    <w:rsid w:val="186CAF8B"/>
    <w:rsid w:val="1879B746"/>
    <w:rsid w:val="1892F9CE"/>
    <w:rsid w:val="189B54E5"/>
    <w:rsid w:val="18A1D9B6"/>
    <w:rsid w:val="18B49DBA"/>
    <w:rsid w:val="18B7B3CE"/>
    <w:rsid w:val="18BB26FD"/>
    <w:rsid w:val="18BF2EFF"/>
    <w:rsid w:val="18D9AB84"/>
    <w:rsid w:val="18DA194F"/>
    <w:rsid w:val="18DB2333"/>
    <w:rsid w:val="18F7A7F3"/>
    <w:rsid w:val="18FA1786"/>
    <w:rsid w:val="19295A98"/>
    <w:rsid w:val="19471C96"/>
    <w:rsid w:val="195C5E62"/>
    <w:rsid w:val="197FB068"/>
    <w:rsid w:val="19804F35"/>
    <w:rsid w:val="199BBF39"/>
    <w:rsid w:val="19A27E21"/>
    <w:rsid w:val="19B9279E"/>
    <w:rsid w:val="1A12C151"/>
    <w:rsid w:val="1A132481"/>
    <w:rsid w:val="1A2CD18C"/>
    <w:rsid w:val="1A3654C0"/>
    <w:rsid w:val="1AA73D72"/>
    <w:rsid w:val="1AC41AE7"/>
    <w:rsid w:val="1AC7C566"/>
    <w:rsid w:val="1AF33E9E"/>
    <w:rsid w:val="1AF8BC02"/>
    <w:rsid w:val="1AF8FC3C"/>
    <w:rsid w:val="1B066632"/>
    <w:rsid w:val="1B08766F"/>
    <w:rsid w:val="1B26C61B"/>
    <w:rsid w:val="1B47FF84"/>
    <w:rsid w:val="1B67C779"/>
    <w:rsid w:val="1B91252A"/>
    <w:rsid w:val="1B966C62"/>
    <w:rsid w:val="1BAF8A1C"/>
    <w:rsid w:val="1BB39FA1"/>
    <w:rsid w:val="1BB86749"/>
    <w:rsid w:val="1BBB2F3A"/>
    <w:rsid w:val="1BEA7520"/>
    <w:rsid w:val="1BF4AAF7"/>
    <w:rsid w:val="1C00EF3E"/>
    <w:rsid w:val="1C08C9C2"/>
    <w:rsid w:val="1C16563E"/>
    <w:rsid w:val="1C18607A"/>
    <w:rsid w:val="1C2CD6C1"/>
    <w:rsid w:val="1C51A46F"/>
    <w:rsid w:val="1C5341CB"/>
    <w:rsid w:val="1C5D0C4B"/>
    <w:rsid w:val="1CBC91B0"/>
    <w:rsid w:val="1CC522BA"/>
    <w:rsid w:val="1CCD8013"/>
    <w:rsid w:val="1CE72119"/>
    <w:rsid w:val="1CEC371D"/>
    <w:rsid w:val="1D0C420A"/>
    <w:rsid w:val="1D17A1B3"/>
    <w:rsid w:val="1D1847C8"/>
    <w:rsid w:val="1D2E58B9"/>
    <w:rsid w:val="1D3C85C4"/>
    <w:rsid w:val="1D4D905C"/>
    <w:rsid w:val="1D534E87"/>
    <w:rsid w:val="1D540894"/>
    <w:rsid w:val="1D5A9C20"/>
    <w:rsid w:val="1D60E2C1"/>
    <w:rsid w:val="1D75C3AA"/>
    <w:rsid w:val="1D8E1368"/>
    <w:rsid w:val="1D8F482C"/>
    <w:rsid w:val="1D9721C4"/>
    <w:rsid w:val="1DA0AC43"/>
    <w:rsid w:val="1DB82FC7"/>
    <w:rsid w:val="1DBBFDD4"/>
    <w:rsid w:val="1DCEC1AF"/>
    <w:rsid w:val="1DDF3629"/>
    <w:rsid w:val="1DEB59AE"/>
    <w:rsid w:val="1E16DAE9"/>
    <w:rsid w:val="1E1FD20A"/>
    <w:rsid w:val="1E3D588B"/>
    <w:rsid w:val="1E86A737"/>
    <w:rsid w:val="1E87F1ED"/>
    <w:rsid w:val="1E94FFE7"/>
    <w:rsid w:val="1ECB8CE9"/>
    <w:rsid w:val="1ED0782F"/>
    <w:rsid w:val="1EE6F828"/>
    <w:rsid w:val="1EF88A20"/>
    <w:rsid w:val="1F040D5D"/>
    <w:rsid w:val="1F0DDFAE"/>
    <w:rsid w:val="1F141697"/>
    <w:rsid w:val="1F188ACB"/>
    <w:rsid w:val="1F2115D8"/>
    <w:rsid w:val="1F256D2A"/>
    <w:rsid w:val="1F276262"/>
    <w:rsid w:val="1F289379"/>
    <w:rsid w:val="1F2C18AF"/>
    <w:rsid w:val="1F311DED"/>
    <w:rsid w:val="1F3D6C3A"/>
    <w:rsid w:val="1F3EFDF9"/>
    <w:rsid w:val="1F603D86"/>
    <w:rsid w:val="1F69A3AF"/>
    <w:rsid w:val="1F781339"/>
    <w:rsid w:val="1F832598"/>
    <w:rsid w:val="1FA3BC31"/>
    <w:rsid w:val="1FA4B39F"/>
    <w:rsid w:val="1FB1AD43"/>
    <w:rsid w:val="1FB45720"/>
    <w:rsid w:val="1FB86C53"/>
    <w:rsid w:val="1FC1ABC8"/>
    <w:rsid w:val="1FC2C423"/>
    <w:rsid w:val="1FF793A0"/>
    <w:rsid w:val="1FFA373E"/>
    <w:rsid w:val="20009BF5"/>
    <w:rsid w:val="2017F0F0"/>
    <w:rsid w:val="202CFDE0"/>
    <w:rsid w:val="2044ADF4"/>
    <w:rsid w:val="2071764A"/>
    <w:rsid w:val="2077360D"/>
    <w:rsid w:val="207EB17A"/>
    <w:rsid w:val="207EE50C"/>
    <w:rsid w:val="20A4FA9F"/>
    <w:rsid w:val="20B3619A"/>
    <w:rsid w:val="20CE8443"/>
    <w:rsid w:val="20E05C59"/>
    <w:rsid w:val="20E636A7"/>
    <w:rsid w:val="20FA1D69"/>
    <w:rsid w:val="20FAD3BD"/>
    <w:rsid w:val="215625DD"/>
    <w:rsid w:val="2160DFD6"/>
    <w:rsid w:val="21654EFC"/>
    <w:rsid w:val="21888D51"/>
    <w:rsid w:val="21913A81"/>
    <w:rsid w:val="21AE35AF"/>
    <w:rsid w:val="21D853A7"/>
    <w:rsid w:val="21DE053D"/>
    <w:rsid w:val="21EA7A9A"/>
    <w:rsid w:val="22070B02"/>
    <w:rsid w:val="2245E7ED"/>
    <w:rsid w:val="2265688E"/>
    <w:rsid w:val="22BD069B"/>
    <w:rsid w:val="22CA2CFA"/>
    <w:rsid w:val="22D2E402"/>
    <w:rsid w:val="2326DA3F"/>
    <w:rsid w:val="232F6682"/>
    <w:rsid w:val="233E6EEA"/>
    <w:rsid w:val="233FD751"/>
    <w:rsid w:val="23529998"/>
    <w:rsid w:val="237DA9AE"/>
    <w:rsid w:val="23864AFB"/>
    <w:rsid w:val="23954D08"/>
    <w:rsid w:val="239BD81A"/>
    <w:rsid w:val="23BB9AAA"/>
    <w:rsid w:val="23BD74D0"/>
    <w:rsid w:val="23CC2750"/>
    <w:rsid w:val="23CCAF5C"/>
    <w:rsid w:val="23E53868"/>
    <w:rsid w:val="23E6A545"/>
    <w:rsid w:val="23F97F7F"/>
    <w:rsid w:val="240637DA"/>
    <w:rsid w:val="242BFD8A"/>
    <w:rsid w:val="24755E2E"/>
    <w:rsid w:val="24B6D280"/>
    <w:rsid w:val="24DB2464"/>
    <w:rsid w:val="25075EBA"/>
    <w:rsid w:val="2522117F"/>
    <w:rsid w:val="25221B5C"/>
    <w:rsid w:val="25295D3F"/>
    <w:rsid w:val="25402820"/>
    <w:rsid w:val="25510537"/>
    <w:rsid w:val="255917D5"/>
    <w:rsid w:val="25651CB8"/>
    <w:rsid w:val="25736EC7"/>
    <w:rsid w:val="258FC1EE"/>
    <w:rsid w:val="25963ED2"/>
    <w:rsid w:val="25A80370"/>
    <w:rsid w:val="25C161EA"/>
    <w:rsid w:val="25CAE689"/>
    <w:rsid w:val="25EE0B4D"/>
    <w:rsid w:val="25FAAC34"/>
    <w:rsid w:val="25FDA87A"/>
    <w:rsid w:val="262BF94A"/>
    <w:rsid w:val="26361C22"/>
    <w:rsid w:val="2638CD56"/>
    <w:rsid w:val="263E32CC"/>
    <w:rsid w:val="264B77CC"/>
    <w:rsid w:val="267E425F"/>
    <w:rsid w:val="267F5F32"/>
    <w:rsid w:val="268F665A"/>
    <w:rsid w:val="26AC9968"/>
    <w:rsid w:val="26C9B542"/>
    <w:rsid w:val="26CB6BD8"/>
    <w:rsid w:val="26D77288"/>
    <w:rsid w:val="26DECB64"/>
    <w:rsid w:val="26F0FBD5"/>
    <w:rsid w:val="27102763"/>
    <w:rsid w:val="27219F82"/>
    <w:rsid w:val="27234EC3"/>
    <w:rsid w:val="27244A5F"/>
    <w:rsid w:val="27361B03"/>
    <w:rsid w:val="274A06EE"/>
    <w:rsid w:val="274ADE81"/>
    <w:rsid w:val="274E29E2"/>
    <w:rsid w:val="278202D6"/>
    <w:rsid w:val="278E3CC4"/>
    <w:rsid w:val="2795C9F4"/>
    <w:rsid w:val="27AEFA44"/>
    <w:rsid w:val="27C62050"/>
    <w:rsid w:val="27EBDAC1"/>
    <w:rsid w:val="27EC20C6"/>
    <w:rsid w:val="281B2811"/>
    <w:rsid w:val="282D3256"/>
    <w:rsid w:val="283843BA"/>
    <w:rsid w:val="28406954"/>
    <w:rsid w:val="28409621"/>
    <w:rsid w:val="2859874B"/>
    <w:rsid w:val="286A4B2A"/>
    <w:rsid w:val="2874233B"/>
    <w:rsid w:val="28A7753E"/>
    <w:rsid w:val="28C2859A"/>
    <w:rsid w:val="28C29191"/>
    <w:rsid w:val="28D8C06F"/>
    <w:rsid w:val="28E407CC"/>
    <w:rsid w:val="28F286F3"/>
    <w:rsid w:val="28F5ECC1"/>
    <w:rsid w:val="29251D46"/>
    <w:rsid w:val="293D3A44"/>
    <w:rsid w:val="295796AB"/>
    <w:rsid w:val="297B5901"/>
    <w:rsid w:val="297B8754"/>
    <w:rsid w:val="2981EB46"/>
    <w:rsid w:val="29934FF7"/>
    <w:rsid w:val="299B38E6"/>
    <w:rsid w:val="299F7937"/>
    <w:rsid w:val="29C47E82"/>
    <w:rsid w:val="29EF78F6"/>
    <w:rsid w:val="2A1CF924"/>
    <w:rsid w:val="2A5E6C26"/>
    <w:rsid w:val="2A5FA998"/>
    <w:rsid w:val="2A6F25D4"/>
    <w:rsid w:val="2A77BB04"/>
    <w:rsid w:val="2A7FFEFA"/>
    <w:rsid w:val="2AAABDC1"/>
    <w:rsid w:val="2AAF8A92"/>
    <w:rsid w:val="2AECDA16"/>
    <w:rsid w:val="2AEE7E1E"/>
    <w:rsid w:val="2AF73BCE"/>
    <w:rsid w:val="2B01330B"/>
    <w:rsid w:val="2B046FE9"/>
    <w:rsid w:val="2B0E4BFF"/>
    <w:rsid w:val="2B1BBBEE"/>
    <w:rsid w:val="2B51F719"/>
    <w:rsid w:val="2B56003C"/>
    <w:rsid w:val="2B5CC93D"/>
    <w:rsid w:val="2B63C6F2"/>
    <w:rsid w:val="2B654595"/>
    <w:rsid w:val="2B65C737"/>
    <w:rsid w:val="2BA132CF"/>
    <w:rsid w:val="2BF78F76"/>
    <w:rsid w:val="2C289CED"/>
    <w:rsid w:val="2C62FF4F"/>
    <w:rsid w:val="2CE5C627"/>
    <w:rsid w:val="2CEF0A4A"/>
    <w:rsid w:val="2D18E8F4"/>
    <w:rsid w:val="2D28EC4A"/>
    <w:rsid w:val="2D2C16B0"/>
    <w:rsid w:val="2D311BCB"/>
    <w:rsid w:val="2D380F24"/>
    <w:rsid w:val="2D454884"/>
    <w:rsid w:val="2D49BC6B"/>
    <w:rsid w:val="2D5071F3"/>
    <w:rsid w:val="2D59A445"/>
    <w:rsid w:val="2D63F2E0"/>
    <w:rsid w:val="2D8A09CF"/>
    <w:rsid w:val="2D8E9C97"/>
    <w:rsid w:val="2D954BDD"/>
    <w:rsid w:val="2DA453D7"/>
    <w:rsid w:val="2DAD78B4"/>
    <w:rsid w:val="2DBE2DA8"/>
    <w:rsid w:val="2DC9D199"/>
    <w:rsid w:val="2DCD45BB"/>
    <w:rsid w:val="2DDD3A04"/>
    <w:rsid w:val="2DE8FA6B"/>
    <w:rsid w:val="2E00754F"/>
    <w:rsid w:val="2E027A12"/>
    <w:rsid w:val="2E0F66A5"/>
    <w:rsid w:val="2E21CA32"/>
    <w:rsid w:val="2E312B96"/>
    <w:rsid w:val="2E46C2B3"/>
    <w:rsid w:val="2E60497A"/>
    <w:rsid w:val="2E8E8DB4"/>
    <w:rsid w:val="2E9D8314"/>
    <w:rsid w:val="2EC16F18"/>
    <w:rsid w:val="2EE9F419"/>
    <w:rsid w:val="2F07A288"/>
    <w:rsid w:val="2F080AA1"/>
    <w:rsid w:val="2F11DEDD"/>
    <w:rsid w:val="2F1E8103"/>
    <w:rsid w:val="2F490739"/>
    <w:rsid w:val="2F5D87BB"/>
    <w:rsid w:val="2F62A194"/>
    <w:rsid w:val="2F62B414"/>
    <w:rsid w:val="2F7C21DB"/>
    <w:rsid w:val="2F91DF5C"/>
    <w:rsid w:val="2FA1C738"/>
    <w:rsid w:val="2FA2B839"/>
    <w:rsid w:val="2FC87E3F"/>
    <w:rsid w:val="2FD4852F"/>
    <w:rsid w:val="2FDA8310"/>
    <w:rsid w:val="3001D59B"/>
    <w:rsid w:val="30021694"/>
    <w:rsid w:val="301B0332"/>
    <w:rsid w:val="3023690B"/>
    <w:rsid w:val="302BF853"/>
    <w:rsid w:val="30409A97"/>
    <w:rsid w:val="304528DF"/>
    <w:rsid w:val="3059B9BD"/>
    <w:rsid w:val="30893E40"/>
    <w:rsid w:val="308BC3E5"/>
    <w:rsid w:val="30958155"/>
    <w:rsid w:val="30B166DA"/>
    <w:rsid w:val="30B9AB64"/>
    <w:rsid w:val="30C1154A"/>
    <w:rsid w:val="30E871A2"/>
    <w:rsid w:val="30FC8FA4"/>
    <w:rsid w:val="30FFBC53"/>
    <w:rsid w:val="3114A2F3"/>
    <w:rsid w:val="31330FB8"/>
    <w:rsid w:val="313D9799"/>
    <w:rsid w:val="3152E863"/>
    <w:rsid w:val="3162175B"/>
    <w:rsid w:val="316533F7"/>
    <w:rsid w:val="318F4F88"/>
    <w:rsid w:val="31991147"/>
    <w:rsid w:val="31B7D94D"/>
    <w:rsid w:val="31C9D89F"/>
    <w:rsid w:val="31F1E93F"/>
    <w:rsid w:val="31F46752"/>
    <w:rsid w:val="3212403B"/>
    <w:rsid w:val="32205323"/>
    <w:rsid w:val="322E145A"/>
    <w:rsid w:val="3238368F"/>
    <w:rsid w:val="32621EA4"/>
    <w:rsid w:val="3268F42C"/>
    <w:rsid w:val="3269212C"/>
    <w:rsid w:val="3269DB84"/>
    <w:rsid w:val="3270C775"/>
    <w:rsid w:val="32905A59"/>
    <w:rsid w:val="32B9EA51"/>
    <w:rsid w:val="32C0C3C6"/>
    <w:rsid w:val="32C379F2"/>
    <w:rsid w:val="32D8BE63"/>
    <w:rsid w:val="32DA67C4"/>
    <w:rsid w:val="32F75FA0"/>
    <w:rsid w:val="32F796A0"/>
    <w:rsid w:val="32FFF8BA"/>
    <w:rsid w:val="33182F25"/>
    <w:rsid w:val="3324A270"/>
    <w:rsid w:val="339F120A"/>
    <w:rsid w:val="33E4A97A"/>
    <w:rsid w:val="33EA3134"/>
    <w:rsid w:val="33EA9FAD"/>
    <w:rsid w:val="33F5FE93"/>
    <w:rsid w:val="3411DF78"/>
    <w:rsid w:val="3413AD37"/>
    <w:rsid w:val="34151E15"/>
    <w:rsid w:val="3440FCCD"/>
    <w:rsid w:val="345D2D12"/>
    <w:rsid w:val="3476B44B"/>
    <w:rsid w:val="347797B8"/>
    <w:rsid w:val="34780CDB"/>
    <w:rsid w:val="3498402B"/>
    <w:rsid w:val="34A39595"/>
    <w:rsid w:val="34A4BAD3"/>
    <w:rsid w:val="34B8CFA8"/>
    <w:rsid w:val="34BA539D"/>
    <w:rsid w:val="34DD7914"/>
    <w:rsid w:val="351A3D19"/>
    <w:rsid w:val="354402F7"/>
    <w:rsid w:val="3548FBD5"/>
    <w:rsid w:val="3564528B"/>
    <w:rsid w:val="3567B5E8"/>
    <w:rsid w:val="35944CC4"/>
    <w:rsid w:val="359F1A19"/>
    <w:rsid w:val="35DD2566"/>
    <w:rsid w:val="35E0CABE"/>
    <w:rsid w:val="35F7D0A1"/>
    <w:rsid w:val="361474E7"/>
    <w:rsid w:val="36254EDF"/>
    <w:rsid w:val="3632D17B"/>
    <w:rsid w:val="364914A1"/>
    <w:rsid w:val="367187C3"/>
    <w:rsid w:val="367797C0"/>
    <w:rsid w:val="367BE50D"/>
    <w:rsid w:val="36853E79"/>
    <w:rsid w:val="368B6BB1"/>
    <w:rsid w:val="368D40D2"/>
    <w:rsid w:val="369DD48D"/>
    <w:rsid w:val="36C763E8"/>
    <w:rsid w:val="36D01A98"/>
    <w:rsid w:val="36D93C6F"/>
    <w:rsid w:val="375ADC30"/>
    <w:rsid w:val="376E7DF3"/>
    <w:rsid w:val="37801EB6"/>
    <w:rsid w:val="37B9C91A"/>
    <w:rsid w:val="37E6A46D"/>
    <w:rsid w:val="38141F93"/>
    <w:rsid w:val="38151BAD"/>
    <w:rsid w:val="381BC07E"/>
    <w:rsid w:val="383F083A"/>
    <w:rsid w:val="3858C3DB"/>
    <w:rsid w:val="386D7300"/>
    <w:rsid w:val="387C51E2"/>
    <w:rsid w:val="38991EC4"/>
    <w:rsid w:val="389B287E"/>
    <w:rsid w:val="389E149C"/>
    <w:rsid w:val="38BE89CA"/>
    <w:rsid w:val="38C4AB81"/>
    <w:rsid w:val="38D846E0"/>
    <w:rsid w:val="38E1DA55"/>
    <w:rsid w:val="390FAD2A"/>
    <w:rsid w:val="392065AC"/>
    <w:rsid w:val="3922DD5A"/>
    <w:rsid w:val="39297113"/>
    <w:rsid w:val="393457B6"/>
    <w:rsid w:val="393DD48A"/>
    <w:rsid w:val="3946E6C2"/>
    <w:rsid w:val="3949C8BA"/>
    <w:rsid w:val="394A209C"/>
    <w:rsid w:val="39A35AE7"/>
    <w:rsid w:val="39A8B073"/>
    <w:rsid w:val="39AC1ADB"/>
    <w:rsid w:val="39C7FFFF"/>
    <w:rsid w:val="39E35F49"/>
    <w:rsid w:val="3A00066C"/>
    <w:rsid w:val="3A1FD562"/>
    <w:rsid w:val="3A4D2DD7"/>
    <w:rsid w:val="3A5B13D4"/>
    <w:rsid w:val="3A5B96EC"/>
    <w:rsid w:val="3A5BC6C3"/>
    <w:rsid w:val="3A6B5EF0"/>
    <w:rsid w:val="3A8A15C7"/>
    <w:rsid w:val="3A93625F"/>
    <w:rsid w:val="3A937549"/>
    <w:rsid w:val="3A9B60F0"/>
    <w:rsid w:val="3AB6EEDD"/>
    <w:rsid w:val="3AC656CF"/>
    <w:rsid w:val="3AD4E2C0"/>
    <w:rsid w:val="3AEAD0D8"/>
    <w:rsid w:val="3AFD0AC4"/>
    <w:rsid w:val="3B024D50"/>
    <w:rsid w:val="3B262289"/>
    <w:rsid w:val="3B2F41B2"/>
    <w:rsid w:val="3B4E0314"/>
    <w:rsid w:val="3B65293C"/>
    <w:rsid w:val="3B6FD56E"/>
    <w:rsid w:val="3B726486"/>
    <w:rsid w:val="3B7ECAB4"/>
    <w:rsid w:val="3BB97527"/>
    <w:rsid w:val="3BBE1D71"/>
    <w:rsid w:val="3BC03D63"/>
    <w:rsid w:val="3BD1840A"/>
    <w:rsid w:val="3BDD3FB2"/>
    <w:rsid w:val="3BE1C887"/>
    <w:rsid w:val="3C25A2AB"/>
    <w:rsid w:val="3C2A0638"/>
    <w:rsid w:val="3C346230"/>
    <w:rsid w:val="3C3696A3"/>
    <w:rsid w:val="3C3EB291"/>
    <w:rsid w:val="3C72FC23"/>
    <w:rsid w:val="3C7C4DB3"/>
    <w:rsid w:val="3C8BCF45"/>
    <w:rsid w:val="3CA44335"/>
    <w:rsid w:val="3CA6C8AB"/>
    <w:rsid w:val="3CC3664A"/>
    <w:rsid w:val="3CD210D4"/>
    <w:rsid w:val="3D28491E"/>
    <w:rsid w:val="3D34F63E"/>
    <w:rsid w:val="3D3A2464"/>
    <w:rsid w:val="3D439793"/>
    <w:rsid w:val="3D468E4E"/>
    <w:rsid w:val="3D78D290"/>
    <w:rsid w:val="3D807A9C"/>
    <w:rsid w:val="3D8A62B9"/>
    <w:rsid w:val="3D91FAED"/>
    <w:rsid w:val="3D971755"/>
    <w:rsid w:val="3DA63719"/>
    <w:rsid w:val="3DBF2485"/>
    <w:rsid w:val="3DEB912E"/>
    <w:rsid w:val="3E05CA11"/>
    <w:rsid w:val="3E1C6D11"/>
    <w:rsid w:val="3E29C8D1"/>
    <w:rsid w:val="3E4284F0"/>
    <w:rsid w:val="3E4779A3"/>
    <w:rsid w:val="3E5E6BF2"/>
    <w:rsid w:val="3E6BBB7C"/>
    <w:rsid w:val="3E76F588"/>
    <w:rsid w:val="3E7A4B52"/>
    <w:rsid w:val="3E97BBA9"/>
    <w:rsid w:val="3E9F5F8B"/>
    <w:rsid w:val="3EABCFF1"/>
    <w:rsid w:val="3EACA44D"/>
    <w:rsid w:val="3EADE52E"/>
    <w:rsid w:val="3EB5E4F4"/>
    <w:rsid w:val="3ED4C400"/>
    <w:rsid w:val="3EE225A7"/>
    <w:rsid w:val="3EEBC92A"/>
    <w:rsid w:val="3EEDFEE7"/>
    <w:rsid w:val="3F183363"/>
    <w:rsid w:val="3F35F5C1"/>
    <w:rsid w:val="3F3B879B"/>
    <w:rsid w:val="3F501655"/>
    <w:rsid w:val="3F56AE10"/>
    <w:rsid w:val="3F5EC79F"/>
    <w:rsid w:val="3F642FCE"/>
    <w:rsid w:val="3F7692CF"/>
    <w:rsid w:val="3F787708"/>
    <w:rsid w:val="3F7FD9C7"/>
    <w:rsid w:val="3FA54F0D"/>
    <w:rsid w:val="3FAC19F3"/>
    <w:rsid w:val="3FC2BE3B"/>
    <w:rsid w:val="3FC78149"/>
    <w:rsid w:val="3FCC9B40"/>
    <w:rsid w:val="3FD61FE3"/>
    <w:rsid w:val="3FDE5551"/>
    <w:rsid w:val="3FF0E727"/>
    <w:rsid w:val="400AB995"/>
    <w:rsid w:val="402642E5"/>
    <w:rsid w:val="402DEF26"/>
    <w:rsid w:val="404C3692"/>
    <w:rsid w:val="4063F591"/>
    <w:rsid w:val="408475E0"/>
    <w:rsid w:val="4085FBD5"/>
    <w:rsid w:val="40AA6F6C"/>
    <w:rsid w:val="40C86C34"/>
    <w:rsid w:val="40D31282"/>
    <w:rsid w:val="40D689CE"/>
    <w:rsid w:val="40DD92EC"/>
    <w:rsid w:val="40FCDD0C"/>
    <w:rsid w:val="41014BDD"/>
    <w:rsid w:val="410BFB59"/>
    <w:rsid w:val="41208F55"/>
    <w:rsid w:val="41255A08"/>
    <w:rsid w:val="412E6DEB"/>
    <w:rsid w:val="412F6848"/>
    <w:rsid w:val="41303726"/>
    <w:rsid w:val="41489BE7"/>
    <w:rsid w:val="415C4FCC"/>
    <w:rsid w:val="41715039"/>
    <w:rsid w:val="417441E8"/>
    <w:rsid w:val="417A6791"/>
    <w:rsid w:val="417CB4E2"/>
    <w:rsid w:val="417FDDBF"/>
    <w:rsid w:val="41AB8362"/>
    <w:rsid w:val="41CBC64F"/>
    <w:rsid w:val="41D91094"/>
    <w:rsid w:val="41F29869"/>
    <w:rsid w:val="41F3116B"/>
    <w:rsid w:val="42380DB4"/>
    <w:rsid w:val="42456576"/>
    <w:rsid w:val="426C1401"/>
    <w:rsid w:val="4286B36B"/>
    <w:rsid w:val="429D1F3B"/>
    <w:rsid w:val="42B4C6C6"/>
    <w:rsid w:val="42BFA2C1"/>
    <w:rsid w:val="42CCD1E4"/>
    <w:rsid w:val="43156704"/>
    <w:rsid w:val="4324954A"/>
    <w:rsid w:val="432530B3"/>
    <w:rsid w:val="43587170"/>
    <w:rsid w:val="436DCAC1"/>
    <w:rsid w:val="43787895"/>
    <w:rsid w:val="438AE1FF"/>
    <w:rsid w:val="43A13A95"/>
    <w:rsid w:val="43B1DBEA"/>
    <w:rsid w:val="43C6B2B0"/>
    <w:rsid w:val="43E7C427"/>
    <w:rsid w:val="44092846"/>
    <w:rsid w:val="440E6B3E"/>
    <w:rsid w:val="4417892D"/>
    <w:rsid w:val="4426BB7D"/>
    <w:rsid w:val="44321D40"/>
    <w:rsid w:val="4449FE3F"/>
    <w:rsid w:val="446D7E72"/>
    <w:rsid w:val="446F4044"/>
    <w:rsid w:val="4485C00F"/>
    <w:rsid w:val="448CD69F"/>
    <w:rsid w:val="44952E09"/>
    <w:rsid w:val="44989E17"/>
    <w:rsid w:val="449F3245"/>
    <w:rsid w:val="44A787F5"/>
    <w:rsid w:val="44AE8B79"/>
    <w:rsid w:val="44BFBEBA"/>
    <w:rsid w:val="44C04E41"/>
    <w:rsid w:val="44C78C82"/>
    <w:rsid w:val="44C7E6CA"/>
    <w:rsid w:val="44D93CB9"/>
    <w:rsid w:val="44E5B3C7"/>
    <w:rsid w:val="45028416"/>
    <w:rsid w:val="4512402E"/>
    <w:rsid w:val="451C437D"/>
    <w:rsid w:val="451EE392"/>
    <w:rsid w:val="452929CB"/>
    <w:rsid w:val="453C4ACF"/>
    <w:rsid w:val="4541691E"/>
    <w:rsid w:val="454B33BB"/>
    <w:rsid w:val="45543FDC"/>
    <w:rsid w:val="45704D44"/>
    <w:rsid w:val="458E5EBC"/>
    <w:rsid w:val="45935CEB"/>
    <w:rsid w:val="45B5DC4B"/>
    <w:rsid w:val="45B5EB46"/>
    <w:rsid w:val="45BD8EC2"/>
    <w:rsid w:val="45BDDC9F"/>
    <w:rsid w:val="45C154B1"/>
    <w:rsid w:val="45C85CB4"/>
    <w:rsid w:val="45DC7811"/>
    <w:rsid w:val="4623595C"/>
    <w:rsid w:val="46375826"/>
    <w:rsid w:val="46575E24"/>
    <w:rsid w:val="465EF771"/>
    <w:rsid w:val="4660411C"/>
    <w:rsid w:val="46678C31"/>
    <w:rsid w:val="466CEF6A"/>
    <w:rsid w:val="46707B5B"/>
    <w:rsid w:val="468D899D"/>
    <w:rsid w:val="46A7574A"/>
    <w:rsid w:val="46AA847B"/>
    <w:rsid w:val="46B14D96"/>
    <w:rsid w:val="46C0FFD2"/>
    <w:rsid w:val="46CA62B3"/>
    <w:rsid w:val="46D9A466"/>
    <w:rsid w:val="46F68E00"/>
    <w:rsid w:val="46F89279"/>
    <w:rsid w:val="46F9AA6D"/>
    <w:rsid w:val="47099181"/>
    <w:rsid w:val="471750CD"/>
    <w:rsid w:val="472ADBF9"/>
    <w:rsid w:val="4731DCA0"/>
    <w:rsid w:val="47459303"/>
    <w:rsid w:val="475CF2CD"/>
    <w:rsid w:val="476A71DD"/>
    <w:rsid w:val="476AA718"/>
    <w:rsid w:val="478C76DA"/>
    <w:rsid w:val="478DC0B6"/>
    <w:rsid w:val="479549A6"/>
    <w:rsid w:val="47A37750"/>
    <w:rsid w:val="47BB569D"/>
    <w:rsid w:val="47E2FFD5"/>
    <w:rsid w:val="47E88FA4"/>
    <w:rsid w:val="4804D1B5"/>
    <w:rsid w:val="481CFA8F"/>
    <w:rsid w:val="482AAA59"/>
    <w:rsid w:val="483BCEC3"/>
    <w:rsid w:val="484A107C"/>
    <w:rsid w:val="4859FD32"/>
    <w:rsid w:val="485AB2CA"/>
    <w:rsid w:val="487B2713"/>
    <w:rsid w:val="487B2BF7"/>
    <w:rsid w:val="4882190F"/>
    <w:rsid w:val="489B68BA"/>
    <w:rsid w:val="489D3C7E"/>
    <w:rsid w:val="48E04192"/>
    <w:rsid w:val="48F5D638"/>
    <w:rsid w:val="49182DD5"/>
    <w:rsid w:val="491F026A"/>
    <w:rsid w:val="49227B51"/>
    <w:rsid w:val="493523BA"/>
    <w:rsid w:val="4939A7D7"/>
    <w:rsid w:val="4944E593"/>
    <w:rsid w:val="4960FC3C"/>
    <w:rsid w:val="4964D4CE"/>
    <w:rsid w:val="496749E2"/>
    <w:rsid w:val="4976AE6F"/>
    <w:rsid w:val="4982EDE3"/>
    <w:rsid w:val="49919CF1"/>
    <w:rsid w:val="499ABD1A"/>
    <w:rsid w:val="49A1655D"/>
    <w:rsid w:val="49C16B30"/>
    <w:rsid w:val="49CDB6F3"/>
    <w:rsid w:val="49EA5D80"/>
    <w:rsid w:val="49EE4396"/>
    <w:rsid w:val="4A20F025"/>
    <w:rsid w:val="4A4FBE6C"/>
    <w:rsid w:val="4A575598"/>
    <w:rsid w:val="4A5C5E28"/>
    <w:rsid w:val="4A814A57"/>
    <w:rsid w:val="4A86245F"/>
    <w:rsid w:val="4A99AAD4"/>
    <w:rsid w:val="4AA746BE"/>
    <w:rsid w:val="4AB89C1B"/>
    <w:rsid w:val="4AE6E3C2"/>
    <w:rsid w:val="4AE93BA3"/>
    <w:rsid w:val="4AF07F1E"/>
    <w:rsid w:val="4B123E30"/>
    <w:rsid w:val="4B1E8C6E"/>
    <w:rsid w:val="4B2F0903"/>
    <w:rsid w:val="4B3387E6"/>
    <w:rsid w:val="4B52F4AE"/>
    <w:rsid w:val="4B5600C3"/>
    <w:rsid w:val="4B8233BD"/>
    <w:rsid w:val="4B85C678"/>
    <w:rsid w:val="4B9D491C"/>
    <w:rsid w:val="4BA46751"/>
    <w:rsid w:val="4BD570DE"/>
    <w:rsid w:val="4BDFD5D5"/>
    <w:rsid w:val="4C4AD56E"/>
    <w:rsid w:val="4C568BFD"/>
    <w:rsid w:val="4C66BDA2"/>
    <w:rsid w:val="4CAEF460"/>
    <w:rsid w:val="4CB088A1"/>
    <w:rsid w:val="4CCE855B"/>
    <w:rsid w:val="4CE2A3FA"/>
    <w:rsid w:val="4CEE8E74"/>
    <w:rsid w:val="4CF6E73D"/>
    <w:rsid w:val="4D1280C2"/>
    <w:rsid w:val="4D33B95A"/>
    <w:rsid w:val="4D34639F"/>
    <w:rsid w:val="4D39197D"/>
    <w:rsid w:val="4D4136BC"/>
    <w:rsid w:val="4D5FD435"/>
    <w:rsid w:val="4D7008D9"/>
    <w:rsid w:val="4D7355EB"/>
    <w:rsid w:val="4D76C7A2"/>
    <w:rsid w:val="4D8C1435"/>
    <w:rsid w:val="4D93B083"/>
    <w:rsid w:val="4DC84EB3"/>
    <w:rsid w:val="4DDEA4A4"/>
    <w:rsid w:val="4DFEB67C"/>
    <w:rsid w:val="4E13339A"/>
    <w:rsid w:val="4E24032B"/>
    <w:rsid w:val="4E255CF0"/>
    <w:rsid w:val="4E2D365A"/>
    <w:rsid w:val="4E43B1B7"/>
    <w:rsid w:val="4E7D47FB"/>
    <w:rsid w:val="4E995F95"/>
    <w:rsid w:val="4E9E6B3F"/>
    <w:rsid w:val="4EA2B3F7"/>
    <w:rsid w:val="4EA9C332"/>
    <w:rsid w:val="4EC8553F"/>
    <w:rsid w:val="4EDAFD81"/>
    <w:rsid w:val="4EE3D39E"/>
    <w:rsid w:val="4EF6E58B"/>
    <w:rsid w:val="4F0BBC0D"/>
    <w:rsid w:val="4F267198"/>
    <w:rsid w:val="4F2D1F7F"/>
    <w:rsid w:val="4F3203BA"/>
    <w:rsid w:val="4F4A7803"/>
    <w:rsid w:val="4F4FB50F"/>
    <w:rsid w:val="4F5C216D"/>
    <w:rsid w:val="4F637D39"/>
    <w:rsid w:val="4F702247"/>
    <w:rsid w:val="4F78615B"/>
    <w:rsid w:val="4F79F6AA"/>
    <w:rsid w:val="4F816F46"/>
    <w:rsid w:val="4FA5C76B"/>
    <w:rsid w:val="4FF438D0"/>
    <w:rsid w:val="4FF7B68C"/>
    <w:rsid w:val="5018B5D3"/>
    <w:rsid w:val="502FF5C9"/>
    <w:rsid w:val="5036BABF"/>
    <w:rsid w:val="503B56E4"/>
    <w:rsid w:val="504B1BEC"/>
    <w:rsid w:val="507971D2"/>
    <w:rsid w:val="507A99C0"/>
    <w:rsid w:val="50962B1E"/>
    <w:rsid w:val="50ABD072"/>
    <w:rsid w:val="50BB5322"/>
    <w:rsid w:val="50BDFA7A"/>
    <w:rsid w:val="50BF8233"/>
    <w:rsid w:val="50C29D4F"/>
    <w:rsid w:val="50EB5768"/>
    <w:rsid w:val="510FDF78"/>
    <w:rsid w:val="513974AD"/>
    <w:rsid w:val="51437D6C"/>
    <w:rsid w:val="5144A8D3"/>
    <w:rsid w:val="514B3DBE"/>
    <w:rsid w:val="5156CDD0"/>
    <w:rsid w:val="515F48DF"/>
    <w:rsid w:val="516EE375"/>
    <w:rsid w:val="5179DA89"/>
    <w:rsid w:val="518C4E13"/>
    <w:rsid w:val="518DCDF2"/>
    <w:rsid w:val="5190172E"/>
    <w:rsid w:val="51A90E6F"/>
    <w:rsid w:val="51D0C8C1"/>
    <w:rsid w:val="51E5E028"/>
    <w:rsid w:val="51EC5852"/>
    <w:rsid w:val="520E53EF"/>
    <w:rsid w:val="521B928E"/>
    <w:rsid w:val="523FA107"/>
    <w:rsid w:val="5241AC9D"/>
    <w:rsid w:val="5274100A"/>
    <w:rsid w:val="527C2574"/>
    <w:rsid w:val="52835450"/>
    <w:rsid w:val="52A494AF"/>
    <w:rsid w:val="52AA621A"/>
    <w:rsid w:val="52ABC8D1"/>
    <w:rsid w:val="52B28C53"/>
    <w:rsid w:val="52CE7B43"/>
    <w:rsid w:val="52D1C644"/>
    <w:rsid w:val="52D363E5"/>
    <w:rsid w:val="53012987"/>
    <w:rsid w:val="537FC4C1"/>
    <w:rsid w:val="538ACEF1"/>
    <w:rsid w:val="53AB6359"/>
    <w:rsid w:val="53E28401"/>
    <w:rsid w:val="542A56EC"/>
    <w:rsid w:val="542E162A"/>
    <w:rsid w:val="543344FE"/>
    <w:rsid w:val="543B45F2"/>
    <w:rsid w:val="5449BBC5"/>
    <w:rsid w:val="545D3522"/>
    <w:rsid w:val="5473E16F"/>
    <w:rsid w:val="5475A3E2"/>
    <w:rsid w:val="547DEDDE"/>
    <w:rsid w:val="549870F7"/>
    <w:rsid w:val="54A4FD83"/>
    <w:rsid w:val="54C2AF9F"/>
    <w:rsid w:val="54C894B7"/>
    <w:rsid w:val="54C9FA24"/>
    <w:rsid w:val="54CEBD89"/>
    <w:rsid w:val="54CEDBB8"/>
    <w:rsid w:val="5509A229"/>
    <w:rsid w:val="550FCA6C"/>
    <w:rsid w:val="5528183A"/>
    <w:rsid w:val="552F883B"/>
    <w:rsid w:val="5543A607"/>
    <w:rsid w:val="554ECC1C"/>
    <w:rsid w:val="555BBB69"/>
    <w:rsid w:val="556F67BC"/>
    <w:rsid w:val="557128B4"/>
    <w:rsid w:val="55756614"/>
    <w:rsid w:val="5584B052"/>
    <w:rsid w:val="558D7710"/>
    <w:rsid w:val="558DE63A"/>
    <w:rsid w:val="559193EC"/>
    <w:rsid w:val="55A1E172"/>
    <w:rsid w:val="55F015EE"/>
    <w:rsid w:val="560D237D"/>
    <w:rsid w:val="56148BC5"/>
    <w:rsid w:val="561CB8BA"/>
    <w:rsid w:val="562B5E63"/>
    <w:rsid w:val="563921B1"/>
    <w:rsid w:val="563C1BC2"/>
    <w:rsid w:val="565B4C79"/>
    <w:rsid w:val="5674B716"/>
    <w:rsid w:val="567C1D7D"/>
    <w:rsid w:val="5696942B"/>
    <w:rsid w:val="56ACE2DD"/>
    <w:rsid w:val="56C1AF9A"/>
    <w:rsid w:val="56D290A1"/>
    <w:rsid w:val="56E2A8E8"/>
    <w:rsid w:val="56EFFDBA"/>
    <w:rsid w:val="56FC79AF"/>
    <w:rsid w:val="5751FE24"/>
    <w:rsid w:val="575CBB67"/>
    <w:rsid w:val="57696006"/>
    <w:rsid w:val="57802BCD"/>
    <w:rsid w:val="57811B67"/>
    <w:rsid w:val="57B9C30D"/>
    <w:rsid w:val="57DB3839"/>
    <w:rsid w:val="57E5062B"/>
    <w:rsid w:val="57F79604"/>
    <w:rsid w:val="58059D0E"/>
    <w:rsid w:val="5809A748"/>
    <w:rsid w:val="580F3BF5"/>
    <w:rsid w:val="58314B63"/>
    <w:rsid w:val="584402F3"/>
    <w:rsid w:val="584D496C"/>
    <w:rsid w:val="585EA8B3"/>
    <w:rsid w:val="589B5C31"/>
    <w:rsid w:val="589F2D78"/>
    <w:rsid w:val="58AF8576"/>
    <w:rsid w:val="58CDDEAD"/>
    <w:rsid w:val="58F2AC23"/>
    <w:rsid w:val="58F3DA39"/>
    <w:rsid w:val="58F48A16"/>
    <w:rsid w:val="58F63AA7"/>
    <w:rsid w:val="59171F62"/>
    <w:rsid w:val="591A40F4"/>
    <w:rsid w:val="5959096F"/>
    <w:rsid w:val="595F4979"/>
    <w:rsid w:val="597A4EE2"/>
    <w:rsid w:val="597F4CD2"/>
    <w:rsid w:val="5981380F"/>
    <w:rsid w:val="598EA63D"/>
    <w:rsid w:val="59A936DD"/>
    <w:rsid w:val="59AA2A59"/>
    <w:rsid w:val="59ABA311"/>
    <w:rsid w:val="5A0BD697"/>
    <w:rsid w:val="5A1CD167"/>
    <w:rsid w:val="5A1EE353"/>
    <w:rsid w:val="5A1FA2A5"/>
    <w:rsid w:val="5A236A0B"/>
    <w:rsid w:val="5A256133"/>
    <w:rsid w:val="5A45135D"/>
    <w:rsid w:val="5A607776"/>
    <w:rsid w:val="5A75F5F7"/>
    <w:rsid w:val="5A9BF58E"/>
    <w:rsid w:val="5A9D2604"/>
    <w:rsid w:val="5AA9CC50"/>
    <w:rsid w:val="5AC9D8D2"/>
    <w:rsid w:val="5AE9D64F"/>
    <w:rsid w:val="5AED649E"/>
    <w:rsid w:val="5B1777A0"/>
    <w:rsid w:val="5B254D89"/>
    <w:rsid w:val="5B3063FA"/>
    <w:rsid w:val="5B5858D3"/>
    <w:rsid w:val="5B7124DF"/>
    <w:rsid w:val="5B76166D"/>
    <w:rsid w:val="5B7F6A06"/>
    <w:rsid w:val="5B945523"/>
    <w:rsid w:val="5B9C331C"/>
    <w:rsid w:val="5BC5CAAA"/>
    <w:rsid w:val="5BFA0411"/>
    <w:rsid w:val="5C144578"/>
    <w:rsid w:val="5C267C9A"/>
    <w:rsid w:val="5C6903F4"/>
    <w:rsid w:val="5C6FACD2"/>
    <w:rsid w:val="5C739CC0"/>
    <w:rsid w:val="5CA8F182"/>
    <w:rsid w:val="5CB53796"/>
    <w:rsid w:val="5CB945DC"/>
    <w:rsid w:val="5CEBEDC6"/>
    <w:rsid w:val="5CEEE52A"/>
    <w:rsid w:val="5D028838"/>
    <w:rsid w:val="5D042AC3"/>
    <w:rsid w:val="5D165992"/>
    <w:rsid w:val="5D1C2173"/>
    <w:rsid w:val="5D3CE75E"/>
    <w:rsid w:val="5D5C4678"/>
    <w:rsid w:val="5D6B3430"/>
    <w:rsid w:val="5D8B6F90"/>
    <w:rsid w:val="5D983CCF"/>
    <w:rsid w:val="5DA73A8F"/>
    <w:rsid w:val="5DDA4FA4"/>
    <w:rsid w:val="5DF0CC36"/>
    <w:rsid w:val="5E343E29"/>
    <w:rsid w:val="5E34428A"/>
    <w:rsid w:val="5E3BC582"/>
    <w:rsid w:val="5E4AF2EA"/>
    <w:rsid w:val="5E502A26"/>
    <w:rsid w:val="5E68A94F"/>
    <w:rsid w:val="5E727B40"/>
    <w:rsid w:val="5E7D27FF"/>
    <w:rsid w:val="5E8F167B"/>
    <w:rsid w:val="5E948057"/>
    <w:rsid w:val="5EA0B7B2"/>
    <w:rsid w:val="5EAC2457"/>
    <w:rsid w:val="5EAFA0C8"/>
    <w:rsid w:val="5EB26808"/>
    <w:rsid w:val="5EBBF415"/>
    <w:rsid w:val="5EBD6DC7"/>
    <w:rsid w:val="5ECDEA37"/>
    <w:rsid w:val="5ED65E8C"/>
    <w:rsid w:val="5ED8D1B4"/>
    <w:rsid w:val="5EDC01B5"/>
    <w:rsid w:val="5EE237A3"/>
    <w:rsid w:val="5EE408A3"/>
    <w:rsid w:val="5EE5CE4D"/>
    <w:rsid w:val="5F0AE88E"/>
    <w:rsid w:val="5F2EFE5E"/>
    <w:rsid w:val="5F30775A"/>
    <w:rsid w:val="5F41DF30"/>
    <w:rsid w:val="5F8045AF"/>
    <w:rsid w:val="5F83A1CC"/>
    <w:rsid w:val="5F8D949C"/>
    <w:rsid w:val="5FAC3E3E"/>
    <w:rsid w:val="5FB03FD4"/>
    <w:rsid w:val="5FBEF17F"/>
    <w:rsid w:val="5FC4E9E4"/>
    <w:rsid w:val="5FC640BF"/>
    <w:rsid w:val="5FDE63D6"/>
    <w:rsid w:val="5FECD1EC"/>
    <w:rsid w:val="600781EF"/>
    <w:rsid w:val="601890BE"/>
    <w:rsid w:val="601A64D1"/>
    <w:rsid w:val="6024DF57"/>
    <w:rsid w:val="602531C0"/>
    <w:rsid w:val="6025D919"/>
    <w:rsid w:val="60323708"/>
    <w:rsid w:val="60389046"/>
    <w:rsid w:val="60456C12"/>
    <w:rsid w:val="60458FFE"/>
    <w:rsid w:val="606080B3"/>
    <w:rsid w:val="607FE37D"/>
    <w:rsid w:val="60827B35"/>
    <w:rsid w:val="60D4B2A8"/>
    <w:rsid w:val="60E2F184"/>
    <w:rsid w:val="60F1517E"/>
    <w:rsid w:val="6108C780"/>
    <w:rsid w:val="610B81B0"/>
    <w:rsid w:val="610D1576"/>
    <w:rsid w:val="612C9F88"/>
    <w:rsid w:val="613BD068"/>
    <w:rsid w:val="61635011"/>
    <w:rsid w:val="61865BE8"/>
    <w:rsid w:val="618FA243"/>
    <w:rsid w:val="61C0FE8F"/>
    <w:rsid w:val="61CAA211"/>
    <w:rsid w:val="61D7A7ED"/>
    <w:rsid w:val="61E10D2F"/>
    <w:rsid w:val="61E924D3"/>
    <w:rsid w:val="620D521E"/>
    <w:rsid w:val="6227717F"/>
    <w:rsid w:val="622772D8"/>
    <w:rsid w:val="623E7495"/>
    <w:rsid w:val="6256431B"/>
    <w:rsid w:val="62776435"/>
    <w:rsid w:val="6285FD9C"/>
    <w:rsid w:val="62906CF5"/>
    <w:rsid w:val="6295D0FC"/>
    <w:rsid w:val="62A6C5C1"/>
    <w:rsid w:val="62BF4026"/>
    <w:rsid w:val="62C5C2B7"/>
    <w:rsid w:val="62D419ED"/>
    <w:rsid w:val="631AE535"/>
    <w:rsid w:val="6320C15B"/>
    <w:rsid w:val="6325ED51"/>
    <w:rsid w:val="6359B911"/>
    <w:rsid w:val="635BA6FD"/>
    <w:rsid w:val="63853A38"/>
    <w:rsid w:val="63C74014"/>
    <w:rsid w:val="63C8EA52"/>
    <w:rsid w:val="63CDB77D"/>
    <w:rsid w:val="63FC2A0A"/>
    <w:rsid w:val="64077887"/>
    <w:rsid w:val="640D9807"/>
    <w:rsid w:val="642F93E5"/>
    <w:rsid w:val="6431525E"/>
    <w:rsid w:val="64404665"/>
    <w:rsid w:val="644626DC"/>
    <w:rsid w:val="6472F08F"/>
    <w:rsid w:val="64853E0F"/>
    <w:rsid w:val="649F867E"/>
    <w:rsid w:val="64AE7825"/>
    <w:rsid w:val="64B30772"/>
    <w:rsid w:val="64C15C4B"/>
    <w:rsid w:val="64E28FE5"/>
    <w:rsid w:val="650375B6"/>
    <w:rsid w:val="6512D0CC"/>
    <w:rsid w:val="6516E984"/>
    <w:rsid w:val="6528AB55"/>
    <w:rsid w:val="652942BC"/>
    <w:rsid w:val="652BBE13"/>
    <w:rsid w:val="652BDD81"/>
    <w:rsid w:val="652BEF17"/>
    <w:rsid w:val="65430A1E"/>
    <w:rsid w:val="654359E5"/>
    <w:rsid w:val="65438749"/>
    <w:rsid w:val="655C2234"/>
    <w:rsid w:val="6564FCF1"/>
    <w:rsid w:val="6568BD33"/>
    <w:rsid w:val="65831BCF"/>
    <w:rsid w:val="6585ADD8"/>
    <w:rsid w:val="65A3DA15"/>
    <w:rsid w:val="65C5B43E"/>
    <w:rsid w:val="65F8C122"/>
    <w:rsid w:val="65FC1CF2"/>
    <w:rsid w:val="6602FC28"/>
    <w:rsid w:val="6626853C"/>
    <w:rsid w:val="662DC2F7"/>
    <w:rsid w:val="662E379E"/>
    <w:rsid w:val="666CE35E"/>
    <w:rsid w:val="668123D0"/>
    <w:rsid w:val="66850BFD"/>
    <w:rsid w:val="668F27A2"/>
    <w:rsid w:val="66A3F7A9"/>
    <w:rsid w:val="66A89328"/>
    <w:rsid w:val="66B4BBC5"/>
    <w:rsid w:val="66E6CB6F"/>
    <w:rsid w:val="670A6A58"/>
    <w:rsid w:val="67157C5E"/>
    <w:rsid w:val="674419F5"/>
    <w:rsid w:val="6762C6E7"/>
    <w:rsid w:val="676F8837"/>
    <w:rsid w:val="6788D8D3"/>
    <w:rsid w:val="67AAFB0A"/>
    <w:rsid w:val="67B7BA15"/>
    <w:rsid w:val="67D9C78D"/>
    <w:rsid w:val="67F59888"/>
    <w:rsid w:val="68048864"/>
    <w:rsid w:val="68193D13"/>
    <w:rsid w:val="6826F7DE"/>
    <w:rsid w:val="6843DFF9"/>
    <w:rsid w:val="684D265C"/>
    <w:rsid w:val="685661E6"/>
    <w:rsid w:val="6865166D"/>
    <w:rsid w:val="686854BB"/>
    <w:rsid w:val="687C18CE"/>
    <w:rsid w:val="68AAA733"/>
    <w:rsid w:val="68C78929"/>
    <w:rsid w:val="68D37AB8"/>
    <w:rsid w:val="68E176ED"/>
    <w:rsid w:val="68E4446F"/>
    <w:rsid w:val="68FB078F"/>
    <w:rsid w:val="690D3638"/>
    <w:rsid w:val="6917C117"/>
    <w:rsid w:val="6924A5E1"/>
    <w:rsid w:val="69463216"/>
    <w:rsid w:val="6946D69C"/>
    <w:rsid w:val="6951E2F0"/>
    <w:rsid w:val="696F487D"/>
    <w:rsid w:val="6989BAD2"/>
    <w:rsid w:val="6992501F"/>
    <w:rsid w:val="69B67607"/>
    <w:rsid w:val="69C9EB17"/>
    <w:rsid w:val="69CA54E7"/>
    <w:rsid w:val="69CAE3F6"/>
    <w:rsid w:val="6A04251C"/>
    <w:rsid w:val="6A0C266D"/>
    <w:rsid w:val="6A516900"/>
    <w:rsid w:val="6A5BF83B"/>
    <w:rsid w:val="6A5EF5D0"/>
    <w:rsid w:val="6A67A7DE"/>
    <w:rsid w:val="6A6EC3F7"/>
    <w:rsid w:val="6A94B843"/>
    <w:rsid w:val="6AAD5730"/>
    <w:rsid w:val="6AC258DF"/>
    <w:rsid w:val="6AE2BFF7"/>
    <w:rsid w:val="6B298D14"/>
    <w:rsid w:val="6B29B212"/>
    <w:rsid w:val="6B306236"/>
    <w:rsid w:val="6B4D892B"/>
    <w:rsid w:val="6B6B95C0"/>
    <w:rsid w:val="6B9344E2"/>
    <w:rsid w:val="6B941802"/>
    <w:rsid w:val="6BA41B20"/>
    <w:rsid w:val="6BA9E24A"/>
    <w:rsid w:val="6BD26A06"/>
    <w:rsid w:val="6BF89F3A"/>
    <w:rsid w:val="6BFD2002"/>
    <w:rsid w:val="6C2EAB8E"/>
    <w:rsid w:val="6C30E3F2"/>
    <w:rsid w:val="6C6A1CE3"/>
    <w:rsid w:val="6C7B61CA"/>
    <w:rsid w:val="6C7DE95A"/>
    <w:rsid w:val="6C815224"/>
    <w:rsid w:val="6C817845"/>
    <w:rsid w:val="6C8AED49"/>
    <w:rsid w:val="6CCEF337"/>
    <w:rsid w:val="6CD51110"/>
    <w:rsid w:val="6CD9FD63"/>
    <w:rsid w:val="6CECC9BB"/>
    <w:rsid w:val="6CF67784"/>
    <w:rsid w:val="6D572D5D"/>
    <w:rsid w:val="6D5EC75B"/>
    <w:rsid w:val="6D7F7F11"/>
    <w:rsid w:val="6D93F872"/>
    <w:rsid w:val="6D9906C2"/>
    <w:rsid w:val="6DAD9756"/>
    <w:rsid w:val="6DC19981"/>
    <w:rsid w:val="6DC51ACC"/>
    <w:rsid w:val="6DF6E811"/>
    <w:rsid w:val="6E1F440E"/>
    <w:rsid w:val="6E1F754C"/>
    <w:rsid w:val="6E24A939"/>
    <w:rsid w:val="6E26AC68"/>
    <w:rsid w:val="6E2D4067"/>
    <w:rsid w:val="6E3156BE"/>
    <w:rsid w:val="6E4F12A9"/>
    <w:rsid w:val="6E7D4C5E"/>
    <w:rsid w:val="6E816428"/>
    <w:rsid w:val="6E9DC60A"/>
    <w:rsid w:val="6ECBACD1"/>
    <w:rsid w:val="6EE7C09E"/>
    <w:rsid w:val="6F053129"/>
    <w:rsid w:val="6F0A880E"/>
    <w:rsid w:val="6F1CF68A"/>
    <w:rsid w:val="6F2015E7"/>
    <w:rsid w:val="6F5684E7"/>
    <w:rsid w:val="6F5D0F5A"/>
    <w:rsid w:val="6F6AC960"/>
    <w:rsid w:val="6F781992"/>
    <w:rsid w:val="7013D6BC"/>
    <w:rsid w:val="7025A469"/>
    <w:rsid w:val="7045CC91"/>
    <w:rsid w:val="7047C5DF"/>
    <w:rsid w:val="704AB4CA"/>
    <w:rsid w:val="705D2BB4"/>
    <w:rsid w:val="7069898A"/>
    <w:rsid w:val="70DB54FE"/>
    <w:rsid w:val="70E34299"/>
    <w:rsid w:val="70EDD16F"/>
    <w:rsid w:val="70F1D54C"/>
    <w:rsid w:val="711A8C1B"/>
    <w:rsid w:val="712A6B3A"/>
    <w:rsid w:val="7174F8FB"/>
    <w:rsid w:val="718C97D3"/>
    <w:rsid w:val="7191513D"/>
    <w:rsid w:val="71A19344"/>
    <w:rsid w:val="71A1AE9A"/>
    <w:rsid w:val="71B0D2FF"/>
    <w:rsid w:val="71B74E15"/>
    <w:rsid w:val="71C5D3C8"/>
    <w:rsid w:val="71D7602F"/>
    <w:rsid w:val="71F1F410"/>
    <w:rsid w:val="71F60EA4"/>
    <w:rsid w:val="71F615E6"/>
    <w:rsid w:val="720FA091"/>
    <w:rsid w:val="721C3850"/>
    <w:rsid w:val="72408C6F"/>
    <w:rsid w:val="724BDC06"/>
    <w:rsid w:val="725118E8"/>
    <w:rsid w:val="725AC6AF"/>
    <w:rsid w:val="725E7366"/>
    <w:rsid w:val="7278891A"/>
    <w:rsid w:val="72791E00"/>
    <w:rsid w:val="729B3959"/>
    <w:rsid w:val="729C95B7"/>
    <w:rsid w:val="72B1D655"/>
    <w:rsid w:val="72BA069C"/>
    <w:rsid w:val="72F41C48"/>
    <w:rsid w:val="732450FC"/>
    <w:rsid w:val="732F71A3"/>
    <w:rsid w:val="7371372D"/>
    <w:rsid w:val="737EA79F"/>
    <w:rsid w:val="737F6500"/>
    <w:rsid w:val="73803FDA"/>
    <w:rsid w:val="73813209"/>
    <w:rsid w:val="7382AB2D"/>
    <w:rsid w:val="7386CB4C"/>
    <w:rsid w:val="738740CA"/>
    <w:rsid w:val="738DD7CF"/>
    <w:rsid w:val="7398123A"/>
    <w:rsid w:val="73CD3FAE"/>
    <w:rsid w:val="73FC9409"/>
    <w:rsid w:val="7421C130"/>
    <w:rsid w:val="7428555E"/>
    <w:rsid w:val="74337C07"/>
    <w:rsid w:val="743CBDBF"/>
    <w:rsid w:val="7451ED59"/>
    <w:rsid w:val="7467020F"/>
    <w:rsid w:val="74920101"/>
    <w:rsid w:val="74AAF035"/>
    <w:rsid w:val="74AB7DA9"/>
    <w:rsid w:val="74CA5CC5"/>
    <w:rsid w:val="74D876F9"/>
    <w:rsid w:val="74E10783"/>
    <w:rsid w:val="7525389F"/>
    <w:rsid w:val="75363B56"/>
    <w:rsid w:val="756CD45C"/>
    <w:rsid w:val="758B2A2E"/>
    <w:rsid w:val="75B614E7"/>
    <w:rsid w:val="75BEAE4A"/>
    <w:rsid w:val="75C425BF"/>
    <w:rsid w:val="75D79F6F"/>
    <w:rsid w:val="75E7609E"/>
    <w:rsid w:val="75F4D7EC"/>
    <w:rsid w:val="7628C76C"/>
    <w:rsid w:val="7635A4D0"/>
    <w:rsid w:val="7636FF3F"/>
    <w:rsid w:val="763F1909"/>
    <w:rsid w:val="76496AFD"/>
    <w:rsid w:val="764ECB9A"/>
    <w:rsid w:val="765E28EB"/>
    <w:rsid w:val="76632553"/>
    <w:rsid w:val="76638764"/>
    <w:rsid w:val="76727639"/>
    <w:rsid w:val="7694130C"/>
    <w:rsid w:val="76CA1785"/>
    <w:rsid w:val="76E72E9C"/>
    <w:rsid w:val="76EDECCD"/>
    <w:rsid w:val="76F869F6"/>
    <w:rsid w:val="76FB66A6"/>
    <w:rsid w:val="770B196E"/>
    <w:rsid w:val="7732CE72"/>
    <w:rsid w:val="7733F13D"/>
    <w:rsid w:val="774A37B1"/>
    <w:rsid w:val="775DACF6"/>
    <w:rsid w:val="778EAB7A"/>
    <w:rsid w:val="77A88B28"/>
    <w:rsid w:val="77C0F41D"/>
    <w:rsid w:val="77D46810"/>
    <w:rsid w:val="77E3B212"/>
    <w:rsid w:val="77F2500D"/>
    <w:rsid w:val="78009343"/>
    <w:rsid w:val="7804BA03"/>
    <w:rsid w:val="7816814D"/>
    <w:rsid w:val="781B4DDD"/>
    <w:rsid w:val="782D38AC"/>
    <w:rsid w:val="783C4447"/>
    <w:rsid w:val="7845375F"/>
    <w:rsid w:val="7854C0D3"/>
    <w:rsid w:val="78698A6C"/>
    <w:rsid w:val="78B13F1A"/>
    <w:rsid w:val="78B1D764"/>
    <w:rsid w:val="78C509CA"/>
    <w:rsid w:val="78C6BADD"/>
    <w:rsid w:val="78DFA720"/>
    <w:rsid w:val="793B4DBB"/>
    <w:rsid w:val="793DB9D5"/>
    <w:rsid w:val="79666F76"/>
    <w:rsid w:val="7978974C"/>
    <w:rsid w:val="79887963"/>
    <w:rsid w:val="798929BC"/>
    <w:rsid w:val="799B67A5"/>
    <w:rsid w:val="79A57C6D"/>
    <w:rsid w:val="79B4447D"/>
    <w:rsid w:val="79BC7526"/>
    <w:rsid w:val="79BDCD6B"/>
    <w:rsid w:val="79D5A260"/>
    <w:rsid w:val="79E2D745"/>
    <w:rsid w:val="79EEDBE8"/>
    <w:rsid w:val="7A010C0F"/>
    <w:rsid w:val="7A188BD0"/>
    <w:rsid w:val="7A18A8AD"/>
    <w:rsid w:val="7A21F827"/>
    <w:rsid w:val="7A268112"/>
    <w:rsid w:val="7A575E99"/>
    <w:rsid w:val="7A5A64FB"/>
    <w:rsid w:val="7A697929"/>
    <w:rsid w:val="7AA26350"/>
    <w:rsid w:val="7AB1BAD9"/>
    <w:rsid w:val="7AB64514"/>
    <w:rsid w:val="7B19564F"/>
    <w:rsid w:val="7B2CBAFF"/>
    <w:rsid w:val="7B4F2141"/>
    <w:rsid w:val="7B73C087"/>
    <w:rsid w:val="7B7E9428"/>
    <w:rsid w:val="7B86BB92"/>
    <w:rsid w:val="7BA081FA"/>
    <w:rsid w:val="7BD4548E"/>
    <w:rsid w:val="7BEA12E0"/>
    <w:rsid w:val="7C2FA262"/>
    <w:rsid w:val="7C33A48D"/>
    <w:rsid w:val="7C37CC37"/>
    <w:rsid w:val="7C546329"/>
    <w:rsid w:val="7C6009BF"/>
    <w:rsid w:val="7C6E07CA"/>
    <w:rsid w:val="7C9B878B"/>
    <w:rsid w:val="7C9D305B"/>
    <w:rsid w:val="7CCD45BB"/>
    <w:rsid w:val="7CD85EA6"/>
    <w:rsid w:val="7CF390F4"/>
    <w:rsid w:val="7CF89994"/>
    <w:rsid w:val="7CFCEA35"/>
    <w:rsid w:val="7D099F7F"/>
    <w:rsid w:val="7D0DD935"/>
    <w:rsid w:val="7D20FC00"/>
    <w:rsid w:val="7D250DDC"/>
    <w:rsid w:val="7D537D69"/>
    <w:rsid w:val="7D5784B2"/>
    <w:rsid w:val="7D60C47E"/>
    <w:rsid w:val="7D8977F2"/>
    <w:rsid w:val="7DFFBD85"/>
    <w:rsid w:val="7E05BE7F"/>
    <w:rsid w:val="7E88E952"/>
    <w:rsid w:val="7E95289D"/>
    <w:rsid w:val="7E9B30BD"/>
    <w:rsid w:val="7EBEB8AA"/>
    <w:rsid w:val="7EBFBE4A"/>
    <w:rsid w:val="7ED555C3"/>
    <w:rsid w:val="7ED80437"/>
    <w:rsid w:val="7EE592B0"/>
    <w:rsid w:val="7EEAA7D7"/>
    <w:rsid w:val="7EF5DDAB"/>
    <w:rsid w:val="7F06D1A3"/>
    <w:rsid w:val="7F3A226C"/>
    <w:rsid w:val="7F491118"/>
    <w:rsid w:val="7F7496C9"/>
    <w:rsid w:val="7FBFFDE3"/>
    <w:rsid w:val="7FC37E27"/>
    <w:rsid w:val="7FD59113"/>
    <w:rsid w:val="7FE52E7D"/>
    <w:rsid w:val="7FE6E097"/>
  </w:rsids>
  <m:mathPr>
    <m:mathFont m:val="Cambria Math"/>
    <m:brkBin m:val="before"/>
    <m:brkBinSub m:val="--"/>
    <m:smallFrac m:val="0"/>
    <m:dispDef/>
    <m:lMargin m:val="0"/>
    <m:rMargin m:val="0"/>
    <m:defJc m:val="centerGroup"/>
    <m:wrapIndent m:val="1440"/>
    <m:intLim m:val="subSup"/>
    <m:naryLim m:val="undOvr"/>
  </m:mathPr>
  <w:themeFontLang w:val="is-I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6ED7F"/>
  <w15:docId w15:val="{24DC6AE7-62B4-43A3-A48C-FDB2F76DB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sz w:val="24"/>
        <w:szCs w:val="24"/>
        <w:lang w:val="en-US" w:eastAsia="is-I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911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202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F51A7"/>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unhideWhenUsed/>
    <w:qFormat/>
    <w:rsid w:val="00BB536D"/>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FC5915"/>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character" w:customStyle="1" w:styleId="10">
    <w:name w:val="标题 1 字符"/>
    <w:basedOn w:val="a0"/>
    <w:link w:val="1"/>
    <w:uiPriority w:val="9"/>
    <w:rsid w:val="006911CE"/>
    <w:rPr>
      <w:rFonts w:asciiTheme="majorHAnsi" w:eastAsiaTheme="majorEastAsia" w:hAnsiTheme="majorHAnsi" w:cstheme="majorBidi"/>
      <w:color w:val="2F5496" w:themeColor="accent1" w:themeShade="BF"/>
      <w:sz w:val="32"/>
      <w:szCs w:val="32"/>
    </w:rPr>
  </w:style>
  <w:style w:type="character" w:customStyle="1" w:styleId="20">
    <w:name w:val="标题 2 字符"/>
    <w:basedOn w:val="a0"/>
    <w:link w:val="2"/>
    <w:uiPriority w:val="9"/>
    <w:rsid w:val="00920215"/>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rsid w:val="005F51A7"/>
    <w:rPr>
      <w:rFonts w:asciiTheme="majorHAnsi" w:eastAsiaTheme="majorEastAsia" w:hAnsiTheme="majorHAnsi" w:cstheme="majorBidi"/>
      <w:color w:val="1F3763" w:themeColor="accent1" w:themeShade="7F"/>
    </w:rPr>
  </w:style>
  <w:style w:type="character" w:customStyle="1" w:styleId="40">
    <w:name w:val="标题 4 字符"/>
    <w:basedOn w:val="a0"/>
    <w:link w:val="4"/>
    <w:uiPriority w:val="9"/>
    <w:rsid w:val="00BB536D"/>
    <w:rPr>
      <w:rFonts w:asciiTheme="majorHAnsi" w:eastAsiaTheme="majorEastAsia" w:hAnsiTheme="majorHAnsi" w:cstheme="majorBidi"/>
      <w:i/>
      <w:iCs/>
      <w:color w:val="2F5496" w:themeColor="accent1" w:themeShade="BF"/>
    </w:rPr>
  </w:style>
  <w:style w:type="character" w:customStyle="1" w:styleId="50">
    <w:name w:val="标题 5 字符"/>
    <w:basedOn w:val="a0"/>
    <w:link w:val="5"/>
    <w:uiPriority w:val="9"/>
    <w:rsid w:val="00FC5915"/>
    <w:rPr>
      <w:rFonts w:asciiTheme="majorHAnsi" w:eastAsiaTheme="majorEastAsia" w:hAnsiTheme="majorHAnsi" w:cstheme="majorBidi"/>
      <w:color w:val="2F5496" w:themeColor="accent1" w:themeShade="BF"/>
    </w:rPr>
  </w:style>
  <w:style w:type="paragraph" w:styleId="a4">
    <w:name w:val="caption"/>
    <w:basedOn w:val="a"/>
    <w:next w:val="a"/>
    <w:uiPriority w:val="35"/>
    <w:unhideWhenUsed/>
    <w:qFormat/>
    <w:rsid w:val="00F3586C"/>
    <w:pPr>
      <w:spacing w:after="200"/>
    </w:pPr>
    <w:rPr>
      <w:i/>
      <w:iCs/>
      <w:color w:val="44546A" w:themeColor="text2"/>
      <w:sz w:val="18"/>
      <w:szCs w:val="18"/>
    </w:rPr>
  </w:style>
  <w:style w:type="paragraph" w:styleId="a5">
    <w:name w:val="List Paragraph"/>
    <w:basedOn w:val="a"/>
    <w:uiPriority w:val="34"/>
    <w:qFormat/>
    <w:rsid w:val="009D1824"/>
    <w:pPr>
      <w:ind w:left="720"/>
      <w:contextualSpacing/>
    </w:pPr>
  </w:style>
  <w:style w:type="character" w:styleId="a6">
    <w:name w:val="annotation reference"/>
    <w:basedOn w:val="a0"/>
    <w:uiPriority w:val="99"/>
    <w:semiHidden/>
    <w:unhideWhenUsed/>
    <w:rsid w:val="00A94DEB"/>
    <w:rPr>
      <w:sz w:val="16"/>
      <w:szCs w:val="16"/>
    </w:rPr>
  </w:style>
  <w:style w:type="paragraph" w:styleId="a7">
    <w:name w:val="annotation text"/>
    <w:basedOn w:val="a"/>
    <w:link w:val="a8"/>
    <w:uiPriority w:val="99"/>
    <w:unhideWhenUsed/>
    <w:rsid w:val="00A94DEB"/>
    <w:rPr>
      <w:sz w:val="20"/>
      <w:szCs w:val="20"/>
    </w:rPr>
  </w:style>
  <w:style w:type="character" w:customStyle="1" w:styleId="a8">
    <w:name w:val="批注文字 字符"/>
    <w:basedOn w:val="a0"/>
    <w:link w:val="a7"/>
    <w:uiPriority w:val="99"/>
    <w:rsid w:val="00A94DEB"/>
    <w:rPr>
      <w:sz w:val="20"/>
      <w:szCs w:val="20"/>
    </w:rPr>
  </w:style>
  <w:style w:type="paragraph" w:styleId="a9">
    <w:name w:val="annotation subject"/>
    <w:basedOn w:val="a7"/>
    <w:next w:val="a7"/>
    <w:link w:val="aa"/>
    <w:uiPriority w:val="99"/>
    <w:semiHidden/>
    <w:unhideWhenUsed/>
    <w:rsid w:val="00A94DEB"/>
    <w:rPr>
      <w:b/>
      <w:bCs/>
    </w:rPr>
  </w:style>
  <w:style w:type="character" w:customStyle="1" w:styleId="aa">
    <w:name w:val="批注主题 字符"/>
    <w:basedOn w:val="a8"/>
    <w:link w:val="a9"/>
    <w:uiPriority w:val="99"/>
    <w:semiHidden/>
    <w:rsid w:val="00A94DEB"/>
    <w:rPr>
      <w:b/>
      <w:bCs/>
      <w:sz w:val="20"/>
      <w:szCs w:val="20"/>
    </w:rPr>
  </w:style>
  <w:style w:type="paragraph" w:styleId="ab">
    <w:name w:val="Balloon Text"/>
    <w:basedOn w:val="a"/>
    <w:link w:val="ac"/>
    <w:uiPriority w:val="99"/>
    <w:semiHidden/>
    <w:unhideWhenUsed/>
    <w:rsid w:val="00A94DEB"/>
    <w:rPr>
      <w:rFonts w:ascii="Segoe UI" w:hAnsi="Segoe UI" w:cs="Segoe UI"/>
      <w:sz w:val="18"/>
      <w:szCs w:val="18"/>
    </w:rPr>
  </w:style>
  <w:style w:type="character" w:customStyle="1" w:styleId="ac">
    <w:name w:val="批注框文本 字符"/>
    <w:basedOn w:val="a0"/>
    <w:link w:val="ab"/>
    <w:uiPriority w:val="99"/>
    <w:semiHidden/>
    <w:rsid w:val="00A94DEB"/>
    <w:rPr>
      <w:rFonts w:ascii="Segoe UI" w:hAnsi="Segoe UI" w:cs="Segoe UI"/>
      <w:sz w:val="18"/>
      <w:szCs w:val="18"/>
    </w:rPr>
  </w:style>
  <w:style w:type="character" w:styleId="ad">
    <w:name w:val="Hyperlink"/>
    <w:basedOn w:val="a0"/>
    <w:uiPriority w:val="99"/>
    <w:unhideWhenUsed/>
    <w:rsid w:val="00A811C3"/>
    <w:rPr>
      <w:color w:val="0563C1" w:themeColor="hyperlink"/>
      <w:u w:val="single"/>
    </w:rPr>
  </w:style>
  <w:style w:type="paragraph" w:customStyle="1" w:styleId="CODE">
    <w:name w:val="CODE"/>
    <w:basedOn w:val="a"/>
    <w:next w:val="a"/>
    <w:link w:val="CODEChar"/>
    <w:qFormat/>
    <w:rsid w:val="00590D3F"/>
    <w:pPr>
      <w:spacing w:after="160" w:line="259" w:lineRule="auto"/>
    </w:pPr>
    <w:rPr>
      <w:rFonts w:ascii="Courier New" w:eastAsiaTheme="majorEastAsia" w:hAnsi="Courier New" w:cs="Courier New"/>
      <w:color w:val="000000" w:themeColor="text1"/>
      <w:sz w:val="20"/>
      <w:szCs w:val="20"/>
    </w:rPr>
  </w:style>
  <w:style w:type="character" w:customStyle="1" w:styleId="CODEChar">
    <w:name w:val="CODE Char"/>
    <w:basedOn w:val="20"/>
    <w:link w:val="CODE"/>
    <w:rsid w:val="00590D3F"/>
    <w:rPr>
      <w:rFonts w:ascii="Courier New" w:eastAsiaTheme="majorEastAsia" w:hAnsi="Courier New" w:cs="Courier New"/>
      <w:color w:val="000000" w:themeColor="text1"/>
      <w:sz w:val="20"/>
      <w:szCs w:val="20"/>
    </w:rPr>
  </w:style>
  <w:style w:type="table" w:styleId="ae">
    <w:name w:val="Table Grid"/>
    <w:basedOn w:val="a1"/>
    <w:uiPriority w:val="39"/>
    <w:rsid w:val="00E133DB"/>
    <w:rPr>
      <w:sz w:val="22"/>
      <w:szCs w:val="22"/>
      <w:lang w:val="is-I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Subtitle"/>
    <w:basedOn w:val="a"/>
    <w:next w:val="a"/>
    <w:link w:val="af0"/>
    <w:uiPriority w:val="11"/>
    <w:qFormat/>
    <w:pPr>
      <w:spacing w:after="160" w:line="259" w:lineRule="auto"/>
    </w:pPr>
    <w:rPr>
      <w:color w:val="5A5A5A"/>
      <w:sz w:val="22"/>
      <w:szCs w:val="22"/>
    </w:rPr>
  </w:style>
  <w:style w:type="character" w:customStyle="1" w:styleId="af0">
    <w:name w:val="副标题 字符"/>
    <w:basedOn w:val="a0"/>
    <w:link w:val="af"/>
    <w:uiPriority w:val="11"/>
    <w:rsid w:val="00E133DB"/>
    <w:rPr>
      <w:rFonts w:eastAsiaTheme="minorEastAsia"/>
      <w:color w:val="5A5A5A" w:themeColor="text1" w:themeTint="A5"/>
      <w:spacing w:val="15"/>
      <w:sz w:val="22"/>
      <w:szCs w:val="22"/>
      <w:lang w:val="is-IS"/>
    </w:rPr>
  </w:style>
  <w:style w:type="paragraph" w:styleId="af1">
    <w:name w:val="Normal (Web)"/>
    <w:basedOn w:val="a"/>
    <w:uiPriority w:val="99"/>
    <w:unhideWhenUsed/>
    <w:rsid w:val="006F52C6"/>
    <w:pPr>
      <w:spacing w:before="100" w:beforeAutospacing="1" w:after="100" w:afterAutospacing="1"/>
    </w:pPr>
    <w:rPr>
      <w:rFonts w:ascii="Times New Roman" w:eastAsia="Times New Roman" w:hAnsi="Times New Roman" w:cs="Times New Roman"/>
    </w:rPr>
  </w:style>
  <w:style w:type="table" w:customStyle="1" w:styleId="TableGrid1">
    <w:name w:val="Table Grid1"/>
    <w:basedOn w:val="a1"/>
    <w:next w:val="ae"/>
    <w:uiPriority w:val="39"/>
    <w:rsid w:val="00546820"/>
    <w:rPr>
      <w:sz w:val="22"/>
      <w:szCs w:val="22"/>
      <w:lang w:val="is-I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0"/>
    <w:uiPriority w:val="99"/>
    <w:semiHidden/>
    <w:rsid w:val="00B90157"/>
    <w:rPr>
      <w:color w:val="808080"/>
    </w:rPr>
  </w:style>
  <w:style w:type="paragraph" w:styleId="af3">
    <w:name w:val="Revision"/>
    <w:hidden/>
    <w:uiPriority w:val="99"/>
    <w:semiHidden/>
    <w:rsid w:val="00D338F1"/>
  </w:style>
  <w:style w:type="paragraph" w:styleId="af4">
    <w:name w:val="header"/>
    <w:basedOn w:val="a"/>
    <w:link w:val="af5"/>
    <w:uiPriority w:val="99"/>
    <w:unhideWhenUsed/>
    <w:rsid w:val="000248AC"/>
    <w:pPr>
      <w:tabs>
        <w:tab w:val="center" w:pos="4680"/>
        <w:tab w:val="right" w:pos="9360"/>
      </w:tabs>
    </w:pPr>
  </w:style>
  <w:style w:type="character" w:customStyle="1" w:styleId="af5">
    <w:name w:val="页眉 字符"/>
    <w:basedOn w:val="a0"/>
    <w:link w:val="af4"/>
    <w:uiPriority w:val="99"/>
    <w:rsid w:val="000248AC"/>
  </w:style>
  <w:style w:type="paragraph" w:styleId="af6">
    <w:name w:val="footer"/>
    <w:basedOn w:val="a"/>
    <w:link w:val="af7"/>
    <w:uiPriority w:val="99"/>
    <w:unhideWhenUsed/>
    <w:rsid w:val="000248AC"/>
    <w:pPr>
      <w:tabs>
        <w:tab w:val="center" w:pos="4680"/>
        <w:tab w:val="right" w:pos="9360"/>
      </w:tabs>
    </w:pPr>
  </w:style>
  <w:style w:type="character" w:customStyle="1" w:styleId="af7">
    <w:name w:val="页脚 字符"/>
    <w:basedOn w:val="a0"/>
    <w:link w:val="af6"/>
    <w:uiPriority w:val="99"/>
    <w:rsid w:val="000248AC"/>
  </w:style>
  <w:style w:type="character" w:styleId="af8">
    <w:name w:val="Unresolved Mention"/>
    <w:basedOn w:val="a0"/>
    <w:uiPriority w:val="99"/>
    <w:semiHidden/>
    <w:unhideWhenUsed/>
    <w:rsid w:val="00F31F34"/>
    <w:rPr>
      <w:color w:val="605E5C"/>
      <w:shd w:val="clear" w:color="auto" w:fill="E1DFDD"/>
    </w:rPr>
  </w:style>
  <w:style w:type="table" w:styleId="21">
    <w:name w:val="Plain Table 2"/>
    <w:basedOn w:val="a1"/>
    <w:uiPriority w:val="42"/>
    <w:rsid w:val="0013108F"/>
    <w:rPr>
      <w:sz w:val="22"/>
      <w:szCs w:val="22"/>
      <w:lang w:val="is-IS"/>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9">
    <w:name w:val="table of figures"/>
    <w:basedOn w:val="a"/>
    <w:next w:val="a"/>
    <w:uiPriority w:val="99"/>
    <w:unhideWhenUsed/>
    <w:rsid w:val="00293EC4"/>
    <w:pPr>
      <w:ind w:left="480" w:hanging="480"/>
    </w:pPr>
    <w:rPr>
      <w:rFonts w:cstheme="minorHAnsi"/>
      <w:b/>
      <w:bCs/>
      <w:sz w:val="20"/>
      <w:szCs w:val="20"/>
    </w:rPr>
  </w:style>
  <w:style w:type="paragraph" w:styleId="TOC">
    <w:name w:val="TOC Heading"/>
    <w:basedOn w:val="1"/>
    <w:next w:val="a"/>
    <w:uiPriority w:val="39"/>
    <w:unhideWhenUsed/>
    <w:qFormat/>
    <w:rsid w:val="0051082B"/>
    <w:pPr>
      <w:spacing w:line="259" w:lineRule="auto"/>
      <w:outlineLvl w:val="9"/>
    </w:pPr>
  </w:style>
  <w:style w:type="paragraph" w:styleId="TOC1">
    <w:name w:val="toc 1"/>
    <w:basedOn w:val="a"/>
    <w:next w:val="a"/>
    <w:autoRedefine/>
    <w:uiPriority w:val="39"/>
    <w:unhideWhenUsed/>
    <w:rsid w:val="0051082B"/>
    <w:pPr>
      <w:spacing w:after="100"/>
    </w:pPr>
  </w:style>
  <w:style w:type="paragraph" w:styleId="TOC2">
    <w:name w:val="toc 2"/>
    <w:basedOn w:val="a"/>
    <w:next w:val="a"/>
    <w:autoRedefine/>
    <w:uiPriority w:val="39"/>
    <w:unhideWhenUsed/>
    <w:rsid w:val="0051082B"/>
    <w:pPr>
      <w:spacing w:after="100"/>
      <w:ind w:left="240"/>
    </w:pPr>
  </w:style>
  <w:style w:type="paragraph" w:styleId="TOC3">
    <w:name w:val="toc 3"/>
    <w:basedOn w:val="a"/>
    <w:next w:val="a"/>
    <w:autoRedefine/>
    <w:uiPriority w:val="39"/>
    <w:unhideWhenUsed/>
    <w:rsid w:val="0051082B"/>
    <w:pPr>
      <w:spacing w:after="100"/>
      <w:ind w:left="480"/>
    </w:pPr>
  </w:style>
  <w:style w:type="character" w:styleId="afa">
    <w:name w:val="Subtle Emphasis"/>
    <w:basedOn w:val="a0"/>
    <w:uiPriority w:val="19"/>
    <w:qFormat/>
    <w:rsid w:val="006F16D6"/>
    <w:rPr>
      <w:i/>
      <w:iCs/>
      <w:color w:val="404040" w:themeColor="text1" w:themeTint="BF"/>
    </w:rPr>
  </w:style>
  <w:style w:type="paragraph" w:styleId="TOC4">
    <w:name w:val="toc 4"/>
    <w:basedOn w:val="a"/>
    <w:next w:val="a"/>
    <w:autoRedefine/>
    <w:uiPriority w:val="39"/>
    <w:unhideWhenUsed/>
    <w:rsid w:val="0051082B"/>
    <w:pPr>
      <w:spacing w:after="100" w:line="259" w:lineRule="auto"/>
      <w:ind w:left="660"/>
    </w:pPr>
    <w:rPr>
      <w:rFonts w:eastAsiaTheme="minorEastAsia"/>
      <w:sz w:val="22"/>
      <w:szCs w:val="22"/>
      <w:lang w:val="is-IS"/>
    </w:rPr>
  </w:style>
  <w:style w:type="table" w:customStyle="1" w:styleId="afb">
    <w:basedOn w:val="a1"/>
    <w:tblPr>
      <w:tblStyleRowBandSize w:val="1"/>
      <w:tblStyleColBandSize w:val="1"/>
      <w:tblCellMar>
        <w:left w:w="0" w:type="dxa"/>
        <w:right w:w="0" w:type="dxa"/>
      </w:tblCellMar>
    </w:tblPr>
  </w:style>
  <w:style w:type="table" w:customStyle="1" w:styleId="afc">
    <w:basedOn w:val="a1"/>
    <w:tblPr>
      <w:tblStyleRowBandSize w:val="1"/>
      <w:tblStyleColBandSize w:val="1"/>
      <w:tblCellMar>
        <w:left w:w="0" w:type="dxa"/>
        <w:right w:w="0" w:type="dxa"/>
      </w:tblCellMar>
    </w:tblPr>
  </w:style>
  <w:style w:type="table" w:customStyle="1" w:styleId="afd">
    <w:basedOn w:val="a1"/>
    <w:tblPr>
      <w:tblStyleRowBandSize w:val="1"/>
      <w:tblStyleColBandSize w:val="1"/>
      <w:tblCellMar>
        <w:left w:w="115" w:type="dxa"/>
        <w:right w:w="115" w:type="dxa"/>
      </w:tblCellMar>
    </w:tblPr>
  </w:style>
  <w:style w:type="table" w:customStyle="1" w:styleId="afe">
    <w:basedOn w:val="a1"/>
    <w:rPr>
      <w:sz w:val="22"/>
      <w:szCs w:val="22"/>
    </w:rPr>
    <w:tblPr>
      <w:tblStyleRowBandSize w:val="1"/>
      <w:tblStyleColBandSize w:val="1"/>
    </w:tblPr>
  </w:style>
  <w:style w:type="table" w:customStyle="1" w:styleId="aff">
    <w:basedOn w:val="a1"/>
    <w:tblPr>
      <w:tblStyleRowBandSize w:val="1"/>
      <w:tblStyleColBandSize w:val="1"/>
      <w:tblCellMar>
        <w:left w:w="115" w:type="dxa"/>
        <w:right w:w="115" w:type="dxa"/>
      </w:tblCellMar>
    </w:tblPr>
  </w:style>
  <w:style w:type="character" w:styleId="aff0">
    <w:name w:val="FollowedHyperlink"/>
    <w:basedOn w:val="a0"/>
    <w:uiPriority w:val="99"/>
    <w:semiHidden/>
    <w:unhideWhenUsed/>
    <w:rsid w:val="00541B53"/>
    <w:rPr>
      <w:color w:val="954F72" w:themeColor="followedHyperlink"/>
      <w:u w:val="single"/>
    </w:rPr>
  </w:style>
  <w:style w:type="table" w:styleId="31">
    <w:name w:val="Plain Table 3"/>
    <w:basedOn w:val="a1"/>
    <w:uiPriority w:val="43"/>
    <w:rsid w:val="0087189B"/>
    <w:rPr>
      <w:rFonts w:asciiTheme="minorHAnsi" w:eastAsiaTheme="minorHAnsi" w:hAnsiTheme="minorHAnsi" w:cstheme="minorBidi"/>
      <w:sz w:val="22"/>
      <w:szCs w:val="22"/>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1">
    <w:name w:val="Mention"/>
    <w:basedOn w:val="a0"/>
    <w:uiPriority w:val="99"/>
    <w:unhideWhenUsed/>
    <w:rsid w:val="009213D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5246">
      <w:bodyDiv w:val="1"/>
      <w:marLeft w:val="0"/>
      <w:marRight w:val="0"/>
      <w:marTop w:val="0"/>
      <w:marBottom w:val="0"/>
      <w:divBdr>
        <w:top w:val="none" w:sz="0" w:space="0" w:color="auto"/>
        <w:left w:val="none" w:sz="0" w:space="0" w:color="auto"/>
        <w:bottom w:val="none" w:sz="0" w:space="0" w:color="auto"/>
        <w:right w:val="none" w:sz="0" w:space="0" w:color="auto"/>
      </w:divBdr>
      <w:divsChild>
        <w:div w:id="47188136">
          <w:marLeft w:val="640"/>
          <w:marRight w:val="0"/>
          <w:marTop w:val="0"/>
          <w:marBottom w:val="0"/>
          <w:divBdr>
            <w:top w:val="none" w:sz="0" w:space="0" w:color="auto"/>
            <w:left w:val="none" w:sz="0" w:space="0" w:color="auto"/>
            <w:bottom w:val="none" w:sz="0" w:space="0" w:color="auto"/>
            <w:right w:val="none" w:sz="0" w:space="0" w:color="auto"/>
          </w:divBdr>
        </w:div>
        <w:div w:id="74597870">
          <w:marLeft w:val="640"/>
          <w:marRight w:val="0"/>
          <w:marTop w:val="0"/>
          <w:marBottom w:val="0"/>
          <w:divBdr>
            <w:top w:val="none" w:sz="0" w:space="0" w:color="auto"/>
            <w:left w:val="none" w:sz="0" w:space="0" w:color="auto"/>
            <w:bottom w:val="none" w:sz="0" w:space="0" w:color="auto"/>
            <w:right w:val="none" w:sz="0" w:space="0" w:color="auto"/>
          </w:divBdr>
        </w:div>
        <w:div w:id="248974337">
          <w:marLeft w:val="640"/>
          <w:marRight w:val="0"/>
          <w:marTop w:val="0"/>
          <w:marBottom w:val="0"/>
          <w:divBdr>
            <w:top w:val="none" w:sz="0" w:space="0" w:color="auto"/>
            <w:left w:val="none" w:sz="0" w:space="0" w:color="auto"/>
            <w:bottom w:val="none" w:sz="0" w:space="0" w:color="auto"/>
            <w:right w:val="none" w:sz="0" w:space="0" w:color="auto"/>
          </w:divBdr>
        </w:div>
        <w:div w:id="367998328">
          <w:marLeft w:val="640"/>
          <w:marRight w:val="0"/>
          <w:marTop w:val="0"/>
          <w:marBottom w:val="0"/>
          <w:divBdr>
            <w:top w:val="none" w:sz="0" w:space="0" w:color="auto"/>
            <w:left w:val="none" w:sz="0" w:space="0" w:color="auto"/>
            <w:bottom w:val="none" w:sz="0" w:space="0" w:color="auto"/>
            <w:right w:val="none" w:sz="0" w:space="0" w:color="auto"/>
          </w:divBdr>
        </w:div>
        <w:div w:id="398870821">
          <w:marLeft w:val="640"/>
          <w:marRight w:val="0"/>
          <w:marTop w:val="0"/>
          <w:marBottom w:val="0"/>
          <w:divBdr>
            <w:top w:val="none" w:sz="0" w:space="0" w:color="auto"/>
            <w:left w:val="none" w:sz="0" w:space="0" w:color="auto"/>
            <w:bottom w:val="none" w:sz="0" w:space="0" w:color="auto"/>
            <w:right w:val="none" w:sz="0" w:space="0" w:color="auto"/>
          </w:divBdr>
        </w:div>
        <w:div w:id="661079092">
          <w:marLeft w:val="640"/>
          <w:marRight w:val="0"/>
          <w:marTop w:val="0"/>
          <w:marBottom w:val="0"/>
          <w:divBdr>
            <w:top w:val="none" w:sz="0" w:space="0" w:color="auto"/>
            <w:left w:val="none" w:sz="0" w:space="0" w:color="auto"/>
            <w:bottom w:val="none" w:sz="0" w:space="0" w:color="auto"/>
            <w:right w:val="none" w:sz="0" w:space="0" w:color="auto"/>
          </w:divBdr>
        </w:div>
        <w:div w:id="772163450">
          <w:marLeft w:val="640"/>
          <w:marRight w:val="0"/>
          <w:marTop w:val="0"/>
          <w:marBottom w:val="0"/>
          <w:divBdr>
            <w:top w:val="none" w:sz="0" w:space="0" w:color="auto"/>
            <w:left w:val="none" w:sz="0" w:space="0" w:color="auto"/>
            <w:bottom w:val="none" w:sz="0" w:space="0" w:color="auto"/>
            <w:right w:val="none" w:sz="0" w:space="0" w:color="auto"/>
          </w:divBdr>
        </w:div>
        <w:div w:id="828710585">
          <w:marLeft w:val="640"/>
          <w:marRight w:val="0"/>
          <w:marTop w:val="0"/>
          <w:marBottom w:val="0"/>
          <w:divBdr>
            <w:top w:val="none" w:sz="0" w:space="0" w:color="auto"/>
            <w:left w:val="none" w:sz="0" w:space="0" w:color="auto"/>
            <w:bottom w:val="none" w:sz="0" w:space="0" w:color="auto"/>
            <w:right w:val="none" w:sz="0" w:space="0" w:color="auto"/>
          </w:divBdr>
        </w:div>
        <w:div w:id="833178450">
          <w:marLeft w:val="640"/>
          <w:marRight w:val="0"/>
          <w:marTop w:val="0"/>
          <w:marBottom w:val="0"/>
          <w:divBdr>
            <w:top w:val="none" w:sz="0" w:space="0" w:color="auto"/>
            <w:left w:val="none" w:sz="0" w:space="0" w:color="auto"/>
            <w:bottom w:val="none" w:sz="0" w:space="0" w:color="auto"/>
            <w:right w:val="none" w:sz="0" w:space="0" w:color="auto"/>
          </w:divBdr>
        </w:div>
        <w:div w:id="854730731">
          <w:marLeft w:val="640"/>
          <w:marRight w:val="0"/>
          <w:marTop w:val="0"/>
          <w:marBottom w:val="0"/>
          <w:divBdr>
            <w:top w:val="none" w:sz="0" w:space="0" w:color="auto"/>
            <w:left w:val="none" w:sz="0" w:space="0" w:color="auto"/>
            <w:bottom w:val="none" w:sz="0" w:space="0" w:color="auto"/>
            <w:right w:val="none" w:sz="0" w:space="0" w:color="auto"/>
          </w:divBdr>
        </w:div>
        <w:div w:id="864708794">
          <w:marLeft w:val="640"/>
          <w:marRight w:val="0"/>
          <w:marTop w:val="0"/>
          <w:marBottom w:val="0"/>
          <w:divBdr>
            <w:top w:val="none" w:sz="0" w:space="0" w:color="auto"/>
            <w:left w:val="none" w:sz="0" w:space="0" w:color="auto"/>
            <w:bottom w:val="none" w:sz="0" w:space="0" w:color="auto"/>
            <w:right w:val="none" w:sz="0" w:space="0" w:color="auto"/>
          </w:divBdr>
        </w:div>
        <w:div w:id="874658079">
          <w:marLeft w:val="640"/>
          <w:marRight w:val="0"/>
          <w:marTop w:val="0"/>
          <w:marBottom w:val="0"/>
          <w:divBdr>
            <w:top w:val="none" w:sz="0" w:space="0" w:color="auto"/>
            <w:left w:val="none" w:sz="0" w:space="0" w:color="auto"/>
            <w:bottom w:val="none" w:sz="0" w:space="0" w:color="auto"/>
            <w:right w:val="none" w:sz="0" w:space="0" w:color="auto"/>
          </w:divBdr>
        </w:div>
        <w:div w:id="875236604">
          <w:marLeft w:val="640"/>
          <w:marRight w:val="0"/>
          <w:marTop w:val="0"/>
          <w:marBottom w:val="0"/>
          <w:divBdr>
            <w:top w:val="none" w:sz="0" w:space="0" w:color="auto"/>
            <w:left w:val="none" w:sz="0" w:space="0" w:color="auto"/>
            <w:bottom w:val="none" w:sz="0" w:space="0" w:color="auto"/>
            <w:right w:val="none" w:sz="0" w:space="0" w:color="auto"/>
          </w:divBdr>
        </w:div>
        <w:div w:id="876625499">
          <w:marLeft w:val="640"/>
          <w:marRight w:val="0"/>
          <w:marTop w:val="0"/>
          <w:marBottom w:val="0"/>
          <w:divBdr>
            <w:top w:val="none" w:sz="0" w:space="0" w:color="auto"/>
            <w:left w:val="none" w:sz="0" w:space="0" w:color="auto"/>
            <w:bottom w:val="none" w:sz="0" w:space="0" w:color="auto"/>
            <w:right w:val="none" w:sz="0" w:space="0" w:color="auto"/>
          </w:divBdr>
        </w:div>
        <w:div w:id="949046260">
          <w:marLeft w:val="640"/>
          <w:marRight w:val="0"/>
          <w:marTop w:val="0"/>
          <w:marBottom w:val="0"/>
          <w:divBdr>
            <w:top w:val="none" w:sz="0" w:space="0" w:color="auto"/>
            <w:left w:val="none" w:sz="0" w:space="0" w:color="auto"/>
            <w:bottom w:val="none" w:sz="0" w:space="0" w:color="auto"/>
            <w:right w:val="none" w:sz="0" w:space="0" w:color="auto"/>
          </w:divBdr>
        </w:div>
        <w:div w:id="1111827915">
          <w:marLeft w:val="640"/>
          <w:marRight w:val="0"/>
          <w:marTop w:val="0"/>
          <w:marBottom w:val="0"/>
          <w:divBdr>
            <w:top w:val="none" w:sz="0" w:space="0" w:color="auto"/>
            <w:left w:val="none" w:sz="0" w:space="0" w:color="auto"/>
            <w:bottom w:val="none" w:sz="0" w:space="0" w:color="auto"/>
            <w:right w:val="none" w:sz="0" w:space="0" w:color="auto"/>
          </w:divBdr>
        </w:div>
        <w:div w:id="1121801834">
          <w:marLeft w:val="640"/>
          <w:marRight w:val="0"/>
          <w:marTop w:val="0"/>
          <w:marBottom w:val="0"/>
          <w:divBdr>
            <w:top w:val="none" w:sz="0" w:space="0" w:color="auto"/>
            <w:left w:val="none" w:sz="0" w:space="0" w:color="auto"/>
            <w:bottom w:val="none" w:sz="0" w:space="0" w:color="auto"/>
            <w:right w:val="none" w:sz="0" w:space="0" w:color="auto"/>
          </w:divBdr>
        </w:div>
        <w:div w:id="1217543065">
          <w:marLeft w:val="640"/>
          <w:marRight w:val="0"/>
          <w:marTop w:val="0"/>
          <w:marBottom w:val="0"/>
          <w:divBdr>
            <w:top w:val="none" w:sz="0" w:space="0" w:color="auto"/>
            <w:left w:val="none" w:sz="0" w:space="0" w:color="auto"/>
            <w:bottom w:val="none" w:sz="0" w:space="0" w:color="auto"/>
            <w:right w:val="none" w:sz="0" w:space="0" w:color="auto"/>
          </w:divBdr>
        </w:div>
        <w:div w:id="1392845407">
          <w:marLeft w:val="640"/>
          <w:marRight w:val="0"/>
          <w:marTop w:val="0"/>
          <w:marBottom w:val="0"/>
          <w:divBdr>
            <w:top w:val="none" w:sz="0" w:space="0" w:color="auto"/>
            <w:left w:val="none" w:sz="0" w:space="0" w:color="auto"/>
            <w:bottom w:val="none" w:sz="0" w:space="0" w:color="auto"/>
            <w:right w:val="none" w:sz="0" w:space="0" w:color="auto"/>
          </w:divBdr>
        </w:div>
        <w:div w:id="1440685098">
          <w:marLeft w:val="640"/>
          <w:marRight w:val="0"/>
          <w:marTop w:val="0"/>
          <w:marBottom w:val="0"/>
          <w:divBdr>
            <w:top w:val="none" w:sz="0" w:space="0" w:color="auto"/>
            <w:left w:val="none" w:sz="0" w:space="0" w:color="auto"/>
            <w:bottom w:val="none" w:sz="0" w:space="0" w:color="auto"/>
            <w:right w:val="none" w:sz="0" w:space="0" w:color="auto"/>
          </w:divBdr>
        </w:div>
        <w:div w:id="1456144462">
          <w:marLeft w:val="640"/>
          <w:marRight w:val="0"/>
          <w:marTop w:val="0"/>
          <w:marBottom w:val="0"/>
          <w:divBdr>
            <w:top w:val="none" w:sz="0" w:space="0" w:color="auto"/>
            <w:left w:val="none" w:sz="0" w:space="0" w:color="auto"/>
            <w:bottom w:val="none" w:sz="0" w:space="0" w:color="auto"/>
            <w:right w:val="none" w:sz="0" w:space="0" w:color="auto"/>
          </w:divBdr>
        </w:div>
        <w:div w:id="1498300699">
          <w:marLeft w:val="640"/>
          <w:marRight w:val="0"/>
          <w:marTop w:val="0"/>
          <w:marBottom w:val="0"/>
          <w:divBdr>
            <w:top w:val="none" w:sz="0" w:space="0" w:color="auto"/>
            <w:left w:val="none" w:sz="0" w:space="0" w:color="auto"/>
            <w:bottom w:val="none" w:sz="0" w:space="0" w:color="auto"/>
            <w:right w:val="none" w:sz="0" w:space="0" w:color="auto"/>
          </w:divBdr>
        </w:div>
        <w:div w:id="1506362333">
          <w:marLeft w:val="640"/>
          <w:marRight w:val="0"/>
          <w:marTop w:val="0"/>
          <w:marBottom w:val="0"/>
          <w:divBdr>
            <w:top w:val="none" w:sz="0" w:space="0" w:color="auto"/>
            <w:left w:val="none" w:sz="0" w:space="0" w:color="auto"/>
            <w:bottom w:val="none" w:sz="0" w:space="0" w:color="auto"/>
            <w:right w:val="none" w:sz="0" w:space="0" w:color="auto"/>
          </w:divBdr>
        </w:div>
        <w:div w:id="1521629805">
          <w:marLeft w:val="640"/>
          <w:marRight w:val="0"/>
          <w:marTop w:val="0"/>
          <w:marBottom w:val="0"/>
          <w:divBdr>
            <w:top w:val="none" w:sz="0" w:space="0" w:color="auto"/>
            <w:left w:val="none" w:sz="0" w:space="0" w:color="auto"/>
            <w:bottom w:val="none" w:sz="0" w:space="0" w:color="auto"/>
            <w:right w:val="none" w:sz="0" w:space="0" w:color="auto"/>
          </w:divBdr>
        </w:div>
        <w:div w:id="1539901379">
          <w:marLeft w:val="640"/>
          <w:marRight w:val="0"/>
          <w:marTop w:val="0"/>
          <w:marBottom w:val="0"/>
          <w:divBdr>
            <w:top w:val="none" w:sz="0" w:space="0" w:color="auto"/>
            <w:left w:val="none" w:sz="0" w:space="0" w:color="auto"/>
            <w:bottom w:val="none" w:sz="0" w:space="0" w:color="auto"/>
            <w:right w:val="none" w:sz="0" w:space="0" w:color="auto"/>
          </w:divBdr>
        </w:div>
        <w:div w:id="1634869330">
          <w:marLeft w:val="640"/>
          <w:marRight w:val="0"/>
          <w:marTop w:val="0"/>
          <w:marBottom w:val="0"/>
          <w:divBdr>
            <w:top w:val="none" w:sz="0" w:space="0" w:color="auto"/>
            <w:left w:val="none" w:sz="0" w:space="0" w:color="auto"/>
            <w:bottom w:val="none" w:sz="0" w:space="0" w:color="auto"/>
            <w:right w:val="none" w:sz="0" w:space="0" w:color="auto"/>
          </w:divBdr>
        </w:div>
        <w:div w:id="1649430903">
          <w:marLeft w:val="640"/>
          <w:marRight w:val="0"/>
          <w:marTop w:val="0"/>
          <w:marBottom w:val="0"/>
          <w:divBdr>
            <w:top w:val="none" w:sz="0" w:space="0" w:color="auto"/>
            <w:left w:val="none" w:sz="0" w:space="0" w:color="auto"/>
            <w:bottom w:val="none" w:sz="0" w:space="0" w:color="auto"/>
            <w:right w:val="none" w:sz="0" w:space="0" w:color="auto"/>
          </w:divBdr>
        </w:div>
        <w:div w:id="1796555920">
          <w:marLeft w:val="640"/>
          <w:marRight w:val="0"/>
          <w:marTop w:val="0"/>
          <w:marBottom w:val="0"/>
          <w:divBdr>
            <w:top w:val="none" w:sz="0" w:space="0" w:color="auto"/>
            <w:left w:val="none" w:sz="0" w:space="0" w:color="auto"/>
            <w:bottom w:val="none" w:sz="0" w:space="0" w:color="auto"/>
            <w:right w:val="none" w:sz="0" w:space="0" w:color="auto"/>
          </w:divBdr>
        </w:div>
        <w:div w:id="1842815589">
          <w:marLeft w:val="640"/>
          <w:marRight w:val="0"/>
          <w:marTop w:val="0"/>
          <w:marBottom w:val="0"/>
          <w:divBdr>
            <w:top w:val="none" w:sz="0" w:space="0" w:color="auto"/>
            <w:left w:val="none" w:sz="0" w:space="0" w:color="auto"/>
            <w:bottom w:val="none" w:sz="0" w:space="0" w:color="auto"/>
            <w:right w:val="none" w:sz="0" w:space="0" w:color="auto"/>
          </w:divBdr>
        </w:div>
        <w:div w:id="1844128337">
          <w:marLeft w:val="640"/>
          <w:marRight w:val="0"/>
          <w:marTop w:val="0"/>
          <w:marBottom w:val="0"/>
          <w:divBdr>
            <w:top w:val="none" w:sz="0" w:space="0" w:color="auto"/>
            <w:left w:val="none" w:sz="0" w:space="0" w:color="auto"/>
            <w:bottom w:val="none" w:sz="0" w:space="0" w:color="auto"/>
            <w:right w:val="none" w:sz="0" w:space="0" w:color="auto"/>
          </w:divBdr>
        </w:div>
        <w:div w:id="1943953129">
          <w:marLeft w:val="640"/>
          <w:marRight w:val="0"/>
          <w:marTop w:val="0"/>
          <w:marBottom w:val="0"/>
          <w:divBdr>
            <w:top w:val="none" w:sz="0" w:space="0" w:color="auto"/>
            <w:left w:val="none" w:sz="0" w:space="0" w:color="auto"/>
            <w:bottom w:val="none" w:sz="0" w:space="0" w:color="auto"/>
            <w:right w:val="none" w:sz="0" w:space="0" w:color="auto"/>
          </w:divBdr>
        </w:div>
        <w:div w:id="1962757496">
          <w:marLeft w:val="640"/>
          <w:marRight w:val="0"/>
          <w:marTop w:val="0"/>
          <w:marBottom w:val="0"/>
          <w:divBdr>
            <w:top w:val="none" w:sz="0" w:space="0" w:color="auto"/>
            <w:left w:val="none" w:sz="0" w:space="0" w:color="auto"/>
            <w:bottom w:val="none" w:sz="0" w:space="0" w:color="auto"/>
            <w:right w:val="none" w:sz="0" w:space="0" w:color="auto"/>
          </w:divBdr>
        </w:div>
        <w:div w:id="1976787692">
          <w:marLeft w:val="640"/>
          <w:marRight w:val="0"/>
          <w:marTop w:val="0"/>
          <w:marBottom w:val="0"/>
          <w:divBdr>
            <w:top w:val="none" w:sz="0" w:space="0" w:color="auto"/>
            <w:left w:val="none" w:sz="0" w:space="0" w:color="auto"/>
            <w:bottom w:val="none" w:sz="0" w:space="0" w:color="auto"/>
            <w:right w:val="none" w:sz="0" w:space="0" w:color="auto"/>
          </w:divBdr>
        </w:div>
        <w:div w:id="2011635562">
          <w:marLeft w:val="640"/>
          <w:marRight w:val="0"/>
          <w:marTop w:val="0"/>
          <w:marBottom w:val="0"/>
          <w:divBdr>
            <w:top w:val="none" w:sz="0" w:space="0" w:color="auto"/>
            <w:left w:val="none" w:sz="0" w:space="0" w:color="auto"/>
            <w:bottom w:val="none" w:sz="0" w:space="0" w:color="auto"/>
            <w:right w:val="none" w:sz="0" w:space="0" w:color="auto"/>
          </w:divBdr>
        </w:div>
        <w:div w:id="2091533953">
          <w:marLeft w:val="640"/>
          <w:marRight w:val="0"/>
          <w:marTop w:val="0"/>
          <w:marBottom w:val="0"/>
          <w:divBdr>
            <w:top w:val="none" w:sz="0" w:space="0" w:color="auto"/>
            <w:left w:val="none" w:sz="0" w:space="0" w:color="auto"/>
            <w:bottom w:val="none" w:sz="0" w:space="0" w:color="auto"/>
            <w:right w:val="none" w:sz="0" w:space="0" w:color="auto"/>
          </w:divBdr>
        </w:div>
      </w:divsChild>
    </w:div>
    <w:div w:id="89206297">
      <w:bodyDiv w:val="1"/>
      <w:marLeft w:val="0"/>
      <w:marRight w:val="0"/>
      <w:marTop w:val="0"/>
      <w:marBottom w:val="0"/>
      <w:divBdr>
        <w:top w:val="none" w:sz="0" w:space="0" w:color="auto"/>
        <w:left w:val="none" w:sz="0" w:space="0" w:color="auto"/>
        <w:bottom w:val="none" w:sz="0" w:space="0" w:color="auto"/>
        <w:right w:val="none" w:sz="0" w:space="0" w:color="auto"/>
      </w:divBdr>
      <w:divsChild>
        <w:div w:id="20329159">
          <w:marLeft w:val="640"/>
          <w:marRight w:val="0"/>
          <w:marTop w:val="0"/>
          <w:marBottom w:val="0"/>
          <w:divBdr>
            <w:top w:val="none" w:sz="0" w:space="0" w:color="auto"/>
            <w:left w:val="none" w:sz="0" w:space="0" w:color="auto"/>
            <w:bottom w:val="none" w:sz="0" w:space="0" w:color="auto"/>
            <w:right w:val="none" w:sz="0" w:space="0" w:color="auto"/>
          </w:divBdr>
        </w:div>
        <w:div w:id="192499738">
          <w:marLeft w:val="640"/>
          <w:marRight w:val="0"/>
          <w:marTop w:val="0"/>
          <w:marBottom w:val="0"/>
          <w:divBdr>
            <w:top w:val="none" w:sz="0" w:space="0" w:color="auto"/>
            <w:left w:val="none" w:sz="0" w:space="0" w:color="auto"/>
            <w:bottom w:val="none" w:sz="0" w:space="0" w:color="auto"/>
            <w:right w:val="none" w:sz="0" w:space="0" w:color="auto"/>
          </w:divBdr>
        </w:div>
        <w:div w:id="210770835">
          <w:marLeft w:val="640"/>
          <w:marRight w:val="0"/>
          <w:marTop w:val="0"/>
          <w:marBottom w:val="0"/>
          <w:divBdr>
            <w:top w:val="none" w:sz="0" w:space="0" w:color="auto"/>
            <w:left w:val="none" w:sz="0" w:space="0" w:color="auto"/>
            <w:bottom w:val="none" w:sz="0" w:space="0" w:color="auto"/>
            <w:right w:val="none" w:sz="0" w:space="0" w:color="auto"/>
          </w:divBdr>
        </w:div>
        <w:div w:id="266238736">
          <w:marLeft w:val="640"/>
          <w:marRight w:val="0"/>
          <w:marTop w:val="0"/>
          <w:marBottom w:val="0"/>
          <w:divBdr>
            <w:top w:val="none" w:sz="0" w:space="0" w:color="auto"/>
            <w:left w:val="none" w:sz="0" w:space="0" w:color="auto"/>
            <w:bottom w:val="none" w:sz="0" w:space="0" w:color="auto"/>
            <w:right w:val="none" w:sz="0" w:space="0" w:color="auto"/>
          </w:divBdr>
        </w:div>
        <w:div w:id="297152365">
          <w:marLeft w:val="640"/>
          <w:marRight w:val="0"/>
          <w:marTop w:val="0"/>
          <w:marBottom w:val="0"/>
          <w:divBdr>
            <w:top w:val="none" w:sz="0" w:space="0" w:color="auto"/>
            <w:left w:val="none" w:sz="0" w:space="0" w:color="auto"/>
            <w:bottom w:val="none" w:sz="0" w:space="0" w:color="auto"/>
            <w:right w:val="none" w:sz="0" w:space="0" w:color="auto"/>
          </w:divBdr>
        </w:div>
        <w:div w:id="329450559">
          <w:marLeft w:val="640"/>
          <w:marRight w:val="0"/>
          <w:marTop w:val="0"/>
          <w:marBottom w:val="0"/>
          <w:divBdr>
            <w:top w:val="none" w:sz="0" w:space="0" w:color="auto"/>
            <w:left w:val="none" w:sz="0" w:space="0" w:color="auto"/>
            <w:bottom w:val="none" w:sz="0" w:space="0" w:color="auto"/>
            <w:right w:val="none" w:sz="0" w:space="0" w:color="auto"/>
          </w:divBdr>
        </w:div>
        <w:div w:id="337118850">
          <w:marLeft w:val="640"/>
          <w:marRight w:val="0"/>
          <w:marTop w:val="0"/>
          <w:marBottom w:val="0"/>
          <w:divBdr>
            <w:top w:val="none" w:sz="0" w:space="0" w:color="auto"/>
            <w:left w:val="none" w:sz="0" w:space="0" w:color="auto"/>
            <w:bottom w:val="none" w:sz="0" w:space="0" w:color="auto"/>
            <w:right w:val="none" w:sz="0" w:space="0" w:color="auto"/>
          </w:divBdr>
        </w:div>
        <w:div w:id="460730182">
          <w:marLeft w:val="640"/>
          <w:marRight w:val="0"/>
          <w:marTop w:val="0"/>
          <w:marBottom w:val="0"/>
          <w:divBdr>
            <w:top w:val="none" w:sz="0" w:space="0" w:color="auto"/>
            <w:left w:val="none" w:sz="0" w:space="0" w:color="auto"/>
            <w:bottom w:val="none" w:sz="0" w:space="0" w:color="auto"/>
            <w:right w:val="none" w:sz="0" w:space="0" w:color="auto"/>
          </w:divBdr>
        </w:div>
        <w:div w:id="461340371">
          <w:marLeft w:val="640"/>
          <w:marRight w:val="0"/>
          <w:marTop w:val="0"/>
          <w:marBottom w:val="0"/>
          <w:divBdr>
            <w:top w:val="none" w:sz="0" w:space="0" w:color="auto"/>
            <w:left w:val="none" w:sz="0" w:space="0" w:color="auto"/>
            <w:bottom w:val="none" w:sz="0" w:space="0" w:color="auto"/>
            <w:right w:val="none" w:sz="0" w:space="0" w:color="auto"/>
          </w:divBdr>
        </w:div>
        <w:div w:id="461967059">
          <w:marLeft w:val="640"/>
          <w:marRight w:val="0"/>
          <w:marTop w:val="0"/>
          <w:marBottom w:val="0"/>
          <w:divBdr>
            <w:top w:val="none" w:sz="0" w:space="0" w:color="auto"/>
            <w:left w:val="none" w:sz="0" w:space="0" w:color="auto"/>
            <w:bottom w:val="none" w:sz="0" w:space="0" w:color="auto"/>
            <w:right w:val="none" w:sz="0" w:space="0" w:color="auto"/>
          </w:divBdr>
        </w:div>
        <w:div w:id="659307260">
          <w:marLeft w:val="640"/>
          <w:marRight w:val="0"/>
          <w:marTop w:val="0"/>
          <w:marBottom w:val="0"/>
          <w:divBdr>
            <w:top w:val="none" w:sz="0" w:space="0" w:color="auto"/>
            <w:left w:val="none" w:sz="0" w:space="0" w:color="auto"/>
            <w:bottom w:val="none" w:sz="0" w:space="0" w:color="auto"/>
            <w:right w:val="none" w:sz="0" w:space="0" w:color="auto"/>
          </w:divBdr>
        </w:div>
        <w:div w:id="663431197">
          <w:marLeft w:val="640"/>
          <w:marRight w:val="0"/>
          <w:marTop w:val="0"/>
          <w:marBottom w:val="0"/>
          <w:divBdr>
            <w:top w:val="none" w:sz="0" w:space="0" w:color="auto"/>
            <w:left w:val="none" w:sz="0" w:space="0" w:color="auto"/>
            <w:bottom w:val="none" w:sz="0" w:space="0" w:color="auto"/>
            <w:right w:val="none" w:sz="0" w:space="0" w:color="auto"/>
          </w:divBdr>
        </w:div>
        <w:div w:id="696741141">
          <w:marLeft w:val="640"/>
          <w:marRight w:val="0"/>
          <w:marTop w:val="0"/>
          <w:marBottom w:val="0"/>
          <w:divBdr>
            <w:top w:val="none" w:sz="0" w:space="0" w:color="auto"/>
            <w:left w:val="none" w:sz="0" w:space="0" w:color="auto"/>
            <w:bottom w:val="none" w:sz="0" w:space="0" w:color="auto"/>
            <w:right w:val="none" w:sz="0" w:space="0" w:color="auto"/>
          </w:divBdr>
        </w:div>
        <w:div w:id="763380334">
          <w:marLeft w:val="640"/>
          <w:marRight w:val="0"/>
          <w:marTop w:val="0"/>
          <w:marBottom w:val="0"/>
          <w:divBdr>
            <w:top w:val="none" w:sz="0" w:space="0" w:color="auto"/>
            <w:left w:val="none" w:sz="0" w:space="0" w:color="auto"/>
            <w:bottom w:val="none" w:sz="0" w:space="0" w:color="auto"/>
            <w:right w:val="none" w:sz="0" w:space="0" w:color="auto"/>
          </w:divBdr>
        </w:div>
        <w:div w:id="770249159">
          <w:marLeft w:val="640"/>
          <w:marRight w:val="0"/>
          <w:marTop w:val="0"/>
          <w:marBottom w:val="0"/>
          <w:divBdr>
            <w:top w:val="none" w:sz="0" w:space="0" w:color="auto"/>
            <w:left w:val="none" w:sz="0" w:space="0" w:color="auto"/>
            <w:bottom w:val="none" w:sz="0" w:space="0" w:color="auto"/>
            <w:right w:val="none" w:sz="0" w:space="0" w:color="auto"/>
          </w:divBdr>
        </w:div>
        <w:div w:id="830295660">
          <w:marLeft w:val="640"/>
          <w:marRight w:val="0"/>
          <w:marTop w:val="0"/>
          <w:marBottom w:val="0"/>
          <w:divBdr>
            <w:top w:val="none" w:sz="0" w:space="0" w:color="auto"/>
            <w:left w:val="none" w:sz="0" w:space="0" w:color="auto"/>
            <w:bottom w:val="none" w:sz="0" w:space="0" w:color="auto"/>
            <w:right w:val="none" w:sz="0" w:space="0" w:color="auto"/>
          </w:divBdr>
        </w:div>
        <w:div w:id="907805890">
          <w:marLeft w:val="640"/>
          <w:marRight w:val="0"/>
          <w:marTop w:val="0"/>
          <w:marBottom w:val="0"/>
          <w:divBdr>
            <w:top w:val="none" w:sz="0" w:space="0" w:color="auto"/>
            <w:left w:val="none" w:sz="0" w:space="0" w:color="auto"/>
            <w:bottom w:val="none" w:sz="0" w:space="0" w:color="auto"/>
            <w:right w:val="none" w:sz="0" w:space="0" w:color="auto"/>
          </w:divBdr>
        </w:div>
        <w:div w:id="908227179">
          <w:marLeft w:val="640"/>
          <w:marRight w:val="0"/>
          <w:marTop w:val="0"/>
          <w:marBottom w:val="0"/>
          <w:divBdr>
            <w:top w:val="none" w:sz="0" w:space="0" w:color="auto"/>
            <w:left w:val="none" w:sz="0" w:space="0" w:color="auto"/>
            <w:bottom w:val="none" w:sz="0" w:space="0" w:color="auto"/>
            <w:right w:val="none" w:sz="0" w:space="0" w:color="auto"/>
          </w:divBdr>
        </w:div>
        <w:div w:id="912007088">
          <w:marLeft w:val="640"/>
          <w:marRight w:val="0"/>
          <w:marTop w:val="0"/>
          <w:marBottom w:val="0"/>
          <w:divBdr>
            <w:top w:val="none" w:sz="0" w:space="0" w:color="auto"/>
            <w:left w:val="none" w:sz="0" w:space="0" w:color="auto"/>
            <w:bottom w:val="none" w:sz="0" w:space="0" w:color="auto"/>
            <w:right w:val="none" w:sz="0" w:space="0" w:color="auto"/>
          </w:divBdr>
        </w:div>
        <w:div w:id="995954231">
          <w:marLeft w:val="640"/>
          <w:marRight w:val="0"/>
          <w:marTop w:val="0"/>
          <w:marBottom w:val="0"/>
          <w:divBdr>
            <w:top w:val="none" w:sz="0" w:space="0" w:color="auto"/>
            <w:left w:val="none" w:sz="0" w:space="0" w:color="auto"/>
            <w:bottom w:val="none" w:sz="0" w:space="0" w:color="auto"/>
            <w:right w:val="none" w:sz="0" w:space="0" w:color="auto"/>
          </w:divBdr>
        </w:div>
        <w:div w:id="1151098717">
          <w:marLeft w:val="640"/>
          <w:marRight w:val="0"/>
          <w:marTop w:val="0"/>
          <w:marBottom w:val="0"/>
          <w:divBdr>
            <w:top w:val="none" w:sz="0" w:space="0" w:color="auto"/>
            <w:left w:val="none" w:sz="0" w:space="0" w:color="auto"/>
            <w:bottom w:val="none" w:sz="0" w:space="0" w:color="auto"/>
            <w:right w:val="none" w:sz="0" w:space="0" w:color="auto"/>
          </w:divBdr>
        </w:div>
        <w:div w:id="1181623933">
          <w:marLeft w:val="640"/>
          <w:marRight w:val="0"/>
          <w:marTop w:val="0"/>
          <w:marBottom w:val="0"/>
          <w:divBdr>
            <w:top w:val="none" w:sz="0" w:space="0" w:color="auto"/>
            <w:left w:val="none" w:sz="0" w:space="0" w:color="auto"/>
            <w:bottom w:val="none" w:sz="0" w:space="0" w:color="auto"/>
            <w:right w:val="none" w:sz="0" w:space="0" w:color="auto"/>
          </w:divBdr>
        </w:div>
        <w:div w:id="1215582571">
          <w:marLeft w:val="640"/>
          <w:marRight w:val="0"/>
          <w:marTop w:val="0"/>
          <w:marBottom w:val="0"/>
          <w:divBdr>
            <w:top w:val="none" w:sz="0" w:space="0" w:color="auto"/>
            <w:left w:val="none" w:sz="0" w:space="0" w:color="auto"/>
            <w:bottom w:val="none" w:sz="0" w:space="0" w:color="auto"/>
            <w:right w:val="none" w:sz="0" w:space="0" w:color="auto"/>
          </w:divBdr>
        </w:div>
        <w:div w:id="1296443851">
          <w:marLeft w:val="640"/>
          <w:marRight w:val="0"/>
          <w:marTop w:val="0"/>
          <w:marBottom w:val="0"/>
          <w:divBdr>
            <w:top w:val="none" w:sz="0" w:space="0" w:color="auto"/>
            <w:left w:val="none" w:sz="0" w:space="0" w:color="auto"/>
            <w:bottom w:val="none" w:sz="0" w:space="0" w:color="auto"/>
            <w:right w:val="none" w:sz="0" w:space="0" w:color="auto"/>
          </w:divBdr>
        </w:div>
        <w:div w:id="1321421691">
          <w:marLeft w:val="640"/>
          <w:marRight w:val="0"/>
          <w:marTop w:val="0"/>
          <w:marBottom w:val="0"/>
          <w:divBdr>
            <w:top w:val="none" w:sz="0" w:space="0" w:color="auto"/>
            <w:left w:val="none" w:sz="0" w:space="0" w:color="auto"/>
            <w:bottom w:val="none" w:sz="0" w:space="0" w:color="auto"/>
            <w:right w:val="none" w:sz="0" w:space="0" w:color="auto"/>
          </w:divBdr>
        </w:div>
        <w:div w:id="1360275704">
          <w:marLeft w:val="640"/>
          <w:marRight w:val="0"/>
          <w:marTop w:val="0"/>
          <w:marBottom w:val="0"/>
          <w:divBdr>
            <w:top w:val="none" w:sz="0" w:space="0" w:color="auto"/>
            <w:left w:val="none" w:sz="0" w:space="0" w:color="auto"/>
            <w:bottom w:val="none" w:sz="0" w:space="0" w:color="auto"/>
            <w:right w:val="none" w:sz="0" w:space="0" w:color="auto"/>
          </w:divBdr>
        </w:div>
        <w:div w:id="1449930747">
          <w:marLeft w:val="640"/>
          <w:marRight w:val="0"/>
          <w:marTop w:val="0"/>
          <w:marBottom w:val="0"/>
          <w:divBdr>
            <w:top w:val="none" w:sz="0" w:space="0" w:color="auto"/>
            <w:left w:val="none" w:sz="0" w:space="0" w:color="auto"/>
            <w:bottom w:val="none" w:sz="0" w:space="0" w:color="auto"/>
            <w:right w:val="none" w:sz="0" w:space="0" w:color="auto"/>
          </w:divBdr>
        </w:div>
        <w:div w:id="1489054027">
          <w:marLeft w:val="640"/>
          <w:marRight w:val="0"/>
          <w:marTop w:val="0"/>
          <w:marBottom w:val="0"/>
          <w:divBdr>
            <w:top w:val="none" w:sz="0" w:space="0" w:color="auto"/>
            <w:left w:val="none" w:sz="0" w:space="0" w:color="auto"/>
            <w:bottom w:val="none" w:sz="0" w:space="0" w:color="auto"/>
            <w:right w:val="none" w:sz="0" w:space="0" w:color="auto"/>
          </w:divBdr>
        </w:div>
        <w:div w:id="1535725220">
          <w:marLeft w:val="640"/>
          <w:marRight w:val="0"/>
          <w:marTop w:val="0"/>
          <w:marBottom w:val="0"/>
          <w:divBdr>
            <w:top w:val="none" w:sz="0" w:space="0" w:color="auto"/>
            <w:left w:val="none" w:sz="0" w:space="0" w:color="auto"/>
            <w:bottom w:val="none" w:sz="0" w:space="0" w:color="auto"/>
            <w:right w:val="none" w:sz="0" w:space="0" w:color="auto"/>
          </w:divBdr>
        </w:div>
        <w:div w:id="1754088218">
          <w:marLeft w:val="640"/>
          <w:marRight w:val="0"/>
          <w:marTop w:val="0"/>
          <w:marBottom w:val="0"/>
          <w:divBdr>
            <w:top w:val="none" w:sz="0" w:space="0" w:color="auto"/>
            <w:left w:val="none" w:sz="0" w:space="0" w:color="auto"/>
            <w:bottom w:val="none" w:sz="0" w:space="0" w:color="auto"/>
            <w:right w:val="none" w:sz="0" w:space="0" w:color="auto"/>
          </w:divBdr>
        </w:div>
        <w:div w:id="1755079751">
          <w:marLeft w:val="640"/>
          <w:marRight w:val="0"/>
          <w:marTop w:val="0"/>
          <w:marBottom w:val="0"/>
          <w:divBdr>
            <w:top w:val="none" w:sz="0" w:space="0" w:color="auto"/>
            <w:left w:val="none" w:sz="0" w:space="0" w:color="auto"/>
            <w:bottom w:val="none" w:sz="0" w:space="0" w:color="auto"/>
            <w:right w:val="none" w:sz="0" w:space="0" w:color="auto"/>
          </w:divBdr>
        </w:div>
        <w:div w:id="1847548350">
          <w:marLeft w:val="640"/>
          <w:marRight w:val="0"/>
          <w:marTop w:val="0"/>
          <w:marBottom w:val="0"/>
          <w:divBdr>
            <w:top w:val="none" w:sz="0" w:space="0" w:color="auto"/>
            <w:left w:val="none" w:sz="0" w:space="0" w:color="auto"/>
            <w:bottom w:val="none" w:sz="0" w:space="0" w:color="auto"/>
            <w:right w:val="none" w:sz="0" w:space="0" w:color="auto"/>
          </w:divBdr>
        </w:div>
        <w:div w:id="1911116982">
          <w:marLeft w:val="640"/>
          <w:marRight w:val="0"/>
          <w:marTop w:val="0"/>
          <w:marBottom w:val="0"/>
          <w:divBdr>
            <w:top w:val="none" w:sz="0" w:space="0" w:color="auto"/>
            <w:left w:val="none" w:sz="0" w:space="0" w:color="auto"/>
            <w:bottom w:val="none" w:sz="0" w:space="0" w:color="auto"/>
            <w:right w:val="none" w:sz="0" w:space="0" w:color="auto"/>
          </w:divBdr>
        </w:div>
        <w:div w:id="1935019387">
          <w:marLeft w:val="640"/>
          <w:marRight w:val="0"/>
          <w:marTop w:val="0"/>
          <w:marBottom w:val="0"/>
          <w:divBdr>
            <w:top w:val="none" w:sz="0" w:space="0" w:color="auto"/>
            <w:left w:val="none" w:sz="0" w:space="0" w:color="auto"/>
            <w:bottom w:val="none" w:sz="0" w:space="0" w:color="auto"/>
            <w:right w:val="none" w:sz="0" w:space="0" w:color="auto"/>
          </w:divBdr>
        </w:div>
        <w:div w:id="2004820716">
          <w:marLeft w:val="640"/>
          <w:marRight w:val="0"/>
          <w:marTop w:val="0"/>
          <w:marBottom w:val="0"/>
          <w:divBdr>
            <w:top w:val="none" w:sz="0" w:space="0" w:color="auto"/>
            <w:left w:val="none" w:sz="0" w:space="0" w:color="auto"/>
            <w:bottom w:val="none" w:sz="0" w:space="0" w:color="auto"/>
            <w:right w:val="none" w:sz="0" w:space="0" w:color="auto"/>
          </w:divBdr>
        </w:div>
      </w:divsChild>
    </w:div>
    <w:div w:id="138573875">
      <w:bodyDiv w:val="1"/>
      <w:marLeft w:val="0"/>
      <w:marRight w:val="0"/>
      <w:marTop w:val="0"/>
      <w:marBottom w:val="0"/>
      <w:divBdr>
        <w:top w:val="none" w:sz="0" w:space="0" w:color="auto"/>
        <w:left w:val="none" w:sz="0" w:space="0" w:color="auto"/>
        <w:bottom w:val="none" w:sz="0" w:space="0" w:color="auto"/>
        <w:right w:val="none" w:sz="0" w:space="0" w:color="auto"/>
      </w:divBdr>
      <w:divsChild>
        <w:div w:id="100154799">
          <w:marLeft w:val="640"/>
          <w:marRight w:val="0"/>
          <w:marTop w:val="0"/>
          <w:marBottom w:val="0"/>
          <w:divBdr>
            <w:top w:val="none" w:sz="0" w:space="0" w:color="auto"/>
            <w:left w:val="none" w:sz="0" w:space="0" w:color="auto"/>
            <w:bottom w:val="none" w:sz="0" w:space="0" w:color="auto"/>
            <w:right w:val="none" w:sz="0" w:space="0" w:color="auto"/>
          </w:divBdr>
        </w:div>
        <w:div w:id="120923455">
          <w:marLeft w:val="640"/>
          <w:marRight w:val="0"/>
          <w:marTop w:val="0"/>
          <w:marBottom w:val="0"/>
          <w:divBdr>
            <w:top w:val="none" w:sz="0" w:space="0" w:color="auto"/>
            <w:left w:val="none" w:sz="0" w:space="0" w:color="auto"/>
            <w:bottom w:val="none" w:sz="0" w:space="0" w:color="auto"/>
            <w:right w:val="none" w:sz="0" w:space="0" w:color="auto"/>
          </w:divBdr>
        </w:div>
        <w:div w:id="142938201">
          <w:marLeft w:val="640"/>
          <w:marRight w:val="0"/>
          <w:marTop w:val="0"/>
          <w:marBottom w:val="0"/>
          <w:divBdr>
            <w:top w:val="none" w:sz="0" w:space="0" w:color="auto"/>
            <w:left w:val="none" w:sz="0" w:space="0" w:color="auto"/>
            <w:bottom w:val="none" w:sz="0" w:space="0" w:color="auto"/>
            <w:right w:val="none" w:sz="0" w:space="0" w:color="auto"/>
          </w:divBdr>
        </w:div>
        <w:div w:id="371073832">
          <w:marLeft w:val="640"/>
          <w:marRight w:val="0"/>
          <w:marTop w:val="0"/>
          <w:marBottom w:val="0"/>
          <w:divBdr>
            <w:top w:val="none" w:sz="0" w:space="0" w:color="auto"/>
            <w:left w:val="none" w:sz="0" w:space="0" w:color="auto"/>
            <w:bottom w:val="none" w:sz="0" w:space="0" w:color="auto"/>
            <w:right w:val="none" w:sz="0" w:space="0" w:color="auto"/>
          </w:divBdr>
        </w:div>
        <w:div w:id="423494406">
          <w:marLeft w:val="640"/>
          <w:marRight w:val="0"/>
          <w:marTop w:val="0"/>
          <w:marBottom w:val="0"/>
          <w:divBdr>
            <w:top w:val="none" w:sz="0" w:space="0" w:color="auto"/>
            <w:left w:val="none" w:sz="0" w:space="0" w:color="auto"/>
            <w:bottom w:val="none" w:sz="0" w:space="0" w:color="auto"/>
            <w:right w:val="none" w:sz="0" w:space="0" w:color="auto"/>
          </w:divBdr>
        </w:div>
        <w:div w:id="551187521">
          <w:marLeft w:val="640"/>
          <w:marRight w:val="0"/>
          <w:marTop w:val="0"/>
          <w:marBottom w:val="0"/>
          <w:divBdr>
            <w:top w:val="none" w:sz="0" w:space="0" w:color="auto"/>
            <w:left w:val="none" w:sz="0" w:space="0" w:color="auto"/>
            <w:bottom w:val="none" w:sz="0" w:space="0" w:color="auto"/>
            <w:right w:val="none" w:sz="0" w:space="0" w:color="auto"/>
          </w:divBdr>
        </w:div>
        <w:div w:id="555750258">
          <w:marLeft w:val="640"/>
          <w:marRight w:val="0"/>
          <w:marTop w:val="0"/>
          <w:marBottom w:val="0"/>
          <w:divBdr>
            <w:top w:val="none" w:sz="0" w:space="0" w:color="auto"/>
            <w:left w:val="none" w:sz="0" w:space="0" w:color="auto"/>
            <w:bottom w:val="none" w:sz="0" w:space="0" w:color="auto"/>
            <w:right w:val="none" w:sz="0" w:space="0" w:color="auto"/>
          </w:divBdr>
        </w:div>
        <w:div w:id="579797016">
          <w:marLeft w:val="640"/>
          <w:marRight w:val="0"/>
          <w:marTop w:val="0"/>
          <w:marBottom w:val="0"/>
          <w:divBdr>
            <w:top w:val="none" w:sz="0" w:space="0" w:color="auto"/>
            <w:left w:val="none" w:sz="0" w:space="0" w:color="auto"/>
            <w:bottom w:val="none" w:sz="0" w:space="0" w:color="auto"/>
            <w:right w:val="none" w:sz="0" w:space="0" w:color="auto"/>
          </w:divBdr>
        </w:div>
        <w:div w:id="587924893">
          <w:marLeft w:val="640"/>
          <w:marRight w:val="0"/>
          <w:marTop w:val="0"/>
          <w:marBottom w:val="0"/>
          <w:divBdr>
            <w:top w:val="none" w:sz="0" w:space="0" w:color="auto"/>
            <w:left w:val="none" w:sz="0" w:space="0" w:color="auto"/>
            <w:bottom w:val="none" w:sz="0" w:space="0" w:color="auto"/>
            <w:right w:val="none" w:sz="0" w:space="0" w:color="auto"/>
          </w:divBdr>
        </w:div>
        <w:div w:id="633557463">
          <w:marLeft w:val="640"/>
          <w:marRight w:val="0"/>
          <w:marTop w:val="0"/>
          <w:marBottom w:val="0"/>
          <w:divBdr>
            <w:top w:val="none" w:sz="0" w:space="0" w:color="auto"/>
            <w:left w:val="none" w:sz="0" w:space="0" w:color="auto"/>
            <w:bottom w:val="none" w:sz="0" w:space="0" w:color="auto"/>
            <w:right w:val="none" w:sz="0" w:space="0" w:color="auto"/>
          </w:divBdr>
        </w:div>
        <w:div w:id="732509420">
          <w:marLeft w:val="640"/>
          <w:marRight w:val="0"/>
          <w:marTop w:val="0"/>
          <w:marBottom w:val="0"/>
          <w:divBdr>
            <w:top w:val="none" w:sz="0" w:space="0" w:color="auto"/>
            <w:left w:val="none" w:sz="0" w:space="0" w:color="auto"/>
            <w:bottom w:val="none" w:sz="0" w:space="0" w:color="auto"/>
            <w:right w:val="none" w:sz="0" w:space="0" w:color="auto"/>
          </w:divBdr>
        </w:div>
        <w:div w:id="758016498">
          <w:marLeft w:val="640"/>
          <w:marRight w:val="0"/>
          <w:marTop w:val="0"/>
          <w:marBottom w:val="0"/>
          <w:divBdr>
            <w:top w:val="none" w:sz="0" w:space="0" w:color="auto"/>
            <w:left w:val="none" w:sz="0" w:space="0" w:color="auto"/>
            <w:bottom w:val="none" w:sz="0" w:space="0" w:color="auto"/>
            <w:right w:val="none" w:sz="0" w:space="0" w:color="auto"/>
          </w:divBdr>
        </w:div>
        <w:div w:id="1012297889">
          <w:marLeft w:val="640"/>
          <w:marRight w:val="0"/>
          <w:marTop w:val="0"/>
          <w:marBottom w:val="0"/>
          <w:divBdr>
            <w:top w:val="none" w:sz="0" w:space="0" w:color="auto"/>
            <w:left w:val="none" w:sz="0" w:space="0" w:color="auto"/>
            <w:bottom w:val="none" w:sz="0" w:space="0" w:color="auto"/>
            <w:right w:val="none" w:sz="0" w:space="0" w:color="auto"/>
          </w:divBdr>
        </w:div>
        <w:div w:id="1052733373">
          <w:marLeft w:val="640"/>
          <w:marRight w:val="0"/>
          <w:marTop w:val="0"/>
          <w:marBottom w:val="0"/>
          <w:divBdr>
            <w:top w:val="none" w:sz="0" w:space="0" w:color="auto"/>
            <w:left w:val="none" w:sz="0" w:space="0" w:color="auto"/>
            <w:bottom w:val="none" w:sz="0" w:space="0" w:color="auto"/>
            <w:right w:val="none" w:sz="0" w:space="0" w:color="auto"/>
          </w:divBdr>
        </w:div>
        <w:div w:id="1053849607">
          <w:marLeft w:val="640"/>
          <w:marRight w:val="0"/>
          <w:marTop w:val="0"/>
          <w:marBottom w:val="0"/>
          <w:divBdr>
            <w:top w:val="none" w:sz="0" w:space="0" w:color="auto"/>
            <w:left w:val="none" w:sz="0" w:space="0" w:color="auto"/>
            <w:bottom w:val="none" w:sz="0" w:space="0" w:color="auto"/>
            <w:right w:val="none" w:sz="0" w:space="0" w:color="auto"/>
          </w:divBdr>
        </w:div>
        <w:div w:id="1158762721">
          <w:marLeft w:val="640"/>
          <w:marRight w:val="0"/>
          <w:marTop w:val="0"/>
          <w:marBottom w:val="0"/>
          <w:divBdr>
            <w:top w:val="none" w:sz="0" w:space="0" w:color="auto"/>
            <w:left w:val="none" w:sz="0" w:space="0" w:color="auto"/>
            <w:bottom w:val="none" w:sz="0" w:space="0" w:color="auto"/>
            <w:right w:val="none" w:sz="0" w:space="0" w:color="auto"/>
          </w:divBdr>
        </w:div>
        <w:div w:id="1203713551">
          <w:marLeft w:val="640"/>
          <w:marRight w:val="0"/>
          <w:marTop w:val="0"/>
          <w:marBottom w:val="0"/>
          <w:divBdr>
            <w:top w:val="none" w:sz="0" w:space="0" w:color="auto"/>
            <w:left w:val="none" w:sz="0" w:space="0" w:color="auto"/>
            <w:bottom w:val="none" w:sz="0" w:space="0" w:color="auto"/>
            <w:right w:val="none" w:sz="0" w:space="0" w:color="auto"/>
          </w:divBdr>
        </w:div>
        <w:div w:id="1212040671">
          <w:marLeft w:val="640"/>
          <w:marRight w:val="0"/>
          <w:marTop w:val="0"/>
          <w:marBottom w:val="0"/>
          <w:divBdr>
            <w:top w:val="none" w:sz="0" w:space="0" w:color="auto"/>
            <w:left w:val="none" w:sz="0" w:space="0" w:color="auto"/>
            <w:bottom w:val="none" w:sz="0" w:space="0" w:color="auto"/>
            <w:right w:val="none" w:sz="0" w:space="0" w:color="auto"/>
          </w:divBdr>
        </w:div>
        <w:div w:id="1251548846">
          <w:marLeft w:val="640"/>
          <w:marRight w:val="0"/>
          <w:marTop w:val="0"/>
          <w:marBottom w:val="0"/>
          <w:divBdr>
            <w:top w:val="none" w:sz="0" w:space="0" w:color="auto"/>
            <w:left w:val="none" w:sz="0" w:space="0" w:color="auto"/>
            <w:bottom w:val="none" w:sz="0" w:space="0" w:color="auto"/>
            <w:right w:val="none" w:sz="0" w:space="0" w:color="auto"/>
          </w:divBdr>
        </w:div>
        <w:div w:id="1261714949">
          <w:marLeft w:val="640"/>
          <w:marRight w:val="0"/>
          <w:marTop w:val="0"/>
          <w:marBottom w:val="0"/>
          <w:divBdr>
            <w:top w:val="none" w:sz="0" w:space="0" w:color="auto"/>
            <w:left w:val="none" w:sz="0" w:space="0" w:color="auto"/>
            <w:bottom w:val="none" w:sz="0" w:space="0" w:color="auto"/>
            <w:right w:val="none" w:sz="0" w:space="0" w:color="auto"/>
          </w:divBdr>
        </w:div>
        <w:div w:id="1276211405">
          <w:marLeft w:val="640"/>
          <w:marRight w:val="0"/>
          <w:marTop w:val="0"/>
          <w:marBottom w:val="0"/>
          <w:divBdr>
            <w:top w:val="none" w:sz="0" w:space="0" w:color="auto"/>
            <w:left w:val="none" w:sz="0" w:space="0" w:color="auto"/>
            <w:bottom w:val="none" w:sz="0" w:space="0" w:color="auto"/>
            <w:right w:val="none" w:sz="0" w:space="0" w:color="auto"/>
          </w:divBdr>
        </w:div>
        <w:div w:id="1392267243">
          <w:marLeft w:val="640"/>
          <w:marRight w:val="0"/>
          <w:marTop w:val="0"/>
          <w:marBottom w:val="0"/>
          <w:divBdr>
            <w:top w:val="none" w:sz="0" w:space="0" w:color="auto"/>
            <w:left w:val="none" w:sz="0" w:space="0" w:color="auto"/>
            <w:bottom w:val="none" w:sz="0" w:space="0" w:color="auto"/>
            <w:right w:val="none" w:sz="0" w:space="0" w:color="auto"/>
          </w:divBdr>
        </w:div>
        <w:div w:id="1520855841">
          <w:marLeft w:val="640"/>
          <w:marRight w:val="0"/>
          <w:marTop w:val="0"/>
          <w:marBottom w:val="0"/>
          <w:divBdr>
            <w:top w:val="none" w:sz="0" w:space="0" w:color="auto"/>
            <w:left w:val="none" w:sz="0" w:space="0" w:color="auto"/>
            <w:bottom w:val="none" w:sz="0" w:space="0" w:color="auto"/>
            <w:right w:val="none" w:sz="0" w:space="0" w:color="auto"/>
          </w:divBdr>
        </w:div>
        <w:div w:id="1630284073">
          <w:marLeft w:val="640"/>
          <w:marRight w:val="0"/>
          <w:marTop w:val="0"/>
          <w:marBottom w:val="0"/>
          <w:divBdr>
            <w:top w:val="none" w:sz="0" w:space="0" w:color="auto"/>
            <w:left w:val="none" w:sz="0" w:space="0" w:color="auto"/>
            <w:bottom w:val="none" w:sz="0" w:space="0" w:color="auto"/>
            <w:right w:val="none" w:sz="0" w:space="0" w:color="auto"/>
          </w:divBdr>
        </w:div>
        <w:div w:id="1643577999">
          <w:marLeft w:val="640"/>
          <w:marRight w:val="0"/>
          <w:marTop w:val="0"/>
          <w:marBottom w:val="0"/>
          <w:divBdr>
            <w:top w:val="none" w:sz="0" w:space="0" w:color="auto"/>
            <w:left w:val="none" w:sz="0" w:space="0" w:color="auto"/>
            <w:bottom w:val="none" w:sz="0" w:space="0" w:color="auto"/>
            <w:right w:val="none" w:sz="0" w:space="0" w:color="auto"/>
          </w:divBdr>
        </w:div>
        <w:div w:id="1720015377">
          <w:marLeft w:val="640"/>
          <w:marRight w:val="0"/>
          <w:marTop w:val="0"/>
          <w:marBottom w:val="0"/>
          <w:divBdr>
            <w:top w:val="none" w:sz="0" w:space="0" w:color="auto"/>
            <w:left w:val="none" w:sz="0" w:space="0" w:color="auto"/>
            <w:bottom w:val="none" w:sz="0" w:space="0" w:color="auto"/>
            <w:right w:val="none" w:sz="0" w:space="0" w:color="auto"/>
          </w:divBdr>
        </w:div>
        <w:div w:id="1735622499">
          <w:marLeft w:val="640"/>
          <w:marRight w:val="0"/>
          <w:marTop w:val="0"/>
          <w:marBottom w:val="0"/>
          <w:divBdr>
            <w:top w:val="none" w:sz="0" w:space="0" w:color="auto"/>
            <w:left w:val="none" w:sz="0" w:space="0" w:color="auto"/>
            <w:bottom w:val="none" w:sz="0" w:space="0" w:color="auto"/>
            <w:right w:val="none" w:sz="0" w:space="0" w:color="auto"/>
          </w:divBdr>
        </w:div>
        <w:div w:id="1745371639">
          <w:marLeft w:val="640"/>
          <w:marRight w:val="0"/>
          <w:marTop w:val="0"/>
          <w:marBottom w:val="0"/>
          <w:divBdr>
            <w:top w:val="none" w:sz="0" w:space="0" w:color="auto"/>
            <w:left w:val="none" w:sz="0" w:space="0" w:color="auto"/>
            <w:bottom w:val="none" w:sz="0" w:space="0" w:color="auto"/>
            <w:right w:val="none" w:sz="0" w:space="0" w:color="auto"/>
          </w:divBdr>
        </w:div>
        <w:div w:id="1747918103">
          <w:marLeft w:val="640"/>
          <w:marRight w:val="0"/>
          <w:marTop w:val="0"/>
          <w:marBottom w:val="0"/>
          <w:divBdr>
            <w:top w:val="none" w:sz="0" w:space="0" w:color="auto"/>
            <w:left w:val="none" w:sz="0" w:space="0" w:color="auto"/>
            <w:bottom w:val="none" w:sz="0" w:space="0" w:color="auto"/>
            <w:right w:val="none" w:sz="0" w:space="0" w:color="auto"/>
          </w:divBdr>
        </w:div>
        <w:div w:id="1789933238">
          <w:marLeft w:val="640"/>
          <w:marRight w:val="0"/>
          <w:marTop w:val="0"/>
          <w:marBottom w:val="0"/>
          <w:divBdr>
            <w:top w:val="none" w:sz="0" w:space="0" w:color="auto"/>
            <w:left w:val="none" w:sz="0" w:space="0" w:color="auto"/>
            <w:bottom w:val="none" w:sz="0" w:space="0" w:color="auto"/>
            <w:right w:val="none" w:sz="0" w:space="0" w:color="auto"/>
          </w:divBdr>
        </w:div>
        <w:div w:id="1826974960">
          <w:marLeft w:val="640"/>
          <w:marRight w:val="0"/>
          <w:marTop w:val="0"/>
          <w:marBottom w:val="0"/>
          <w:divBdr>
            <w:top w:val="none" w:sz="0" w:space="0" w:color="auto"/>
            <w:left w:val="none" w:sz="0" w:space="0" w:color="auto"/>
            <w:bottom w:val="none" w:sz="0" w:space="0" w:color="auto"/>
            <w:right w:val="none" w:sz="0" w:space="0" w:color="auto"/>
          </w:divBdr>
        </w:div>
        <w:div w:id="1828400863">
          <w:marLeft w:val="640"/>
          <w:marRight w:val="0"/>
          <w:marTop w:val="0"/>
          <w:marBottom w:val="0"/>
          <w:divBdr>
            <w:top w:val="none" w:sz="0" w:space="0" w:color="auto"/>
            <w:left w:val="none" w:sz="0" w:space="0" w:color="auto"/>
            <w:bottom w:val="none" w:sz="0" w:space="0" w:color="auto"/>
            <w:right w:val="none" w:sz="0" w:space="0" w:color="auto"/>
          </w:divBdr>
        </w:div>
        <w:div w:id="1860659796">
          <w:marLeft w:val="640"/>
          <w:marRight w:val="0"/>
          <w:marTop w:val="0"/>
          <w:marBottom w:val="0"/>
          <w:divBdr>
            <w:top w:val="none" w:sz="0" w:space="0" w:color="auto"/>
            <w:left w:val="none" w:sz="0" w:space="0" w:color="auto"/>
            <w:bottom w:val="none" w:sz="0" w:space="0" w:color="auto"/>
            <w:right w:val="none" w:sz="0" w:space="0" w:color="auto"/>
          </w:divBdr>
        </w:div>
        <w:div w:id="1904245635">
          <w:marLeft w:val="640"/>
          <w:marRight w:val="0"/>
          <w:marTop w:val="0"/>
          <w:marBottom w:val="0"/>
          <w:divBdr>
            <w:top w:val="none" w:sz="0" w:space="0" w:color="auto"/>
            <w:left w:val="none" w:sz="0" w:space="0" w:color="auto"/>
            <w:bottom w:val="none" w:sz="0" w:space="0" w:color="auto"/>
            <w:right w:val="none" w:sz="0" w:space="0" w:color="auto"/>
          </w:divBdr>
        </w:div>
        <w:div w:id="1999651629">
          <w:marLeft w:val="640"/>
          <w:marRight w:val="0"/>
          <w:marTop w:val="0"/>
          <w:marBottom w:val="0"/>
          <w:divBdr>
            <w:top w:val="none" w:sz="0" w:space="0" w:color="auto"/>
            <w:left w:val="none" w:sz="0" w:space="0" w:color="auto"/>
            <w:bottom w:val="none" w:sz="0" w:space="0" w:color="auto"/>
            <w:right w:val="none" w:sz="0" w:space="0" w:color="auto"/>
          </w:divBdr>
        </w:div>
      </w:divsChild>
    </w:div>
    <w:div w:id="179243846">
      <w:bodyDiv w:val="1"/>
      <w:marLeft w:val="0"/>
      <w:marRight w:val="0"/>
      <w:marTop w:val="0"/>
      <w:marBottom w:val="0"/>
      <w:divBdr>
        <w:top w:val="none" w:sz="0" w:space="0" w:color="auto"/>
        <w:left w:val="none" w:sz="0" w:space="0" w:color="auto"/>
        <w:bottom w:val="none" w:sz="0" w:space="0" w:color="auto"/>
        <w:right w:val="none" w:sz="0" w:space="0" w:color="auto"/>
      </w:divBdr>
      <w:divsChild>
        <w:div w:id="64299316">
          <w:marLeft w:val="640"/>
          <w:marRight w:val="0"/>
          <w:marTop w:val="0"/>
          <w:marBottom w:val="0"/>
          <w:divBdr>
            <w:top w:val="none" w:sz="0" w:space="0" w:color="auto"/>
            <w:left w:val="none" w:sz="0" w:space="0" w:color="auto"/>
            <w:bottom w:val="none" w:sz="0" w:space="0" w:color="auto"/>
            <w:right w:val="none" w:sz="0" w:space="0" w:color="auto"/>
          </w:divBdr>
        </w:div>
        <w:div w:id="68428145">
          <w:marLeft w:val="640"/>
          <w:marRight w:val="0"/>
          <w:marTop w:val="0"/>
          <w:marBottom w:val="0"/>
          <w:divBdr>
            <w:top w:val="none" w:sz="0" w:space="0" w:color="auto"/>
            <w:left w:val="none" w:sz="0" w:space="0" w:color="auto"/>
            <w:bottom w:val="none" w:sz="0" w:space="0" w:color="auto"/>
            <w:right w:val="none" w:sz="0" w:space="0" w:color="auto"/>
          </w:divBdr>
        </w:div>
        <w:div w:id="86318548">
          <w:marLeft w:val="640"/>
          <w:marRight w:val="0"/>
          <w:marTop w:val="0"/>
          <w:marBottom w:val="0"/>
          <w:divBdr>
            <w:top w:val="none" w:sz="0" w:space="0" w:color="auto"/>
            <w:left w:val="none" w:sz="0" w:space="0" w:color="auto"/>
            <w:bottom w:val="none" w:sz="0" w:space="0" w:color="auto"/>
            <w:right w:val="none" w:sz="0" w:space="0" w:color="auto"/>
          </w:divBdr>
        </w:div>
        <w:div w:id="141968289">
          <w:marLeft w:val="640"/>
          <w:marRight w:val="0"/>
          <w:marTop w:val="0"/>
          <w:marBottom w:val="0"/>
          <w:divBdr>
            <w:top w:val="none" w:sz="0" w:space="0" w:color="auto"/>
            <w:left w:val="none" w:sz="0" w:space="0" w:color="auto"/>
            <w:bottom w:val="none" w:sz="0" w:space="0" w:color="auto"/>
            <w:right w:val="none" w:sz="0" w:space="0" w:color="auto"/>
          </w:divBdr>
        </w:div>
        <w:div w:id="283074713">
          <w:marLeft w:val="640"/>
          <w:marRight w:val="0"/>
          <w:marTop w:val="0"/>
          <w:marBottom w:val="0"/>
          <w:divBdr>
            <w:top w:val="none" w:sz="0" w:space="0" w:color="auto"/>
            <w:left w:val="none" w:sz="0" w:space="0" w:color="auto"/>
            <w:bottom w:val="none" w:sz="0" w:space="0" w:color="auto"/>
            <w:right w:val="none" w:sz="0" w:space="0" w:color="auto"/>
          </w:divBdr>
        </w:div>
        <w:div w:id="307827966">
          <w:marLeft w:val="640"/>
          <w:marRight w:val="0"/>
          <w:marTop w:val="0"/>
          <w:marBottom w:val="0"/>
          <w:divBdr>
            <w:top w:val="none" w:sz="0" w:space="0" w:color="auto"/>
            <w:left w:val="none" w:sz="0" w:space="0" w:color="auto"/>
            <w:bottom w:val="none" w:sz="0" w:space="0" w:color="auto"/>
            <w:right w:val="none" w:sz="0" w:space="0" w:color="auto"/>
          </w:divBdr>
        </w:div>
        <w:div w:id="346754628">
          <w:marLeft w:val="640"/>
          <w:marRight w:val="0"/>
          <w:marTop w:val="0"/>
          <w:marBottom w:val="0"/>
          <w:divBdr>
            <w:top w:val="none" w:sz="0" w:space="0" w:color="auto"/>
            <w:left w:val="none" w:sz="0" w:space="0" w:color="auto"/>
            <w:bottom w:val="none" w:sz="0" w:space="0" w:color="auto"/>
            <w:right w:val="none" w:sz="0" w:space="0" w:color="auto"/>
          </w:divBdr>
        </w:div>
        <w:div w:id="400687181">
          <w:marLeft w:val="640"/>
          <w:marRight w:val="0"/>
          <w:marTop w:val="0"/>
          <w:marBottom w:val="0"/>
          <w:divBdr>
            <w:top w:val="none" w:sz="0" w:space="0" w:color="auto"/>
            <w:left w:val="none" w:sz="0" w:space="0" w:color="auto"/>
            <w:bottom w:val="none" w:sz="0" w:space="0" w:color="auto"/>
            <w:right w:val="none" w:sz="0" w:space="0" w:color="auto"/>
          </w:divBdr>
        </w:div>
        <w:div w:id="438529584">
          <w:marLeft w:val="640"/>
          <w:marRight w:val="0"/>
          <w:marTop w:val="0"/>
          <w:marBottom w:val="0"/>
          <w:divBdr>
            <w:top w:val="none" w:sz="0" w:space="0" w:color="auto"/>
            <w:left w:val="none" w:sz="0" w:space="0" w:color="auto"/>
            <w:bottom w:val="none" w:sz="0" w:space="0" w:color="auto"/>
            <w:right w:val="none" w:sz="0" w:space="0" w:color="auto"/>
          </w:divBdr>
        </w:div>
        <w:div w:id="473376968">
          <w:marLeft w:val="640"/>
          <w:marRight w:val="0"/>
          <w:marTop w:val="0"/>
          <w:marBottom w:val="0"/>
          <w:divBdr>
            <w:top w:val="none" w:sz="0" w:space="0" w:color="auto"/>
            <w:left w:val="none" w:sz="0" w:space="0" w:color="auto"/>
            <w:bottom w:val="none" w:sz="0" w:space="0" w:color="auto"/>
            <w:right w:val="none" w:sz="0" w:space="0" w:color="auto"/>
          </w:divBdr>
        </w:div>
        <w:div w:id="512229914">
          <w:marLeft w:val="640"/>
          <w:marRight w:val="0"/>
          <w:marTop w:val="0"/>
          <w:marBottom w:val="0"/>
          <w:divBdr>
            <w:top w:val="none" w:sz="0" w:space="0" w:color="auto"/>
            <w:left w:val="none" w:sz="0" w:space="0" w:color="auto"/>
            <w:bottom w:val="none" w:sz="0" w:space="0" w:color="auto"/>
            <w:right w:val="none" w:sz="0" w:space="0" w:color="auto"/>
          </w:divBdr>
        </w:div>
        <w:div w:id="596526897">
          <w:marLeft w:val="640"/>
          <w:marRight w:val="0"/>
          <w:marTop w:val="0"/>
          <w:marBottom w:val="0"/>
          <w:divBdr>
            <w:top w:val="none" w:sz="0" w:space="0" w:color="auto"/>
            <w:left w:val="none" w:sz="0" w:space="0" w:color="auto"/>
            <w:bottom w:val="none" w:sz="0" w:space="0" w:color="auto"/>
            <w:right w:val="none" w:sz="0" w:space="0" w:color="auto"/>
          </w:divBdr>
        </w:div>
        <w:div w:id="668024500">
          <w:marLeft w:val="640"/>
          <w:marRight w:val="0"/>
          <w:marTop w:val="0"/>
          <w:marBottom w:val="0"/>
          <w:divBdr>
            <w:top w:val="none" w:sz="0" w:space="0" w:color="auto"/>
            <w:left w:val="none" w:sz="0" w:space="0" w:color="auto"/>
            <w:bottom w:val="none" w:sz="0" w:space="0" w:color="auto"/>
            <w:right w:val="none" w:sz="0" w:space="0" w:color="auto"/>
          </w:divBdr>
        </w:div>
        <w:div w:id="719671015">
          <w:marLeft w:val="640"/>
          <w:marRight w:val="0"/>
          <w:marTop w:val="0"/>
          <w:marBottom w:val="0"/>
          <w:divBdr>
            <w:top w:val="none" w:sz="0" w:space="0" w:color="auto"/>
            <w:left w:val="none" w:sz="0" w:space="0" w:color="auto"/>
            <w:bottom w:val="none" w:sz="0" w:space="0" w:color="auto"/>
            <w:right w:val="none" w:sz="0" w:space="0" w:color="auto"/>
          </w:divBdr>
        </w:div>
        <w:div w:id="720177765">
          <w:marLeft w:val="640"/>
          <w:marRight w:val="0"/>
          <w:marTop w:val="0"/>
          <w:marBottom w:val="0"/>
          <w:divBdr>
            <w:top w:val="none" w:sz="0" w:space="0" w:color="auto"/>
            <w:left w:val="none" w:sz="0" w:space="0" w:color="auto"/>
            <w:bottom w:val="none" w:sz="0" w:space="0" w:color="auto"/>
            <w:right w:val="none" w:sz="0" w:space="0" w:color="auto"/>
          </w:divBdr>
        </w:div>
        <w:div w:id="741176750">
          <w:marLeft w:val="640"/>
          <w:marRight w:val="0"/>
          <w:marTop w:val="0"/>
          <w:marBottom w:val="0"/>
          <w:divBdr>
            <w:top w:val="none" w:sz="0" w:space="0" w:color="auto"/>
            <w:left w:val="none" w:sz="0" w:space="0" w:color="auto"/>
            <w:bottom w:val="none" w:sz="0" w:space="0" w:color="auto"/>
            <w:right w:val="none" w:sz="0" w:space="0" w:color="auto"/>
          </w:divBdr>
        </w:div>
        <w:div w:id="901405958">
          <w:marLeft w:val="640"/>
          <w:marRight w:val="0"/>
          <w:marTop w:val="0"/>
          <w:marBottom w:val="0"/>
          <w:divBdr>
            <w:top w:val="none" w:sz="0" w:space="0" w:color="auto"/>
            <w:left w:val="none" w:sz="0" w:space="0" w:color="auto"/>
            <w:bottom w:val="none" w:sz="0" w:space="0" w:color="auto"/>
            <w:right w:val="none" w:sz="0" w:space="0" w:color="auto"/>
          </w:divBdr>
        </w:div>
        <w:div w:id="927231087">
          <w:marLeft w:val="640"/>
          <w:marRight w:val="0"/>
          <w:marTop w:val="0"/>
          <w:marBottom w:val="0"/>
          <w:divBdr>
            <w:top w:val="none" w:sz="0" w:space="0" w:color="auto"/>
            <w:left w:val="none" w:sz="0" w:space="0" w:color="auto"/>
            <w:bottom w:val="none" w:sz="0" w:space="0" w:color="auto"/>
            <w:right w:val="none" w:sz="0" w:space="0" w:color="auto"/>
          </w:divBdr>
        </w:div>
        <w:div w:id="931350867">
          <w:marLeft w:val="640"/>
          <w:marRight w:val="0"/>
          <w:marTop w:val="0"/>
          <w:marBottom w:val="0"/>
          <w:divBdr>
            <w:top w:val="none" w:sz="0" w:space="0" w:color="auto"/>
            <w:left w:val="none" w:sz="0" w:space="0" w:color="auto"/>
            <w:bottom w:val="none" w:sz="0" w:space="0" w:color="auto"/>
            <w:right w:val="none" w:sz="0" w:space="0" w:color="auto"/>
          </w:divBdr>
        </w:div>
        <w:div w:id="1005398786">
          <w:marLeft w:val="640"/>
          <w:marRight w:val="0"/>
          <w:marTop w:val="0"/>
          <w:marBottom w:val="0"/>
          <w:divBdr>
            <w:top w:val="none" w:sz="0" w:space="0" w:color="auto"/>
            <w:left w:val="none" w:sz="0" w:space="0" w:color="auto"/>
            <w:bottom w:val="none" w:sz="0" w:space="0" w:color="auto"/>
            <w:right w:val="none" w:sz="0" w:space="0" w:color="auto"/>
          </w:divBdr>
        </w:div>
        <w:div w:id="1035083295">
          <w:marLeft w:val="640"/>
          <w:marRight w:val="0"/>
          <w:marTop w:val="0"/>
          <w:marBottom w:val="0"/>
          <w:divBdr>
            <w:top w:val="none" w:sz="0" w:space="0" w:color="auto"/>
            <w:left w:val="none" w:sz="0" w:space="0" w:color="auto"/>
            <w:bottom w:val="none" w:sz="0" w:space="0" w:color="auto"/>
            <w:right w:val="none" w:sz="0" w:space="0" w:color="auto"/>
          </w:divBdr>
        </w:div>
        <w:div w:id="1036080180">
          <w:marLeft w:val="640"/>
          <w:marRight w:val="0"/>
          <w:marTop w:val="0"/>
          <w:marBottom w:val="0"/>
          <w:divBdr>
            <w:top w:val="none" w:sz="0" w:space="0" w:color="auto"/>
            <w:left w:val="none" w:sz="0" w:space="0" w:color="auto"/>
            <w:bottom w:val="none" w:sz="0" w:space="0" w:color="auto"/>
            <w:right w:val="none" w:sz="0" w:space="0" w:color="auto"/>
          </w:divBdr>
        </w:div>
        <w:div w:id="1289387192">
          <w:marLeft w:val="640"/>
          <w:marRight w:val="0"/>
          <w:marTop w:val="0"/>
          <w:marBottom w:val="0"/>
          <w:divBdr>
            <w:top w:val="none" w:sz="0" w:space="0" w:color="auto"/>
            <w:left w:val="none" w:sz="0" w:space="0" w:color="auto"/>
            <w:bottom w:val="none" w:sz="0" w:space="0" w:color="auto"/>
            <w:right w:val="none" w:sz="0" w:space="0" w:color="auto"/>
          </w:divBdr>
        </w:div>
        <w:div w:id="1375351649">
          <w:marLeft w:val="640"/>
          <w:marRight w:val="0"/>
          <w:marTop w:val="0"/>
          <w:marBottom w:val="0"/>
          <w:divBdr>
            <w:top w:val="none" w:sz="0" w:space="0" w:color="auto"/>
            <w:left w:val="none" w:sz="0" w:space="0" w:color="auto"/>
            <w:bottom w:val="none" w:sz="0" w:space="0" w:color="auto"/>
            <w:right w:val="none" w:sz="0" w:space="0" w:color="auto"/>
          </w:divBdr>
        </w:div>
        <w:div w:id="1378434256">
          <w:marLeft w:val="640"/>
          <w:marRight w:val="0"/>
          <w:marTop w:val="0"/>
          <w:marBottom w:val="0"/>
          <w:divBdr>
            <w:top w:val="none" w:sz="0" w:space="0" w:color="auto"/>
            <w:left w:val="none" w:sz="0" w:space="0" w:color="auto"/>
            <w:bottom w:val="none" w:sz="0" w:space="0" w:color="auto"/>
            <w:right w:val="none" w:sz="0" w:space="0" w:color="auto"/>
          </w:divBdr>
        </w:div>
        <w:div w:id="1384404490">
          <w:marLeft w:val="640"/>
          <w:marRight w:val="0"/>
          <w:marTop w:val="0"/>
          <w:marBottom w:val="0"/>
          <w:divBdr>
            <w:top w:val="none" w:sz="0" w:space="0" w:color="auto"/>
            <w:left w:val="none" w:sz="0" w:space="0" w:color="auto"/>
            <w:bottom w:val="none" w:sz="0" w:space="0" w:color="auto"/>
            <w:right w:val="none" w:sz="0" w:space="0" w:color="auto"/>
          </w:divBdr>
        </w:div>
        <w:div w:id="1441222410">
          <w:marLeft w:val="640"/>
          <w:marRight w:val="0"/>
          <w:marTop w:val="0"/>
          <w:marBottom w:val="0"/>
          <w:divBdr>
            <w:top w:val="none" w:sz="0" w:space="0" w:color="auto"/>
            <w:left w:val="none" w:sz="0" w:space="0" w:color="auto"/>
            <w:bottom w:val="none" w:sz="0" w:space="0" w:color="auto"/>
            <w:right w:val="none" w:sz="0" w:space="0" w:color="auto"/>
          </w:divBdr>
        </w:div>
        <w:div w:id="1453598637">
          <w:marLeft w:val="640"/>
          <w:marRight w:val="0"/>
          <w:marTop w:val="0"/>
          <w:marBottom w:val="0"/>
          <w:divBdr>
            <w:top w:val="none" w:sz="0" w:space="0" w:color="auto"/>
            <w:left w:val="none" w:sz="0" w:space="0" w:color="auto"/>
            <w:bottom w:val="none" w:sz="0" w:space="0" w:color="auto"/>
            <w:right w:val="none" w:sz="0" w:space="0" w:color="auto"/>
          </w:divBdr>
        </w:div>
        <w:div w:id="1577284125">
          <w:marLeft w:val="640"/>
          <w:marRight w:val="0"/>
          <w:marTop w:val="0"/>
          <w:marBottom w:val="0"/>
          <w:divBdr>
            <w:top w:val="none" w:sz="0" w:space="0" w:color="auto"/>
            <w:left w:val="none" w:sz="0" w:space="0" w:color="auto"/>
            <w:bottom w:val="none" w:sz="0" w:space="0" w:color="auto"/>
            <w:right w:val="none" w:sz="0" w:space="0" w:color="auto"/>
          </w:divBdr>
        </w:div>
        <w:div w:id="1724326858">
          <w:marLeft w:val="640"/>
          <w:marRight w:val="0"/>
          <w:marTop w:val="0"/>
          <w:marBottom w:val="0"/>
          <w:divBdr>
            <w:top w:val="none" w:sz="0" w:space="0" w:color="auto"/>
            <w:left w:val="none" w:sz="0" w:space="0" w:color="auto"/>
            <w:bottom w:val="none" w:sz="0" w:space="0" w:color="auto"/>
            <w:right w:val="none" w:sz="0" w:space="0" w:color="auto"/>
          </w:divBdr>
        </w:div>
        <w:div w:id="1795757879">
          <w:marLeft w:val="640"/>
          <w:marRight w:val="0"/>
          <w:marTop w:val="0"/>
          <w:marBottom w:val="0"/>
          <w:divBdr>
            <w:top w:val="none" w:sz="0" w:space="0" w:color="auto"/>
            <w:left w:val="none" w:sz="0" w:space="0" w:color="auto"/>
            <w:bottom w:val="none" w:sz="0" w:space="0" w:color="auto"/>
            <w:right w:val="none" w:sz="0" w:space="0" w:color="auto"/>
          </w:divBdr>
        </w:div>
        <w:div w:id="1822191740">
          <w:marLeft w:val="640"/>
          <w:marRight w:val="0"/>
          <w:marTop w:val="0"/>
          <w:marBottom w:val="0"/>
          <w:divBdr>
            <w:top w:val="none" w:sz="0" w:space="0" w:color="auto"/>
            <w:left w:val="none" w:sz="0" w:space="0" w:color="auto"/>
            <w:bottom w:val="none" w:sz="0" w:space="0" w:color="auto"/>
            <w:right w:val="none" w:sz="0" w:space="0" w:color="auto"/>
          </w:divBdr>
        </w:div>
        <w:div w:id="1955166055">
          <w:marLeft w:val="640"/>
          <w:marRight w:val="0"/>
          <w:marTop w:val="0"/>
          <w:marBottom w:val="0"/>
          <w:divBdr>
            <w:top w:val="none" w:sz="0" w:space="0" w:color="auto"/>
            <w:left w:val="none" w:sz="0" w:space="0" w:color="auto"/>
            <w:bottom w:val="none" w:sz="0" w:space="0" w:color="auto"/>
            <w:right w:val="none" w:sz="0" w:space="0" w:color="auto"/>
          </w:divBdr>
        </w:div>
        <w:div w:id="2001618401">
          <w:marLeft w:val="640"/>
          <w:marRight w:val="0"/>
          <w:marTop w:val="0"/>
          <w:marBottom w:val="0"/>
          <w:divBdr>
            <w:top w:val="none" w:sz="0" w:space="0" w:color="auto"/>
            <w:left w:val="none" w:sz="0" w:space="0" w:color="auto"/>
            <w:bottom w:val="none" w:sz="0" w:space="0" w:color="auto"/>
            <w:right w:val="none" w:sz="0" w:space="0" w:color="auto"/>
          </w:divBdr>
        </w:div>
        <w:div w:id="2023555379">
          <w:marLeft w:val="640"/>
          <w:marRight w:val="0"/>
          <w:marTop w:val="0"/>
          <w:marBottom w:val="0"/>
          <w:divBdr>
            <w:top w:val="none" w:sz="0" w:space="0" w:color="auto"/>
            <w:left w:val="none" w:sz="0" w:space="0" w:color="auto"/>
            <w:bottom w:val="none" w:sz="0" w:space="0" w:color="auto"/>
            <w:right w:val="none" w:sz="0" w:space="0" w:color="auto"/>
          </w:divBdr>
        </w:div>
        <w:div w:id="2134057566">
          <w:marLeft w:val="640"/>
          <w:marRight w:val="0"/>
          <w:marTop w:val="0"/>
          <w:marBottom w:val="0"/>
          <w:divBdr>
            <w:top w:val="none" w:sz="0" w:space="0" w:color="auto"/>
            <w:left w:val="none" w:sz="0" w:space="0" w:color="auto"/>
            <w:bottom w:val="none" w:sz="0" w:space="0" w:color="auto"/>
            <w:right w:val="none" w:sz="0" w:space="0" w:color="auto"/>
          </w:divBdr>
        </w:div>
      </w:divsChild>
    </w:div>
    <w:div w:id="601953699">
      <w:bodyDiv w:val="1"/>
      <w:marLeft w:val="0"/>
      <w:marRight w:val="0"/>
      <w:marTop w:val="0"/>
      <w:marBottom w:val="0"/>
      <w:divBdr>
        <w:top w:val="none" w:sz="0" w:space="0" w:color="auto"/>
        <w:left w:val="none" w:sz="0" w:space="0" w:color="auto"/>
        <w:bottom w:val="none" w:sz="0" w:space="0" w:color="auto"/>
        <w:right w:val="none" w:sz="0" w:space="0" w:color="auto"/>
      </w:divBdr>
      <w:divsChild>
        <w:div w:id="48959320">
          <w:marLeft w:val="640"/>
          <w:marRight w:val="0"/>
          <w:marTop w:val="0"/>
          <w:marBottom w:val="0"/>
          <w:divBdr>
            <w:top w:val="none" w:sz="0" w:space="0" w:color="auto"/>
            <w:left w:val="none" w:sz="0" w:space="0" w:color="auto"/>
            <w:bottom w:val="none" w:sz="0" w:space="0" w:color="auto"/>
            <w:right w:val="none" w:sz="0" w:space="0" w:color="auto"/>
          </w:divBdr>
        </w:div>
        <w:div w:id="70153507">
          <w:marLeft w:val="640"/>
          <w:marRight w:val="0"/>
          <w:marTop w:val="0"/>
          <w:marBottom w:val="0"/>
          <w:divBdr>
            <w:top w:val="none" w:sz="0" w:space="0" w:color="auto"/>
            <w:left w:val="none" w:sz="0" w:space="0" w:color="auto"/>
            <w:bottom w:val="none" w:sz="0" w:space="0" w:color="auto"/>
            <w:right w:val="none" w:sz="0" w:space="0" w:color="auto"/>
          </w:divBdr>
        </w:div>
        <w:div w:id="107510792">
          <w:marLeft w:val="640"/>
          <w:marRight w:val="0"/>
          <w:marTop w:val="0"/>
          <w:marBottom w:val="0"/>
          <w:divBdr>
            <w:top w:val="none" w:sz="0" w:space="0" w:color="auto"/>
            <w:left w:val="none" w:sz="0" w:space="0" w:color="auto"/>
            <w:bottom w:val="none" w:sz="0" w:space="0" w:color="auto"/>
            <w:right w:val="none" w:sz="0" w:space="0" w:color="auto"/>
          </w:divBdr>
        </w:div>
        <w:div w:id="169492703">
          <w:marLeft w:val="640"/>
          <w:marRight w:val="0"/>
          <w:marTop w:val="0"/>
          <w:marBottom w:val="0"/>
          <w:divBdr>
            <w:top w:val="none" w:sz="0" w:space="0" w:color="auto"/>
            <w:left w:val="none" w:sz="0" w:space="0" w:color="auto"/>
            <w:bottom w:val="none" w:sz="0" w:space="0" w:color="auto"/>
            <w:right w:val="none" w:sz="0" w:space="0" w:color="auto"/>
          </w:divBdr>
        </w:div>
        <w:div w:id="184290619">
          <w:marLeft w:val="640"/>
          <w:marRight w:val="0"/>
          <w:marTop w:val="0"/>
          <w:marBottom w:val="0"/>
          <w:divBdr>
            <w:top w:val="none" w:sz="0" w:space="0" w:color="auto"/>
            <w:left w:val="none" w:sz="0" w:space="0" w:color="auto"/>
            <w:bottom w:val="none" w:sz="0" w:space="0" w:color="auto"/>
            <w:right w:val="none" w:sz="0" w:space="0" w:color="auto"/>
          </w:divBdr>
        </w:div>
        <w:div w:id="198976877">
          <w:marLeft w:val="640"/>
          <w:marRight w:val="0"/>
          <w:marTop w:val="0"/>
          <w:marBottom w:val="0"/>
          <w:divBdr>
            <w:top w:val="none" w:sz="0" w:space="0" w:color="auto"/>
            <w:left w:val="none" w:sz="0" w:space="0" w:color="auto"/>
            <w:bottom w:val="none" w:sz="0" w:space="0" w:color="auto"/>
            <w:right w:val="none" w:sz="0" w:space="0" w:color="auto"/>
          </w:divBdr>
        </w:div>
        <w:div w:id="274334625">
          <w:marLeft w:val="640"/>
          <w:marRight w:val="0"/>
          <w:marTop w:val="0"/>
          <w:marBottom w:val="0"/>
          <w:divBdr>
            <w:top w:val="none" w:sz="0" w:space="0" w:color="auto"/>
            <w:left w:val="none" w:sz="0" w:space="0" w:color="auto"/>
            <w:bottom w:val="none" w:sz="0" w:space="0" w:color="auto"/>
            <w:right w:val="none" w:sz="0" w:space="0" w:color="auto"/>
          </w:divBdr>
        </w:div>
        <w:div w:id="376395022">
          <w:marLeft w:val="640"/>
          <w:marRight w:val="0"/>
          <w:marTop w:val="0"/>
          <w:marBottom w:val="0"/>
          <w:divBdr>
            <w:top w:val="none" w:sz="0" w:space="0" w:color="auto"/>
            <w:left w:val="none" w:sz="0" w:space="0" w:color="auto"/>
            <w:bottom w:val="none" w:sz="0" w:space="0" w:color="auto"/>
            <w:right w:val="none" w:sz="0" w:space="0" w:color="auto"/>
          </w:divBdr>
        </w:div>
        <w:div w:id="421684719">
          <w:marLeft w:val="640"/>
          <w:marRight w:val="0"/>
          <w:marTop w:val="0"/>
          <w:marBottom w:val="0"/>
          <w:divBdr>
            <w:top w:val="none" w:sz="0" w:space="0" w:color="auto"/>
            <w:left w:val="none" w:sz="0" w:space="0" w:color="auto"/>
            <w:bottom w:val="none" w:sz="0" w:space="0" w:color="auto"/>
            <w:right w:val="none" w:sz="0" w:space="0" w:color="auto"/>
          </w:divBdr>
        </w:div>
        <w:div w:id="502625528">
          <w:marLeft w:val="640"/>
          <w:marRight w:val="0"/>
          <w:marTop w:val="0"/>
          <w:marBottom w:val="0"/>
          <w:divBdr>
            <w:top w:val="none" w:sz="0" w:space="0" w:color="auto"/>
            <w:left w:val="none" w:sz="0" w:space="0" w:color="auto"/>
            <w:bottom w:val="none" w:sz="0" w:space="0" w:color="auto"/>
            <w:right w:val="none" w:sz="0" w:space="0" w:color="auto"/>
          </w:divBdr>
        </w:div>
        <w:div w:id="557859341">
          <w:marLeft w:val="640"/>
          <w:marRight w:val="0"/>
          <w:marTop w:val="0"/>
          <w:marBottom w:val="0"/>
          <w:divBdr>
            <w:top w:val="none" w:sz="0" w:space="0" w:color="auto"/>
            <w:left w:val="none" w:sz="0" w:space="0" w:color="auto"/>
            <w:bottom w:val="none" w:sz="0" w:space="0" w:color="auto"/>
            <w:right w:val="none" w:sz="0" w:space="0" w:color="auto"/>
          </w:divBdr>
        </w:div>
        <w:div w:id="595870612">
          <w:marLeft w:val="640"/>
          <w:marRight w:val="0"/>
          <w:marTop w:val="0"/>
          <w:marBottom w:val="0"/>
          <w:divBdr>
            <w:top w:val="none" w:sz="0" w:space="0" w:color="auto"/>
            <w:left w:val="none" w:sz="0" w:space="0" w:color="auto"/>
            <w:bottom w:val="none" w:sz="0" w:space="0" w:color="auto"/>
            <w:right w:val="none" w:sz="0" w:space="0" w:color="auto"/>
          </w:divBdr>
        </w:div>
        <w:div w:id="605311805">
          <w:marLeft w:val="640"/>
          <w:marRight w:val="0"/>
          <w:marTop w:val="0"/>
          <w:marBottom w:val="0"/>
          <w:divBdr>
            <w:top w:val="none" w:sz="0" w:space="0" w:color="auto"/>
            <w:left w:val="none" w:sz="0" w:space="0" w:color="auto"/>
            <w:bottom w:val="none" w:sz="0" w:space="0" w:color="auto"/>
            <w:right w:val="none" w:sz="0" w:space="0" w:color="auto"/>
          </w:divBdr>
        </w:div>
        <w:div w:id="718669962">
          <w:marLeft w:val="640"/>
          <w:marRight w:val="0"/>
          <w:marTop w:val="0"/>
          <w:marBottom w:val="0"/>
          <w:divBdr>
            <w:top w:val="none" w:sz="0" w:space="0" w:color="auto"/>
            <w:left w:val="none" w:sz="0" w:space="0" w:color="auto"/>
            <w:bottom w:val="none" w:sz="0" w:space="0" w:color="auto"/>
            <w:right w:val="none" w:sz="0" w:space="0" w:color="auto"/>
          </w:divBdr>
        </w:div>
        <w:div w:id="755246521">
          <w:marLeft w:val="640"/>
          <w:marRight w:val="0"/>
          <w:marTop w:val="0"/>
          <w:marBottom w:val="0"/>
          <w:divBdr>
            <w:top w:val="none" w:sz="0" w:space="0" w:color="auto"/>
            <w:left w:val="none" w:sz="0" w:space="0" w:color="auto"/>
            <w:bottom w:val="none" w:sz="0" w:space="0" w:color="auto"/>
            <w:right w:val="none" w:sz="0" w:space="0" w:color="auto"/>
          </w:divBdr>
        </w:div>
        <w:div w:id="756438141">
          <w:marLeft w:val="640"/>
          <w:marRight w:val="0"/>
          <w:marTop w:val="0"/>
          <w:marBottom w:val="0"/>
          <w:divBdr>
            <w:top w:val="none" w:sz="0" w:space="0" w:color="auto"/>
            <w:left w:val="none" w:sz="0" w:space="0" w:color="auto"/>
            <w:bottom w:val="none" w:sz="0" w:space="0" w:color="auto"/>
            <w:right w:val="none" w:sz="0" w:space="0" w:color="auto"/>
          </w:divBdr>
        </w:div>
        <w:div w:id="864100903">
          <w:marLeft w:val="640"/>
          <w:marRight w:val="0"/>
          <w:marTop w:val="0"/>
          <w:marBottom w:val="0"/>
          <w:divBdr>
            <w:top w:val="none" w:sz="0" w:space="0" w:color="auto"/>
            <w:left w:val="none" w:sz="0" w:space="0" w:color="auto"/>
            <w:bottom w:val="none" w:sz="0" w:space="0" w:color="auto"/>
            <w:right w:val="none" w:sz="0" w:space="0" w:color="auto"/>
          </w:divBdr>
        </w:div>
        <w:div w:id="912079278">
          <w:marLeft w:val="640"/>
          <w:marRight w:val="0"/>
          <w:marTop w:val="0"/>
          <w:marBottom w:val="0"/>
          <w:divBdr>
            <w:top w:val="none" w:sz="0" w:space="0" w:color="auto"/>
            <w:left w:val="none" w:sz="0" w:space="0" w:color="auto"/>
            <w:bottom w:val="none" w:sz="0" w:space="0" w:color="auto"/>
            <w:right w:val="none" w:sz="0" w:space="0" w:color="auto"/>
          </w:divBdr>
        </w:div>
        <w:div w:id="996690962">
          <w:marLeft w:val="640"/>
          <w:marRight w:val="0"/>
          <w:marTop w:val="0"/>
          <w:marBottom w:val="0"/>
          <w:divBdr>
            <w:top w:val="none" w:sz="0" w:space="0" w:color="auto"/>
            <w:left w:val="none" w:sz="0" w:space="0" w:color="auto"/>
            <w:bottom w:val="none" w:sz="0" w:space="0" w:color="auto"/>
            <w:right w:val="none" w:sz="0" w:space="0" w:color="auto"/>
          </w:divBdr>
        </w:div>
        <w:div w:id="1113937475">
          <w:marLeft w:val="640"/>
          <w:marRight w:val="0"/>
          <w:marTop w:val="0"/>
          <w:marBottom w:val="0"/>
          <w:divBdr>
            <w:top w:val="none" w:sz="0" w:space="0" w:color="auto"/>
            <w:left w:val="none" w:sz="0" w:space="0" w:color="auto"/>
            <w:bottom w:val="none" w:sz="0" w:space="0" w:color="auto"/>
            <w:right w:val="none" w:sz="0" w:space="0" w:color="auto"/>
          </w:divBdr>
        </w:div>
        <w:div w:id="1133599913">
          <w:marLeft w:val="640"/>
          <w:marRight w:val="0"/>
          <w:marTop w:val="0"/>
          <w:marBottom w:val="0"/>
          <w:divBdr>
            <w:top w:val="none" w:sz="0" w:space="0" w:color="auto"/>
            <w:left w:val="none" w:sz="0" w:space="0" w:color="auto"/>
            <w:bottom w:val="none" w:sz="0" w:space="0" w:color="auto"/>
            <w:right w:val="none" w:sz="0" w:space="0" w:color="auto"/>
          </w:divBdr>
        </w:div>
        <w:div w:id="1163084488">
          <w:marLeft w:val="640"/>
          <w:marRight w:val="0"/>
          <w:marTop w:val="0"/>
          <w:marBottom w:val="0"/>
          <w:divBdr>
            <w:top w:val="none" w:sz="0" w:space="0" w:color="auto"/>
            <w:left w:val="none" w:sz="0" w:space="0" w:color="auto"/>
            <w:bottom w:val="none" w:sz="0" w:space="0" w:color="auto"/>
            <w:right w:val="none" w:sz="0" w:space="0" w:color="auto"/>
          </w:divBdr>
        </w:div>
        <w:div w:id="1227381115">
          <w:marLeft w:val="640"/>
          <w:marRight w:val="0"/>
          <w:marTop w:val="0"/>
          <w:marBottom w:val="0"/>
          <w:divBdr>
            <w:top w:val="none" w:sz="0" w:space="0" w:color="auto"/>
            <w:left w:val="none" w:sz="0" w:space="0" w:color="auto"/>
            <w:bottom w:val="none" w:sz="0" w:space="0" w:color="auto"/>
            <w:right w:val="none" w:sz="0" w:space="0" w:color="auto"/>
          </w:divBdr>
        </w:div>
        <w:div w:id="1277834616">
          <w:marLeft w:val="640"/>
          <w:marRight w:val="0"/>
          <w:marTop w:val="0"/>
          <w:marBottom w:val="0"/>
          <w:divBdr>
            <w:top w:val="none" w:sz="0" w:space="0" w:color="auto"/>
            <w:left w:val="none" w:sz="0" w:space="0" w:color="auto"/>
            <w:bottom w:val="none" w:sz="0" w:space="0" w:color="auto"/>
            <w:right w:val="none" w:sz="0" w:space="0" w:color="auto"/>
          </w:divBdr>
        </w:div>
        <w:div w:id="1285192830">
          <w:marLeft w:val="640"/>
          <w:marRight w:val="0"/>
          <w:marTop w:val="0"/>
          <w:marBottom w:val="0"/>
          <w:divBdr>
            <w:top w:val="none" w:sz="0" w:space="0" w:color="auto"/>
            <w:left w:val="none" w:sz="0" w:space="0" w:color="auto"/>
            <w:bottom w:val="none" w:sz="0" w:space="0" w:color="auto"/>
            <w:right w:val="none" w:sz="0" w:space="0" w:color="auto"/>
          </w:divBdr>
        </w:div>
        <w:div w:id="1336569674">
          <w:marLeft w:val="640"/>
          <w:marRight w:val="0"/>
          <w:marTop w:val="0"/>
          <w:marBottom w:val="0"/>
          <w:divBdr>
            <w:top w:val="none" w:sz="0" w:space="0" w:color="auto"/>
            <w:left w:val="none" w:sz="0" w:space="0" w:color="auto"/>
            <w:bottom w:val="none" w:sz="0" w:space="0" w:color="auto"/>
            <w:right w:val="none" w:sz="0" w:space="0" w:color="auto"/>
          </w:divBdr>
        </w:div>
        <w:div w:id="1743335952">
          <w:marLeft w:val="640"/>
          <w:marRight w:val="0"/>
          <w:marTop w:val="0"/>
          <w:marBottom w:val="0"/>
          <w:divBdr>
            <w:top w:val="none" w:sz="0" w:space="0" w:color="auto"/>
            <w:left w:val="none" w:sz="0" w:space="0" w:color="auto"/>
            <w:bottom w:val="none" w:sz="0" w:space="0" w:color="auto"/>
            <w:right w:val="none" w:sz="0" w:space="0" w:color="auto"/>
          </w:divBdr>
        </w:div>
        <w:div w:id="1751732558">
          <w:marLeft w:val="640"/>
          <w:marRight w:val="0"/>
          <w:marTop w:val="0"/>
          <w:marBottom w:val="0"/>
          <w:divBdr>
            <w:top w:val="none" w:sz="0" w:space="0" w:color="auto"/>
            <w:left w:val="none" w:sz="0" w:space="0" w:color="auto"/>
            <w:bottom w:val="none" w:sz="0" w:space="0" w:color="auto"/>
            <w:right w:val="none" w:sz="0" w:space="0" w:color="auto"/>
          </w:divBdr>
        </w:div>
        <w:div w:id="1803696579">
          <w:marLeft w:val="640"/>
          <w:marRight w:val="0"/>
          <w:marTop w:val="0"/>
          <w:marBottom w:val="0"/>
          <w:divBdr>
            <w:top w:val="none" w:sz="0" w:space="0" w:color="auto"/>
            <w:left w:val="none" w:sz="0" w:space="0" w:color="auto"/>
            <w:bottom w:val="none" w:sz="0" w:space="0" w:color="auto"/>
            <w:right w:val="none" w:sz="0" w:space="0" w:color="auto"/>
          </w:divBdr>
        </w:div>
        <w:div w:id="1808476230">
          <w:marLeft w:val="640"/>
          <w:marRight w:val="0"/>
          <w:marTop w:val="0"/>
          <w:marBottom w:val="0"/>
          <w:divBdr>
            <w:top w:val="none" w:sz="0" w:space="0" w:color="auto"/>
            <w:left w:val="none" w:sz="0" w:space="0" w:color="auto"/>
            <w:bottom w:val="none" w:sz="0" w:space="0" w:color="auto"/>
            <w:right w:val="none" w:sz="0" w:space="0" w:color="auto"/>
          </w:divBdr>
        </w:div>
        <w:div w:id="1822572476">
          <w:marLeft w:val="640"/>
          <w:marRight w:val="0"/>
          <w:marTop w:val="0"/>
          <w:marBottom w:val="0"/>
          <w:divBdr>
            <w:top w:val="none" w:sz="0" w:space="0" w:color="auto"/>
            <w:left w:val="none" w:sz="0" w:space="0" w:color="auto"/>
            <w:bottom w:val="none" w:sz="0" w:space="0" w:color="auto"/>
            <w:right w:val="none" w:sz="0" w:space="0" w:color="auto"/>
          </w:divBdr>
        </w:div>
        <w:div w:id="2033526244">
          <w:marLeft w:val="640"/>
          <w:marRight w:val="0"/>
          <w:marTop w:val="0"/>
          <w:marBottom w:val="0"/>
          <w:divBdr>
            <w:top w:val="none" w:sz="0" w:space="0" w:color="auto"/>
            <w:left w:val="none" w:sz="0" w:space="0" w:color="auto"/>
            <w:bottom w:val="none" w:sz="0" w:space="0" w:color="auto"/>
            <w:right w:val="none" w:sz="0" w:space="0" w:color="auto"/>
          </w:divBdr>
        </w:div>
        <w:div w:id="2072076877">
          <w:marLeft w:val="640"/>
          <w:marRight w:val="0"/>
          <w:marTop w:val="0"/>
          <w:marBottom w:val="0"/>
          <w:divBdr>
            <w:top w:val="none" w:sz="0" w:space="0" w:color="auto"/>
            <w:left w:val="none" w:sz="0" w:space="0" w:color="auto"/>
            <w:bottom w:val="none" w:sz="0" w:space="0" w:color="auto"/>
            <w:right w:val="none" w:sz="0" w:space="0" w:color="auto"/>
          </w:divBdr>
        </w:div>
        <w:div w:id="2083990945">
          <w:marLeft w:val="640"/>
          <w:marRight w:val="0"/>
          <w:marTop w:val="0"/>
          <w:marBottom w:val="0"/>
          <w:divBdr>
            <w:top w:val="none" w:sz="0" w:space="0" w:color="auto"/>
            <w:left w:val="none" w:sz="0" w:space="0" w:color="auto"/>
            <w:bottom w:val="none" w:sz="0" w:space="0" w:color="auto"/>
            <w:right w:val="none" w:sz="0" w:space="0" w:color="auto"/>
          </w:divBdr>
        </w:div>
        <w:div w:id="2092924285">
          <w:marLeft w:val="640"/>
          <w:marRight w:val="0"/>
          <w:marTop w:val="0"/>
          <w:marBottom w:val="0"/>
          <w:divBdr>
            <w:top w:val="none" w:sz="0" w:space="0" w:color="auto"/>
            <w:left w:val="none" w:sz="0" w:space="0" w:color="auto"/>
            <w:bottom w:val="none" w:sz="0" w:space="0" w:color="auto"/>
            <w:right w:val="none" w:sz="0" w:space="0" w:color="auto"/>
          </w:divBdr>
        </w:div>
      </w:divsChild>
    </w:div>
    <w:div w:id="819342345">
      <w:bodyDiv w:val="1"/>
      <w:marLeft w:val="0"/>
      <w:marRight w:val="0"/>
      <w:marTop w:val="0"/>
      <w:marBottom w:val="0"/>
      <w:divBdr>
        <w:top w:val="none" w:sz="0" w:space="0" w:color="auto"/>
        <w:left w:val="none" w:sz="0" w:space="0" w:color="auto"/>
        <w:bottom w:val="none" w:sz="0" w:space="0" w:color="auto"/>
        <w:right w:val="none" w:sz="0" w:space="0" w:color="auto"/>
      </w:divBdr>
    </w:div>
    <w:div w:id="856625067">
      <w:bodyDiv w:val="1"/>
      <w:marLeft w:val="0"/>
      <w:marRight w:val="0"/>
      <w:marTop w:val="0"/>
      <w:marBottom w:val="0"/>
      <w:divBdr>
        <w:top w:val="none" w:sz="0" w:space="0" w:color="auto"/>
        <w:left w:val="none" w:sz="0" w:space="0" w:color="auto"/>
        <w:bottom w:val="none" w:sz="0" w:space="0" w:color="auto"/>
        <w:right w:val="none" w:sz="0" w:space="0" w:color="auto"/>
      </w:divBdr>
    </w:div>
    <w:div w:id="865607304">
      <w:bodyDiv w:val="1"/>
      <w:marLeft w:val="0"/>
      <w:marRight w:val="0"/>
      <w:marTop w:val="0"/>
      <w:marBottom w:val="0"/>
      <w:divBdr>
        <w:top w:val="none" w:sz="0" w:space="0" w:color="auto"/>
        <w:left w:val="none" w:sz="0" w:space="0" w:color="auto"/>
        <w:bottom w:val="none" w:sz="0" w:space="0" w:color="auto"/>
        <w:right w:val="none" w:sz="0" w:space="0" w:color="auto"/>
      </w:divBdr>
    </w:div>
    <w:div w:id="1163156480">
      <w:bodyDiv w:val="1"/>
      <w:marLeft w:val="0"/>
      <w:marRight w:val="0"/>
      <w:marTop w:val="0"/>
      <w:marBottom w:val="0"/>
      <w:divBdr>
        <w:top w:val="none" w:sz="0" w:space="0" w:color="auto"/>
        <w:left w:val="none" w:sz="0" w:space="0" w:color="auto"/>
        <w:bottom w:val="none" w:sz="0" w:space="0" w:color="auto"/>
        <w:right w:val="none" w:sz="0" w:space="0" w:color="auto"/>
      </w:divBdr>
    </w:div>
    <w:div w:id="1199396378">
      <w:bodyDiv w:val="1"/>
      <w:marLeft w:val="0"/>
      <w:marRight w:val="0"/>
      <w:marTop w:val="0"/>
      <w:marBottom w:val="0"/>
      <w:divBdr>
        <w:top w:val="none" w:sz="0" w:space="0" w:color="auto"/>
        <w:left w:val="none" w:sz="0" w:space="0" w:color="auto"/>
        <w:bottom w:val="none" w:sz="0" w:space="0" w:color="auto"/>
        <w:right w:val="none" w:sz="0" w:space="0" w:color="auto"/>
      </w:divBdr>
      <w:divsChild>
        <w:div w:id="26956374">
          <w:marLeft w:val="640"/>
          <w:marRight w:val="0"/>
          <w:marTop w:val="0"/>
          <w:marBottom w:val="0"/>
          <w:divBdr>
            <w:top w:val="none" w:sz="0" w:space="0" w:color="auto"/>
            <w:left w:val="none" w:sz="0" w:space="0" w:color="auto"/>
            <w:bottom w:val="none" w:sz="0" w:space="0" w:color="auto"/>
            <w:right w:val="none" w:sz="0" w:space="0" w:color="auto"/>
          </w:divBdr>
        </w:div>
        <w:div w:id="36206066">
          <w:marLeft w:val="640"/>
          <w:marRight w:val="0"/>
          <w:marTop w:val="0"/>
          <w:marBottom w:val="0"/>
          <w:divBdr>
            <w:top w:val="none" w:sz="0" w:space="0" w:color="auto"/>
            <w:left w:val="none" w:sz="0" w:space="0" w:color="auto"/>
            <w:bottom w:val="none" w:sz="0" w:space="0" w:color="auto"/>
            <w:right w:val="none" w:sz="0" w:space="0" w:color="auto"/>
          </w:divBdr>
        </w:div>
        <w:div w:id="62528887">
          <w:marLeft w:val="640"/>
          <w:marRight w:val="0"/>
          <w:marTop w:val="0"/>
          <w:marBottom w:val="0"/>
          <w:divBdr>
            <w:top w:val="none" w:sz="0" w:space="0" w:color="auto"/>
            <w:left w:val="none" w:sz="0" w:space="0" w:color="auto"/>
            <w:bottom w:val="none" w:sz="0" w:space="0" w:color="auto"/>
            <w:right w:val="none" w:sz="0" w:space="0" w:color="auto"/>
          </w:divBdr>
        </w:div>
        <w:div w:id="119881616">
          <w:marLeft w:val="640"/>
          <w:marRight w:val="0"/>
          <w:marTop w:val="0"/>
          <w:marBottom w:val="0"/>
          <w:divBdr>
            <w:top w:val="none" w:sz="0" w:space="0" w:color="auto"/>
            <w:left w:val="none" w:sz="0" w:space="0" w:color="auto"/>
            <w:bottom w:val="none" w:sz="0" w:space="0" w:color="auto"/>
            <w:right w:val="none" w:sz="0" w:space="0" w:color="auto"/>
          </w:divBdr>
        </w:div>
        <w:div w:id="187643071">
          <w:marLeft w:val="640"/>
          <w:marRight w:val="0"/>
          <w:marTop w:val="0"/>
          <w:marBottom w:val="0"/>
          <w:divBdr>
            <w:top w:val="none" w:sz="0" w:space="0" w:color="auto"/>
            <w:left w:val="none" w:sz="0" w:space="0" w:color="auto"/>
            <w:bottom w:val="none" w:sz="0" w:space="0" w:color="auto"/>
            <w:right w:val="none" w:sz="0" w:space="0" w:color="auto"/>
          </w:divBdr>
        </w:div>
        <w:div w:id="224530518">
          <w:marLeft w:val="640"/>
          <w:marRight w:val="0"/>
          <w:marTop w:val="0"/>
          <w:marBottom w:val="0"/>
          <w:divBdr>
            <w:top w:val="none" w:sz="0" w:space="0" w:color="auto"/>
            <w:left w:val="none" w:sz="0" w:space="0" w:color="auto"/>
            <w:bottom w:val="none" w:sz="0" w:space="0" w:color="auto"/>
            <w:right w:val="none" w:sz="0" w:space="0" w:color="auto"/>
          </w:divBdr>
        </w:div>
        <w:div w:id="360980057">
          <w:marLeft w:val="640"/>
          <w:marRight w:val="0"/>
          <w:marTop w:val="0"/>
          <w:marBottom w:val="0"/>
          <w:divBdr>
            <w:top w:val="none" w:sz="0" w:space="0" w:color="auto"/>
            <w:left w:val="none" w:sz="0" w:space="0" w:color="auto"/>
            <w:bottom w:val="none" w:sz="0" w:space="0" w:color="auto"/>
            <w:right w:val="none" w:sz="0" w:space="0" w:color="auto"/>
          </w:divBdr>
        </w:div>
        <w:div w:id="461658297">
          <w:marLeft w:val="640"/>
          <w:marRight w:val="0"/>
          <w:marTop w:val="0"/>
          <w:marBottom w:val="0"/>
          <w:divBdr>
            <w:top w:val="none" w:sz="0" w:space="0" w:color="auto"/>
            <w:left w:val="none" w:sz="0" w:space="0" w:color="auto"/>
            <w:bottom w:val="none" w:sz="0" w:space="0" w:color="auto"/>
            <w:right w:val="none" w:sz="0" w:space="0" w:color="auto"/>
          </w:divBdr>
        </w:div>
        <w:div w:id="525798378">
          <w:marLeft w:val="640"/>
          <w:marRight w:val="0"/>
          <w:marTop w:val="0"/>
          <w:marBottom w:val="0"/>
          <w:divBdr>
            <w:top w:val="none" w:sz="0" w:space="0" w:color="auto"/>
            <w:left w:val="none" w:sz="0" w:space="0" w:color="auto"/>
            <w:bottom w:val="none" w:sz="0" w:space="0" w:color="auto"/>
            <w:right w:val="none" w:sz="0" w:space="0" w:color="auto"/>
          </w:divBdr>
        </w:div>
        <w:div w:id="542602200">
          <w:marLeft w:val="640"/>
          <w:marRight w:val="0"/>
          <w:marTop w:val="0"/>
          <w:marBottom w:val="0"/>
          <w:divBdr>
            <w:top w:val="none" w:sz="0" w:space="0" w:color="auto"/>
            <w:left w:val="none" w:sz="0" w:space="0" w:color="auto"/>
            <w:bottom w:val="none" w:sz="0" w:space="0" w:color="auto"/>
            <w:right w:val="none" w:sz="0" w:space="0" w:color="auto"/>
          </w:divBdr>
        </w:div>
        <w:div w:id="673991168">
          <w:marLeft w:val="640"/>
          <w:marRight w:val="0"/>
          <w:marTop w:val="0"/>
          <w:marBottom w:val="0"/>
          <w:divBdr>
            <w:top w:val="none" w:sz="0" w:space="0" w:color="auto"/>
            <w:left w:val="none" w:sz="0" w:space="0" w:color="auto"/>
            <w:bottom w:val="none" w:sz="0" w:space="0" w:color="auto"/>
            <w:right w:val="none" w:sz="0" w:space="0" w:color="auto"/>
          </w:divBdr>
        </w:div>
        <w:div w:id="813451468">
          <w:marLeft w:val="640"/>
          <w:marRight w:val="0"/>
          <w:marTop w:val="0"/>
          <w:marBottom w:val="0"/>
          <w:divBdr>
            <w:top w:val="none" w:sz="0" w:space="0" w:color="auto"/>
            <w:left w:val="none" w:sz="0" w:space="0" w:color="auto"/>
            <w:bottom w:val="none" w:sz="0" w:space="0" w:color="auto"/>
            <w:right w:val="none" w:sz="0" w:space="0" w:color="auto"/>
          </w:divBdr>
        </w:div>
        <w:div w:id="857353276">
          <w:marLeft w:val="640"/>
          <w:marRight w:val="0"/>
          <w:marTop w:val="0"/>
          <w:marBottom w:val="0"/>
          <w:divBdr>
            <w:top w:val="none" w:sz="0" w:space="0" w:color="auto"/>
            <w:left w:val="none" w:sz="0" w:space="0" w:color="auto"/>
            <w:bottom w:val="none" w:sz="0" w:space="0" w:color="auto"/>
            <w:right w:val="none" w:sz="0" w:space="0" w:color="auto"/>
          </w:divBdr>
        </w:div>
        <w:div w:id="942029182">
          <w:marLeft w:val="640"/>
          <w:marRight w:val="0"/>
          <w:marTop w:val="0"/>
          <w:marBottom w:val="0"/>
          <w:divBdr>
            <w:top w:val="none" w:sz="0" w:space="0" w:color="auto"/>
            <w:left w:val="none" w:sz="0" w:space="0" w:color="auto"/>
            <w:bottom w:val="none" w:sz="0" w:space="0" w:color="auto"/>
            <w:right w:val="none" w:sz="0" w:space="0" w:color="auto"/>
          </w:divBdr>
        </w:div>
        <w:div w:id="1064572163">
          <w:marLeft w:val="640"/>
          <w:marRight w:val="0"/>
          <w:marTop w:val="0"/>
          <w:marBottom w:val="0"/>
          <w:divBdr>
            <w:top w:val="none" w:sz="0" w:space="0" w:color="auto"/>
            <w:left w:val="none" w:sz="0" w:space="0" w:color="auto"/>
            <w:bottom w:val="none" w:sz="0" w:space="0" w:color="auto"/>
            <w:right w:val="none" w:sz="0" w:space="0" w:color="auto"/>
          </w:divBdr>
        </w:div>
        <w:div w:id="1111584398">
          <w:marLeft w:val="640"/>
          <w:marRight w:val="0"/>
          <w:marTop w:val="0"/>
          <w:marBottom w:val="0"/>
          <w:divBdr>
            <w:top w:val="none" w:sz="0" w:space="0" w:color="auto"/>
            <w:left w:val="none" w:sz="0" w:space="0" w:color="auto"/>
            <w:bottom w:val="none" w:sz="0" w:space="0" w:color="auto"/>
            <w:right w:val="none" w:sz="0" w:space="0" w:color="auto"/>
          </w:divBdr>
        </w:div>
        <w:div w:id="1167013422">
          <w:marLeft w:val="640"/>
          <w:marRight w:val="0"/>
          <w:marTop w:val="0"/>
          <w:marBottom w:val="0"/>
          <w:divBdr>
            <w:top w:val="none" w:sz="0" w:space="0" w:color="auto"/>
            <w:left w:val="none" w:sz="0" w:space="0" w:color="auto"/>
            <w:bottom w:val="none" w:sz="0" w:space="0" w:color="auto"/>
            <w:right w:val="none" w:sz="0" w:space="0" w:color="auto"/>
          </w:divBdr>
        </w:div>
        <w:div w:id="1281297094">
          <w:marLeft w:val="640"/>
          <w:marRight w:val="0"/>
          <w:marTop w:val="0"/>
          <w:marBottom w:val="0"/>
          <w:divBdr>
            <w:top w:val="none" w:sz="0" w:space="0" w:color="auto"/>
            <w:left w:val="none" w:sz="0" w:space="0" w:color="auto"/>
            <w:bottom w:val="none" w:sz="0" w:space="0" w:color="auto"/>
            <w:right w:val="none" w:sz="0" w:space="0" w:color="auto"/>
          </w:divBdr>
        </w:div>
        <w:div w:id="1296833794">
          <w:marLeft w:val="640"/>
          <w:marRight w:val="0"/>
          <w:marTop w:val="0"/>
          <w:marBottom w:val="0"/>
          <w:divBdr>
            <w:top w:val="none" w:sz="0" w:space="0" w:color="auto"/>
            <w:left w:val="none" w:sz="0" w:space="0" w:color="auto"/>
            <w:bottom w:val="none" w:sz="0" w:space="0" w:color="auto"/>
            <w:right w:val="none" w:sz="0" w:space="0" w:color="auto"/>
          </w:divBdr>
        </w:div>
        <w:div w:id="1486822816">
          <w:marLeft w:val="640"/>
          <w:marRight w:val="0"/>
          <w:marTop w:val="0"/>
          <w:marBottom w:val="0"/>
          <w:divBdr>
            <w:top w:val="none" w:sz="0" w:space="0" w:color="auto"/>
            <w:left w:val="none" w:sz="0" w:space="0" w:color="auto"/>
            <w:bottom w:val="none" w:sz="0" w:space="0" w:color="auto"/>
            <w:right w:val="none" w:sz="0" w:space="0" w:color="auto"/>
          </w:divBdr>
        </w:div>
        <w:div w:id="1714232571">
          <w:marLeft w:val="640"/>
          <w:marRight w:val="0"/>
          <w:marTop w:val="0"/>
          <w:marBottom w:val="0"/>
          <w:divBdr>
            <w:top w:val="none" w:sz="0" w:space="0" w:color="auto"/>
            <w:left w:val="none" w:sz="0" w:space="0" w:color="auto"/>
            <w:bottom w:val="none" w:sz="0" w:space="0" w:color="auto"/>
            <w:right w:val="none" w:sz="0" w:space="0" w:color="auto"/>
          </w:divBdr>
        </w:div>
        <w:div w:id="1715039201">
          <w:marLeft w:val="640"/>
          <w:marRight w:val="0"/>
          <w:marTop w:val="0"/>
          <w:marBottom w:val="0"/>
          <w:divBdr>
            <w:top w:val="none" w:sz="0" w:space="0" w:color="auto"/>
            <w:left w:val="none" w:sz="0" w:space="0" w:color="auto"/>
            <w:bottom w:val="none" w:sz="0" w:space="0" w:color="auto"/>
            <w:right w:val="none" w:sz="0" w:space="0" w:color="auto"/>
          </w:divBdr>
        </w:div>
        <w:div w:id="1722973684">
          <w:marLeft w:val="640"/>
          <w:marRight w:val="0"/>
          <w:marTop w:val="0"/>
          <w:marBottom w:val="0"/>
          <w:divBdr>
            <w:top w:val="none" w:sz="0" w:space="0" w:color="auto"/>
            <w:left w:val="none" w:sz="0" w:space="0" w:color="auto"/>
            <w:bottom w:val="none" w:sz="0" w:space="0" w:color="auto"/>
            <w:right w:val="none" w:sz="0" w:space="0" w:color="auto"/>
          </w:divBdr>
        </w:div>
        <w:div w:id="1884903118">
          <w:marLeft w:val="640"/>
          <w:marRight w:val="0"/>
          <w:marTop w:val="0"/>
          <w:marBottom w:val="0"/>
          <w:divBdr>
            <w:top w:val="none" w:sz="0" w:space="0" w:color="auto"/>
            <w:left w:val="none" w:sz="0" w:space="0" w:color="auto"/>
            <w:bottom w:val="none" w:sz="0" w:space="0" w:color="auto"/>
            <w:right w:val="none" w:sz="0" w:space="0" w:color="auto"/>
          </w:divBdr>
        </w:div>
        <w:div w:id="1909916633">
          <w:marLeft w:val="640"/>
          <w:marRight w:val="0"/>
          <w:marTop w:val="0"/>
          <w:marBottom w:val="0"/>
          <w:divBdr>
            <w:top w:val="none" w:sz="0" w:space="0" w:color="auto"/>
            <w:left w:val="none" w:sz="0" w:space="0" w:color="auto"/>
            <w:bottom w:val="none" w:sz="0" w:space="0" w:color="auto"/>
            <w:right w:val="none" w:sz="0" w:space="0" w:color="auto"/>
          </w:divBdr>
        </w:div>
        <w:div w:id="1919746407">
          <w:marLeft w:val="640"/>
          <w:marRight w:val="0"/>
          <w:marTop w:val="0"/>
          <w:marBottom w:val="0"/>
          <w:divBdr>
            <w:top w:val="none" w:sz="0" w:space="0" w:color="auto"/>
            <w:left w:val="none" w:sz="0" w:space="0" w:color="auto"/>
            <w:bottom w:val="none" w:sz="0" w:space="0" w:color="auto"/>
            <w:right w:val="none" w:sz="0" w:space="0" w:color="auto"/>
          </w:divBdr>
        </w:div>
        <w:div w:id="1935894344">
          <w:marLeft w:val="640"/>
          <w:marRight w:val="0"/>
          <w:marTop w:val="0"/>
          <w:marBottom w:val="0"/>
          <w:divBdr>
            <w:top w:val="none" w:sz="0" w:space="0" w:color="auto"/>
            <w:left w:val="none" w:sz="0" w:space="0" w:color="auto"/>
            <w:bottom w:val="none" w:sz="0" w:space="0" w:color="auto"/>
            <w:right w:val="none" w:sz="0" w:space="0" w:color="auto"/>
          </w:divBdr>
        </w:div>
        <w:div w:id="1963228749">
          <w:marLeft w:val="640"/>
          <w:marRight w:val="0"/>
          <w:marTop w:val="0"/>
          <w:marBottom w:val="0"/>
          <w:divBdr>
            <w:top w:val="none" w:sz="0" w:space="0" w:color="auto"/>
            <w:left w:val="none" w:sz="0" w:space="0" w:color="auto"/>
            <w:bottom w:val="none" w:sz="0" w:space="0" w:color="auto"/>
            <w:right w:val="none" w:sz="0" w:space="0" w:color="auto"/>
          </w:divBdr>
        </w:div>
        <w:div w:id="1966621095">
          <w:marLeft w:val="640"/>
          <w:marRight w:val="0"/>
          <w:marTop w:val="0"/>
          <w:marBottom w:val="0"/>
          <w:divBdr>
            <w:top w:val="none" w:sz="0" w:space="0" w:color="auto"/>
            <w:left w:val="none" w:sz="0" w:space="0" w:color="auto"/>
            <w:bottom w:val="none" w:sz="0" w:space="0" w:color="auto"/>
            <w:right w:val="none" w:sz="0" w:space="0" w:color="auto"/>
          </w:divBdr>
        </w:div>
        <w:div w:id="2003923877">
          <w:marLeft w:val="640"/>
          <w:marRight w:val="0"/>
          <w:marTop w:val="0"/>
          <w:marBottom w:val="0"/>
          <w:divBdr>
            <w:top w:val="none" w:sz="0" w:space="0" w:color="auto"/>
            <w:left w:val="none" w:sz="0" w:space="0" w:color="auto"/>
            <w:bottom w:val="none" w:sz="0" w:space="0" w:color="auto"/>
            <w:right w:val="none" w:sz="0" w:space="0" w:color="auto"/>
          </w:divBdr>
        </w:div>
        <w:div w:id="2006087618">
          <w:marLeft w:val="640"/>
          <w:marRight w:val="0"/>
          <w:marTop w:val="0"/>
          <w:marBottom w:val="0"/>
          <w:divBdr>
            <w:top w:val="none" w:sz="0" w:space="0" w:color="auto"/>
            <w:left w:val="none" w:sz="0" w:space="0" w:color="auto"/>
            <w:bottom w:val="none" w:sz="0" w:space="0" w:color="auto"/>
            <w:right w:val="none" w:sz="0" w:space="0" w:color="auto"/>
          </w:divBdr>
        </w:div>
        <w:div w:id="2080250130">
          <w:marLeft w:val="640"/>
          <w:marRight w:val="0"/>
          <w:marTop w:val="0"/>
          <w:marBottom w:val="0"/>
          <w:divBdr>
            <w:top w:val="none" w:sz="0" w:space="0" w:color="auto"/>
            <w:left w:val="none" w:sz="0" w:space="0" w:color="auto"/>
            <w:bottom w:val="none" w:sz="0" w:space="0" w:color="auto"/>
            <w:right w:val="none" w:sz="0" w:space="0" w:color="auto"/>
          </w:divBdr>
        </w:div>
        <w:div w:id="2090225825">
          <w:marLeft w:val="640"/>
          <w:marRight w:val="0"/>
          <w:marTop w:val="0"/>
          <w:marBottom w:val="0"/>
          <w:divBdr>
            <w:top w:val="none" w:sz="0" w:space="0" w:color="auto"/>
            <w:left w:val="none" w:sz="0" w:space="0" w:color="auto"/>
            <w:bottom w:val="none" w:sz="0" w:space="0" w:color="auto"/>
            <w:right w:val="none" w:sz="0" w:space="0" w:color="auto"/>
          </w:divBdr>
        </w:div>
        <w:div w:id="2100247195">
          <w:marLeft w:val="640"/>
          <w:marRight w:val="0"/>
          <w:marTop w:val="0"/>
          <w:marBottom w:val="0"/>
          <w:divBdr>
            <w:top w:val="none" w:sz="0" w:space="0" w:color="auto"/>
            <w:left w:val="none" w:sz="0" w:space="0" w:color="auto"/>
            <w:bottom w:val="none" w:sz="0" w:space="0" w:color="auto"/>
            <w:right w:val="none" w:sz="0" w:space="0" w:color="auto"/>
          </w:divBdr>
        </w:div>
        <w:div w:id="2139296444">
          <w:marLeft w:val="640"/>
          <w:marRight w:val="0"/>
          <w:marTop w:val="0"/>
          <w:marBottom w:val="0"/>
          <w:divBdr>
            <w:top w:val="none" w:sz="0" w:space="0" w:color="auto"/>
            <w:left w:val="none" w:sz="0" w:space="0" w:color="auto"/>
            <w:bottom w:val="none" w:sz="0" w:space="0" w:color="auto"/>
            <w:right w:val="none" w:sz="0" w:space="0" w:color="auto"/>
          </w:divBdr>
        </w:div>
      </w:divsChild>
    </w:div>
    <w:div w:id="1238858405">
      <w:bodyDiv w:val="1"/>
      <w:marLeft w:val="0"/>
      <w:marRight w:val="0"/>
      <w:marTop w:val="0"/>
      <w:marBottom w:val="0"/>
      <w:divBdr>
        <w:top w:val="none" w:sz="0" w:space="0" w:color="auto"/>
        <w:left w:val="none" w:sz="0" w:space="0" w:color="auto"/>
        <w:bottom w:val="none" w:sz="0" w:space="0" w:color="auto"/>
        <w:right w:val="none" w:sz="0" w:space="0" w:color="auto"/>
      </w:divBdr>
      <w:divsChild>
        <w:div w:id="145247485">
          <w:marLeft w:val="640"/>
          <w:marRight w:val="0"/>
          <w:marTop w:val="0"/>
          <w:marBottom w:val="0"/>
          <w:divBdr>
            <w:top w:val="none" w:sz="0" w:space="0" w:color="auto"/>
            <w:left w:val="none" w:sz="0" w:space="0" w:color="auto"/>
            <w:bottom w:val="none" w:sz="0" w:space="0" w:color="auto"/>
            <w:right w:val="none" w:sz="0" w:space="0" w:color="auto"/>
          </w:divBdr>
        </w:div>
        <w:div w:id="224724071">
          <w:marLeft w:val="640"/>
          <w:marRight w:val="0"/>
          <w:marTop w:val="0"/>
          <w:marBottom w:val="0"/>
          <w:divBdr>
            <w:top w:val="none" w:sz="0" w:space="0" w:color="auto"/>
            <w:left w:val="none" w:sz="0" w:space="0" w:color="auto"/>
            <w:bottom w:val="none" w:sz="0" w:space="0" w:color="auto"/>
            <w:right w:val="none" w:sz="0" w:space="0" w:color="auto"/>
          </w:divBdr>
        </w:div>
        <w:div w:id="238174315">
          <w:marLeft w:val="640"/>
          <w:marRight w:val="0"/>
          <w:marTop w:val="0"/>
          <w:marBottom w:val="0"/>
          <w:divBdr>
            <w:top w:val="none" w:sz="0" w:space="0" w:color="auto"/>
            <w:left w:val="none" w:sz="0" w:space="0" w:color="auto"/>
            <w:bottom w:val="none" w:sz="0" w:space="0" w:color="auto"/>
            <w:right w:val="none" w:sz="0" w:space="0" w:color="auto"/>
          </w:divBdr>
        </w:div>
        <w:div w:id="241256449">
          <w:marLeft w:val="640"/>
          <w:marRight w:val="0"/>
          <w:marTop w:val="0"/>
          <w:marBottom w:val="0"/>
          <w:divBdr>
            <w:top w:val="none" w:sz="0" w:space="0" w:color="auto"/>
            <w:left w:val="none" w:sz="0" w:space="0" w:color="auto"/>
            <w:bottom w:val="none" w:sz="0" w:space="0" w:color="auto"/>
            <w:right w:val="none" w:sz="0" w:space="0" w:color="auto"/>
          </w:divBdr>
        </w:div>
        <w:div w:id="298612054">
          <w:marLeft w:val="640"/>
          <w:marRight w:val="0"/>
          <w:marTop w:val="0"/>
          <w:marBottom w:val="0"/>
          <w:divBdr>
            <w:top w:val="none" w:sz="0" w:space="0" w:color="auto"/>
            <w:left w:val="none" w:sz="0" w:space="0" w:color="auto"/>
            <w:bottom w:val="none" w:sz="0" w:space="0" w:color="auto"/>
            <w:right w:val="none" w:sz="0" w:space="0" w:color="auto"/>
          </w:divBdr>
        </w:div>
        <w:div w:id="305935045">
          <w:marLeft w:val="640"/>
          <w:marRight w:val="0"/>
          <w:marTop w:val="0"/>
          <w:marBottom w:val="0"/>
          <w:divBdr>
            <w:top w:val="none" w:sz="0" w:space="0" w:color="auto"/>
            <w:left w:val="none" w:sz="0" w:space="0" w:color="auto"/>
            <w:bottom w:val="none" w:sz="0" w:space="0" w:color="auto"/>
            <w:right w:val="none" w:sz="0" w:space="0" w:color="auto"/>
          </w:divBdr>
        </w:div>
        <w:div w:id="495850205">
          <w:marLeft w:val="640"/>
          <w:marRight w:val="0"/>
          <w:marTop w:val="0"/>
          <w:marBottom w:val="0"/>
          <w:divBdr>
            <w:top w:val="none" w:sz="0" w:space="0" w:color="auto"/>
            <w:left w:val="none" w:sz="0" w:space="0" w:color="auto"/>
            <w:bottom w:val="none" w:sz="0" w:space="0" w:color="auto"/>
            <w:right w:val="none" w:sz="0" w:space="0" w:color="auto"/>
          </w:divBdr>
        </w:div>
        <w:div w:id="518934872">
          <w:marLeft w:val="640"/>
          <w:marRight w:val="0"/>
          <w:marTop w:val="0"/>
          <w:marBottom w:val="0"/>
          <w:divBdr>
            <w:top w:val="none" w:sz="0" w:space="0" w:color="auto"/>
            <w:left w:val="none" w:sz="0" w:space="0" w:color="auto"/>
            <w:bottom w:val="none" w:sz="0" w:space="0" w:color="auto"/>
            <w:right w:val="none" w:sz="0" w:space="0" w:color="auto"/>
          </w:divBdr>
        </w:div>
        <w:div w:id="535772377">
          <w:marLeft w:val="640"/>
          <w:marRight w:val="0"/>
          <w:marTop w:val="0"/>
          <w:marBottom w:val="0"/>
          <w:divBdr>
            <w:top w:val="none" w:sz="0" w:space="0" w:color="auto"/>
            <w:left w:val="none" w:sz="0" w:space="0" w:color="auto"/>
            <w:bottom w:val="none" w:sz="0" w:space="0" w:color="auto"/>
            <w:right w:val="none" w:sz="0" w:space="0" w:color="auto"/>
          </w:divBdr>
        </w:div>
        <w:div w:id="621420528">
          <w:marLeft w:val="640"/>
          <w:marRight w:val="0"/>
          <w:marTop w:val="0"/>
          <w:marBottom w:val="0"/>
          <w:divBdr>
            <w:top w:val="none" w:sz="0" w:space="0" w:color="auto"/>
            <w:left w:val="none" w:sz="0" w:space="0" w:color="auto"/>
            <w:bottom w:val="none" w:sz="0" w:space="0" w:color="auto"/>
            <w:right w:val="none" w:sz="0" w:space="0" w:color="auto"/>
          </w:divBdr>
        </w:div>
        <w:div w:id="664169488">
          <w:marLeft w:val="640"/>
          <w:marRight w:val="0"/>
          <w:marTop w:val="0"/>
          <w:marBottom w:val="0"/>
          <w:divBdr>
            <w:top w:val="none" w:sz="0" w:space="0" w:color="auto"/>
            <w:left w:val="none" w:sz="0" w:space="0" w:color="auto"/>
            <w:bottom w:val="none" w:sz="0" w:space="0" w:color="auto"/>
            <w:right w:val="none" w:sz="0" w:space="0" w:color="auto"/>
          </w:divBdr>
        </w:div>
        <w:div w:id="816608250">
          <w:marLeft w:val="640"/>
          <w:marRight w:val="0"/>
          <w:marTop w:val="0"/>
          <w:marBottom w:val="0"/>
          <w:divBdr>
            <w:top w:val="none" w:sz="0" w:space="0" w:color="auto"/>
            <w:left w:val="none" w:sz="0" w:space="0" w:color="auto"/>
            <w:bottom w:val="none" w:sz="0" w:space="0" w:color="auto"/>
            <w:right w:val="none" w:sz="0" w:space="0" w:color="auto"/>
          </w:divBdr>
        </w:div>
        <w:div w:id="819662001">
          <w:marLeft w:val="640"/>
          <w:marRight w:val="0"/>
          <w:marTop w:val="0"/>
          <w:marBottom w:val="0"/>
          <w:divBdr>
            <w:top w:val="none" w:sz="0" w:space="0" w:color="auto"/>
            <w:left w:val="none" w:sz="0" w:space="0" w:color="auto"/>
            <w:bottom w:val="none" w:sz="0" w:space="0" w:color="auto"/>
            <w:right w:val="none" w:sz="0" w:space="0" w:color="auto"/>
          </w:divBdr>
        </w:div>
        <w:div w:id="896474105">
          <w:marLeft w:val="640"/>
          <w:marRight w:val="0"/>
          <w:marTop w:val="0"/>
          <w:marBottom w:val="0"/>
          <w:divBdr>
            <w:top w:val="none" w:sz="0" w:space="0" w:color="auto"/>
            <w:left w:val="none" w:sz="0" w:space="0" w:color="auto"/>
            <w:bottom w:val="none" w:sz="0" w:space="0" w:color="auto"/>
            <w:right w:val="none" w:sz="0" w:space="0" w:color="auto"/>
          </w:divBdr>
        </w:div>
        <w:div w:id="904609312">
          <w:marLeft w:val="640"/>
          <w:marRight w:val="0"/>
          <w:marTop w:val="0"/>
          <w:marBottom w:val="0"/>
          <w:divBdr>
            <w:top w:val="none" w:sz="0" w:space="0" w:color="auto"/>
            <w:left w:val="none" w:sz="0" w:space="0" w:color="auto"/>
            <w:bottom w:val="none" w:sz="0" w:space="0" w:color="auto"/>
            <w:right w:val="none" w:sz="0" w:space="0" w:color="auto"/>
          </w:divBdr>
        </w:div>
        <w:div w:id="938030042">
          <w:marLeft w:val="640"/>
          <w:marRight w:val="0"/>
          <w:marTop w:val="0"/>
          <w:marBottom w:val="0"/>
          <w:divBdr>
            <w:top w:val="none" w:sz="0" w:space="0" w:color="auto"/>
            <w:left w:val="none" w:sz="0" w:space="0" w:color="auto"/>
            <w:bottom w:val="none" w:sz="0" w:space="0" w:color="auto"/>
            <w:right w:val="none" w:sz="0" w:space="0" w:color="auto"/>
          </w:divBdr>
        </w:div>
        <w:div w:id="1144129406">
          <w:marLeft w:val="640"/>
          <w:marRight w:val="0"/>
          <w:marTop w:val="0"/>
          <w:marBottom w:val="0"/>
          <w:divBdr>
            <w:top w:val="none" w:sz="0" w:space="0" w:color="auto"/>
            <w:left w:val="none" w:sz="0" w:space="0" w:color="auto"/>
            <w:bottom w:val="none" w:sz="0" w:space="0" w:color="auto"/>
            <w:right w:val="none" w:sz="0" w:space="0" w:color="auto"/>
          </w:divBdr>
        </w:div>
        <w:div w:id="1333601624">
          <w:marLeft w:val="640"/>
          <w:marRight w:val="0"/>
          <w:marTop w:val="0"/>
          <w:marBottom w:val="0"/>
          <w:divBdr>
            <w:top w:val="none" w:sz="0" w:space="0" w:color="auto"/>
            <w:left w:val="none" w:sz="0" w:space="0" w:color="auto"/>
            <w:bottom w:val="none" w:sz="0" w:space="0" w:color="auto"/>
            <w:right w:val="none" w:sz="0" w:space="0" w:color="auto"/>
          </w:divBdr>
        </w:div>
        <w:div w:id="1436361589">
          <w:marLeft w:val="640"/>
          <w:marRight w:val="0"/>
          <w:marTop w:val="0"/>
          <w:marBottom w:val="0"/>
          <w:divBdr>
            <w:top w:val="none" w:sz="0" w:space="0" w:color="auto"/>
            <w:left w:val="none" w:sz="0" w:space="0" w:color="auto"/>
            <w:bottom w:val="none" w:sz="0" w:space="0" w:color="auto"/>
            <w:right w:val="none" w:sz="0" w:space="0" w:color="auto"/>
          </w:divBdr>
        </w:div>
        <w:div w:id="1493640374">
          <w:marLeft w:val="640"/>
          <w:marRight w:val="0"/>
          <w:marTop w:val="0"/>
          <w:marBottom w:val="0"/>
          <w:divBdr>
            <w:top w:val="none" w:sz="0" w:space="0" w:color="auto"/>
            <w:left w:val="none" w:sz="0" w:space="0" w:color="auto"/>
            <w:bottom w:val="none" w:sz="0" w:space="0" w:color="auto"/>
            <w:right w:val="none" w:sz="0" w:space="0" w:color="auto"/>
          </w:divBdr>
        </w:div>
        <w:div w:id="1495143908">
          <w:marLeft w:val="640"/>
          <w:marRight w:val="0"/>
          <w:marTop w:val="0"/>
          <w:marBottom w:val="0"/>
          <w:divBdr>
            <w:top w:val="none" w:sz="0" w:space="0" w:color="auto"/>
            <w:left w:val="none" w:sz="0" w:space="0" w:color="auto"/>
            <w:bottom w:val="none" w:sz="0" w:space="0" w:color="auto"/>
            <w:right w:val="none" w:sz="0" w:space="0" w:color="auto"/>
          </w:divBdr>
        </w:div>
        <w:div w:id="1520505759">
          <w:marLeft w:val="640"/>
          <w:marRight w:val="0"/>
          <w:marTop w:val="0"/>
          <w:marBottom w:val="0"/>
          <w:divBdr>
            <w:top w:val="none" w:sz="0" w:space="0" w:color="auto"/>
            <w:left w:val="none" w:sz="0" w:space="0" w:color="auto"/>
            <w:bottom w:val="none" w:sz="0" w:space="0" w:color="auto"/>
            <w:right w:val="none" w:sz="0" w:space="0" w:color="auto"/>
          </w:divBdr>
        </w:div>
        <w:div w:id="1579945957">
          <w:marLeft w:val="640"/>
          <w:marRight w:val="0"/>
          <w:marTop w:val="0"/>
          <w:marBottom w:val="0"/>
          <w:divBdr>
            <w:top w:val="none" w:sz="0" w:space="0" w:color="auto"/>
            <w:left w:val="none" w:sz="0" w:space="0" w:color="auto"/>
            <w:bottom w:val="none" w:sz="0" w:space="0" w:color="auto"/>
            <w:right w:val="none" w:sz="0" w:space="0" w:color="auto"/>
          </w:divBdr>
        </w:div>
        <w:div w:id="1620797613">
          <w:marLeft w:val="640"/>
          <w:marRight w:val="0"/>
          <w:marTop w:val="0"/>
          <w:marBottom w:val="0"/>
          <w:divBdr>
            <w:top w:val="none" w:sz="0" w:space="0" w:color="auto"/>
            <w:left w:val="none" w:sz="0" w:space="0" w:color="auto"/>
            <w:bottom w:val="none" w:sz="0" w:space="0" w:color="auto"/>
            <w:right w:val="none" w:sz="0" w:space="0" w:color="auto"/>
          </w:divBdr>
        </w:div>
        <w:div w:id="1638026144">
          <w:marLeft w:val="640"/>
          <w:marRight w:val="0"/>
          <w:marTop w:val="0"/>
          <w:marBottom w:val="0"/>
          <w:divBdr>
            <w:top w:val="none" w:sz="0" w:space="0" w:color="auto"/>
            <w:left w:val="none" w:sz="0" w:space="0" w:color="auto"/>
            <w:bottom w:val="none" w:sz="0" w:space="0" w:color="auto"/>
            <w:right w:val="none" w:sz="0" w:space="0" w:color="auto"/>
          </w:divBdr>
        </w:div>
        <w:div w:id="1656566883">
          <w:marLeft w:val="640"/>
          <w:marRight w:val="0"/>
          <w:marTop w:val="0"/>
          <w:marBottom w:val="0"/>
          <w:divBdr>
            <w:top w:val="none" w:sz="0" w:space="0" w:color="auto"/>
            <w:left w:val="none" w:sz="0" w:space="0" w:color="auto"/>
            <w:bottom w:val="none" w:sz="0" w:space="0" w:color="auto"/>
            <w:right w:val="none" w:sz="0" w:space="0" w:color="auto"/>
          </w:divBdr>
        </w:div>
        <w:div w:id="1668745769">
          <w:marLeft w:val="640"/>
          <w:marRight w:val="0"/>
          <w:marTop w:val="0"/>
          <w:marBottom w:val="0"/>
          <w:divBdr>
            <w:top w:val="none" w:sz="0" w:space="0" w:color="auto"/>
            <w:left w:val="none" w:sz="0" w:space="0" w:color="auto"/>
            <w:bottom w:val="none" w:sz="0" w:space="0" w:color="auto"/>
            <w:right w:val="none" w:sz="0" w:space="0" w:color="auto"/>
          </w:divBdr>
        </w:div>
        <w:div w:id="1674526406">
          <w:marLeft w:val="640"/>
          <w:marRight w:val="0"/>
          <w:marTop w:val="0"/>
          <w:marBottom w:val="0"/>
          <w:divBdr>
            <w:top w:val="none" w:sz="0" w:space="0" w:color="auto"/>
            <w:left w:val="none" w:sz="0" w:space="0" w:color="auto"/>
            <w:bottom w:val="none" w:sz="0" w:space="0" w:color="auto"/>
            <w:right w:val="none" w:sz="0" w:space="0" w:color="auto"/>
          </w:divBdr>
        </w:div>
        <w:div w:id="1710643434">
          <w:marLeft w:val="640"/>
          <w:marRight w:val="0"/>
          <w:marTop w:val="0"/>
          <w:marBottom w:val="0"/>
          <w:divBdr>
            <w:top w:val="none" w:sz="0" w:space="0" w:color="auto"/>
            <w:left w:val="none" w:sz="0" w:space="0" w:color="auto"/>
            <w:bottom w:val="none" w:sz="0" w:space="0" w:color="auto"/>
            <w:right w:val="none" w:sz="0" w:space="0" w:color="auto"/>
          </w:divBdr>
        </w:div>
        <w:div w:id="1713917282">
          <w:marLeft w:val="640"/>
          <w:marRight w:val="0"/>
          <w:marTop w:val="0"/>
          <w:marBottom w:val="0"/>
          <w:divBdr>
            <w:top w:val="none" w:sz="0" w:space="0" w:color="auto"/>
            <w:left w:val="none" w:sz="0" w:space="0" w:color="auto"/>
            <w:bottom w:val="none" w:sz="0" w:space="0" w:color="auto"/>
            <w:right w:val="none" w:sz="0" w:space="0" w:color="auto"/>
          </w:divBdr>
        </w:div>
        <w:div w:id="1800369831">
          <w:marLeft w:val="640"/>
          <w:marRight w:val="0"/>
          <w:marTop w:val="0"/>
          <w:marBottom w:val="0"/>
          <w:divBdr>
            <w:top w:val="none" w:sz="0" w:space="0" w:color="auto"/>
            <w:left w:val="none" w:sz="0" w:space="0" w:color="auto"/>
            <w:bottom w:val="none" w:sz="0" w:space="0" w:color="auto"/>
            <w:right w:val="none" w:sz="0" w:space="0" w:color="auto"/>
          </w:divBdr>
        </w:div>
        <w:div w:id="1806238255">
          <w:marLeft w:val="640"/>
          <w:marRight w:val="0"/>
          <w:marTop w:val="0"/>
          <w:marBottom w:val="0"/>
          <w:divBdr>
            <w:top w:val="none" w:sz="0" w:space="0" w:color="auto"/>
            <w:left w:val="none" w:sz="0" w:space="0" w:color="auto"/>
            <w:bottom w:val="none" w:sz="0" w:space="0" w:color="auto"/>
            <w:right w:val="none" w:sz="0" w:space="0" w:color="auto"/>
          </w:divBdr>
        </w:div>
        <w:div w:id="1830902421">
          <w:marLeft w:val="640"/>
          <w:marRight w:val="0"/>
          <w:marTop w:val="0"/>
          <w:marBottom w:val="0"/>
          <w:divBdr>
            <w:top w:val="none" w:sz="0" w:space="0" w:color="auto"/>
            <w:left w:val="none" w:sz="0" w:space="0" w:color="auto"/>
            <w:bottom w:val="none" w:sz="0" w:space="0" w:color="auto"/>
            <w:right w:val="none" w:sz="0" w:space="0" w:color="auto"/>
          </w:divBdr>
        </w:div>
        <w:div w:id="1930192523">
          <w:marLeft w:val="640"/>
          <w:marRight w:val="0"/>
          <w:marTop w:val="0"/>
          <w:marBottom w:val="0"/>
          <w:divBdr>
            <w:top w:val="none" w:sz="0" w:space="0" w:color="auto"/>
            <w:left w:val="none" w:sz="0" w:space="0" w:color="auto"/>
            <w:bottom w:val="none" w:sz="0" w:space="0" w:color="auto"/>
            <w:right w:val="none" w:sz="0" w:space="0" w:color="auto"/>
          </w:divBdr>
        </w:div>
        <w:div w:id="2034989900">
          <w:marLeft w:val="640"/>
          <w:marRight w:val="0"/>
          <w:marTop w:val="0"/>
          <w:marBottom w:val="0"/>
          <w:divBdr>
            <w:top w:val="none" w:sz="0" w:space="0" w:color="auto"/>
            <w:left w:val="none" w:sz="0" w:space="0" w:color="auto"/>
            <w:bottom w:val="none" w:sz="0" w:space="0" w:color="auto"/>
            <w:right w:val="none" w:sz="0" w:space="0" w:color="auto"/>
          </w:divBdr>
        </w:div>
        <w:div w:id="2067949527">
          <w:marLeft w:val="640"/>
          <w:marRight w:val="0"/>
          <w:marTop w:val="0"/>
          <w:marBottom w:val="0"/>
          <w:divBdr>
            <w:top w:val="none" w:sz="0" w:space="0" w:color="auto"/>
            <w:left w:val="none" w:sz="0" w:space="0" w:color="auto"/>
            <w:bottom w:val="none" w:sz="0" w:space="0" w:color="auto"/>
            <w:right w:val="none" w:sz="0" w:space="0" w:color="auto"/>
          </w:divBdr>
        </w:div>
        <w:div w:id="2107380478">
          <w:marLeft w:val="640"/>
          <w:marRight w:val="0"/>
          <w:marTop w:val="0"/>
          <w:marBottom w:val="0"/>
          <w:divBdr>
            <w:top w:val="none" w:sz="0" w:space="0" w:color="auto"/>
            <w:left w:val="none" w:sz="0" w:space="0" w:color="auto"/>
            <w:bottom w:val="none" w:sz="0" w:space="0" w:color="auto"/>
            <w:right w:val="none" w:sz="0" w:space="0" w:color="auto"/>
          </w:divBdr>
        </w:div>
      </w:divsChild>
    </w:div>
    <w:div w:id="1308314435">
      <w:bodyDiv w:val="1"/>
      <w:marLeft w:val="0"/>
      <w:marRight w:val="0"/>
      <w:marTop w:val="0"/>
      <w:marBottom w:val="0"/>
      <w:divBdr>
        <w:top w:val="none" w:sz="0" w:space="0" w:color="auto"/>
        <w:left w:val="none" w:sz="0" w:space="0" w:color="auto"/>
        <w:bottom w:val="none" w:sz="0" w:space="0" w:color="auto"/>
        <w:right w:val="none" w:sz="0" w:space="0" w:color="auto"/>
      </w:divBdr>
    </w:div>
    <w:div w:id="1321155613">
      <w:bodyDiv w:val="1"/>
      <w:marLeft w:val="0"/>
      <w:marRight w:val="0"/>
      <w:marTop w:val="0"/>
      <w:marBottom w:val="0"/>
      <w:divBdr>
        <w:top w:val="none" w:sz="0" w:space="0" w:color="auto"/>
        <w:left w:val="none" w:sz="0" w:space="0" w:color="auto"/>
        <w:bottom w:val="none" w:sz="0" w:space="0" w:color="auto"/>
        <w:right w:val="none" w:sz="0" w:space="0" w:color="auto"/>
      </w:divBdr>
    </w:div>
    <w:div w:id="1397701265">
      <w:bodyDiv w:val="1"/>
      <w:marLeft w:val="0"/>
      <w:marRight w:val="0"/>
      <w:marTop w:val="0"/>
      <w:marBottom w:val="0"/>
      <w:divBdr>
        <w:top w:val="none" w:sz="0" w:space="0" w:color="auto"/>
        <w:left w:val="none" w:sz="0" w:space="0" w:color="auto"/>
        <w:bottom w:val="none" w:sz="0" w:space="0" w:color="auto"/>
        <w:right w:val="none" w:sz="0" w:space="0" w:color="auto"/>
      </w:divBdr>
    </w:div>
    <w:div w:id="1426458336">
      <w:bodyDiv w:val="1"/>
      <w:marLeft w:val="0"/>
      <w:marRight w:val="0"/>
      <w:marTop w:val="0"/>
      <w:marBottom w:val="0"/>
      <w:divBdr>
        <w:top w:val="none" w:sz="0" w:space="0" w:color="auto"/>
        <w:left w:val="none" w:sz="0" w:space="0" w:color="auto"/>
        <w:bottom w:val="none" w:sz="0" w:space="0" w:color="auto"/>
        <w:right w:val="none" w:sz="0" w:space="0" w:color="auto"/>
      </w:divBdr>
    </w:div>
    <w:div w:id="1488353759">
      <w:bodyDiv w:val="1"/>
      <w:marLeft w:val="0"/>
      <w:marRight w:val="0"/>
      <w:marTop w:val="0"/>
      <w:marBottom w:val="0"/>
      <w:divBdr>
        <w:top w:val="none" w:sz="0" w:space="0" w:color="auto"/>
        <w:left w:val="none" w:sz="0" w:space="0" w:color="auto"/>
        <w:bottom w:val="none" w:sz="0" w:space="0" w:color="auto"/>
        <w:right w:val="none" w:sz="0" w:space="0" w:color="auto"/>
      </w:divBdr>
    </w:div>
    <w:div w:id="1714037890">
      <w:bodyDiv w:val="1"/>
      <w:marLeft w:val="0"/>
      <w:marRight w:val="0"/>
      <w:marTop w:val="0"/>
      <w:marBottom w:val="0"/>
      <w:divBdr>
        <w:top w:val="none" w:sz="0" w:space="0" w:color="auto"/>
        <w:left w:val="none" w:sz="0" w:space="0" w:color="auto"/>
        <w:bottom w:val="none" w:sz="0" w:space="0" w:color="auto"/>
        <w:right w:val="none" w:sz="0" w:space="0" w:color="auto"/>
      </w:divBdr>
    </w:div>
    <w:div w:id="1984112534">
      <w:bodyDiv w:val="1"/>
      <w:marLeft w:val="0"/>
      <w:marRight w:val="0"/>
      <w:marTop w:val="0"/>
      <w:marBottom w:val="0"/>
      <w:divBdr>
        <w:top w:val="none" w:sz="0" w:space="0" w:color="auto"/>
        <w:left w:val="none" w:sz="0" w:space="0" w:color="auto"/>
        <w:bottom w:val="none" w:sz="0" w:space="0" w:color="auto"/>
        <w:right w:val="none" w:sz="0" w:space="0" w:color="auto"/>
      </w:divBdr>
      <w:divsChild>
        <w:div w:id="2246128">
          <w:marLeft w:val="640"/>
          <w:marRight w:val="0"/>
          <w:marTop w:val="0"/>
          <w:marBottom w:val="0"/>
          <w:divBdr>
            <w:top w:val="none" w:sz="0" w:space="0" w:color="auto"/>
            <w:left w:val="none" w:sz="0" w:space="0" w:color="auto"/>
            <w:bottom w:val="none" w:sz="0" w:space="0" w:color="auto"/>
            <w:right w:val="none" w:sz="0" w:space="0" w:color="auto"/>
          </w:divBdr>
        </w:div>
        <w:div w:id="109060031">
          <w:marLeft w:val="640"/>
          <w:marRight w:val="0"/>
          <w:marTop w:val="0"/>
          <w:marBottom w:val="0"/>
          <w:divBdr>
            <w:top w:val="none" w:sz="0" w:space="0" w:color="auto"/>
            <w:left w:val="none" w:sz="0" w:space="0" w:color="auto"/>
            <w:bottom w:val="none" w:sz="0" w:space="0" w:color="auto"/>
            <w:right w:val="none" w:sz="0" w:space="0" w:color="auto"/>
          </w:divBdr>
        </w:div>
        <w:div w:id="205801921">
          <w:marLeft w:val="640"/>
          <w:marRight w:val="0"/>
          <w:marTop w:val="0"/>
          <w:marBottom w:val="0"/>
          <w:divBdr>
            <w:top w:val="none" w:sz="0" w:space="0" w:color="auto"/>
            <w:left w:val="none" w:sz="0" w:space="0" w:color="auto"/>
            <w:bottom w:val="none" w:sz="0" w:space="0" w:color="auto"/>
            <w:right w:val="none" w:sz="0" w:space="0" w:color="auto"/>
          </w:divBdr>
        </w:div>
        <w:div w:id="256794962">
          <w:marLeft w:val="640"/>
          <w:marRight w:val="0"/>
          <w:marTop w:val="0"/>
          <w:marBottom w:val="0"/>
          <w:divBdr>
            <w:top w:val="none" w:sz="0" w:space="0" w:color="auto"/>
            <w:left w:val="none" w:sz="0" w:space="0" w:color="auto"/>
            <w:bottom w:val="none" w:sz="0" w:space="0" w:color="auto"/>
            <w:right w:val="none" w:sz="0" w:space="0" w:color="auto"/>
          </w:divBdr>
        </w:div>
        <w:div w:id="308440274">
          <w:marLeft w:val="640"/>
          <w:marRight w:val="0"/>
          <w:marTop w:val="0"/>
          <w:marBottom w:val="0"/>
          <w:divBdr>
            <w:top w:val="none" w:sz="0" w:space="0" w:color="auto"/>
            <w:left w:val="none" w:sz="0" w:space="0" w:color="auto"/>
            <w:bottom w:val="none" w:sz="0" w:space="0" w:color="auto"/>
            <w:right w:val="none" w:sz="0" w:space="0" w:color="auto"/>
          </w:divBdr>
        </w:div>
        <w:div w:id="337660266">
          <w:marLeft w:val="640"/>
          <w:marRight w:val="0"/>
          <w:marTop w:val="0"/>
          <w:marBottom w:val="0"/>
          <w:divBdr>
            <w:top w:val="none" w:sz="0" w:space="0" w:color="auto"/>
            <w:left w:val="none" w:sz="0" w:space="0" w:color="auto"/>
            <w:bottom w:val="none" w:sz="0" w:space="0" w:color="auto"/>
            <w:right w:val="none" w:sz="0" w:space="0" w:color="auto"/>
          </w:divBdr>
        </w:div>
        <w:div w:id="351733371">
          <w:marLeft w:val="640"/>
          <w:marRight w:val="0"/>
          <w:marTop w:val="0"/>
          <w:marBottom w:val="0"/>
          <w:divBdr>
            <w:top w:val="none" w:sz="0" w:space="0" w:color="auto"/>
            <w:left w:val="none" w:sz="0" w:space="0" w:color="auto"/>
            <w:bottom w:val="none" w:sz="0" w:space="0" w:color="auto"/>
            <w:right w:val="none" w:sz="0" w:space="0" w:color="auto"/>
          </w:divBdr>
        </w:div>
        <w:div w:id="398863144">
          <w:marLeft w:val="640"/>
          <w:marRight w:val="0"/>
          <w:marTop w:val="0"/>
          <w:marBottom w:val="0"/>
          <w:divBdr>
            <w:top w:val="none" w:sz="0" w:space="0" w:color="auto"/>
            <w:left w:val="none" w:sz="0" w:space="0" w:color="auto"/>
            <w:bottom w:val="none" w:sz="0" w:space="0" w:color="auto"/>
            <w:right w:val="none" w:sz="0" w:space="0" w:color="auto"/>
          </w:divBdr>
        </w:div>
        <w:div w:id="406802944">
          <w:marLeft w:val="640"/>
          <w:marRight w:val="0"/>
          <w:marTop w:val="0"/>
          <w:marBottom w:val="0"/>
          <w:divBdr>
            <w:top w:val="none" w:sz="0" w:space="0" w:color="auto"/>
            <w:left w:val="none" w:sz="0" w:space="0" w:color="auto"/>
            <w:bottom w:val="none" w:sz="0" w:space="0" w:color="auto"/>
            <w:right w:val="none" w:sz="0" w:space="0" w:color="auto"/>
          </w:divBdr>
        </w:div>
        <w:div w:id="464471160">
          <w:marLeft w:val="640"/>
          <w:marRight w:val="0"/>
          <w:marTop w:val="0"/>
          <w:marBottom w:val="0"/>
          <w:divBdr>
            <w:top w:val="none" w:sz="0" w:space="0" w:color="auto"/>
            <w:left w:val="none" w:sz="0" w:space="0" w:color="auto"/>
            <w:bottom w:val="none" w:sz="0" w:space="0" w:color="auto"/>
            <w:right w:val="none" w:sz="0" w:space="0" w:color="auto"/>
          </w:divBdr>
        </w:div>
        <w:div w:id="560337094">
          <w:marLeft w:val="640"/>
          <w:marRight w:val="0"/>
          <w:marTop w:val="0"/>
          <w:marBottom w:val="0"/>
          <w:divBdr>
            <w:top w:val="none" w:sz="0" w:space="0" w:color="auto"/>
            <w:left w:val="none" w:sz="0" w:space="0" w:color="auto"/>
            <w:bottom w:val="none" w:sz="0" w:space="0" w:color="auto"/>
            <w:right w:val="none" w:sz="0" w:space="0" w:color="auto"/>
          </w:divBdr>
        </w:div>
        <w:div w:id="665017178">
          <w:marLeft w:val="640"/>
          <w:marRight w:val="0"/>
          <w:marTop w:val="0"/>
          <w:marBottom w:val="0"/>
          <w:divBdr>
            <w:top w:val="none" w:sz="0" w:space="0" w:color="auto"/>
            <w:left w:val="none" w:sz="0" w:space="0" w:color="auto"/>
            <w:bottom w:val="none" w:sz="0" w:space="0" w:color="auto"/>
            <w:right w:val="none" w:sz="0" w:space="0" w:color="auto"/>
          </w:divBdr>
        </w:div>
        <w:div w:id="754086736">
          <w:marLeft w:val="640"/>
          <w:marRight w:val="0"/>
          <w:marTop w:val="0"/>
          <w:marBottom w:val="0"/>
          <w:divBdr>
            <w:top w:val="none" w:sz="0" w:space="0" w:color="auto"/>
            <w:left w:val="none" w:sz="0" w:space="0" w:color="auto"/>
            <w:bottom w:val="none" w:sz="0" w:space="0" w:color="auto"/>
            <w:right w:val="none" w:sz="0" w:space="0" w:color="auto"/>
          </w:divBdr>
        </w:div>
        <w:div w:id="879973649">
          <w:marLeft w:val="640"/>
          <w:marRight w:val="0"/>
          <w:marTop w:val="0"/>
          <w:marBottom w:val="0"/>
          <w:divBdr>
            <w:top w:val="none" w:sz="0" w:space="0" w:color="auto"/>
            <w:left w:val="none" w:sz="0" w:space="0" w:color="auto"/>
            <w:bottom w:val="none" w:sz="0" w:space="0" w:color="auto"/>
            <w:right w:val="none" w:sz="0" w:space="0" w:color="auto"/>
          </w:divBdr>
        </w:div>
        <w:div w:id="994181295">
          <w:marLeft w:val="640"/>
          <w:marRight w:val="0"/>
          <w:marTop w:val="0"/>
          <w:marBottom w:val="0"/>
          <w:divBdr>
            <w:top w:val="none" w:sz="0" w:space="0" w:color="auto"/>
            <w:left w:val="none" w:sz="0" w:space="0" w:color="auto"/>
            <w:bottom w:val="none" w:sz="0" w:space="0" w:color="auto"/>
            <w:right w:val="none" w:sz="0" w:space="0" w:color="auto"/>
          </w:divBdr>
        </w:div>
        <w:div w:id="1129740105">
          <w:marLeft w:val="640"/>
          <w:marRight w:val="0"/>
          <w:marTop w:val="0"/>
          <w:marBottom w:val="0"/>
          <w:divBdr>
            <w:top w:val="none" w:sz="0" w:space="0" w:color="auto"/>
            <w:left w:val="none" w:sz="0" w:space="0" w:color="auto"/>
            <w:bottom w:val="none" w:sz="0" w:space="0" w:color="auto"/>
            <w:right w:val="none" w:sz="0" w:space="0" w:color="auto"/>
          </w:divBdr>
        </w:div>
        <w:div w:id="1141268235">
          <w:marLeft w:val="640"/>
          <w:marRight w:val="0"/>
          <w:marTop w:val="0"/>
          <w:marBottom w:val="0"/>
          <w:divBdr>
            <w:top w:val="none" w:sz="0" w:space="0" w:color="auto"/>
            <w:left w:val="none" w:sz="0" w:space="0" w:color="auto"/>
            <w:bottom w:val="none" w:sz="0" w:space="0" w:color="auto"/>
            <w:right w:val="none" w:sz="0" w:space="0" w:color="auto"/>
          </w:divBdr>
        </w:div>
        <w:div w:id="1149976732">
          <w:marLeft w:val="640"/>
          <w:marRight w:val="0"/>
          <w:marTop w:val="0"/>
          <w:marBottom w:val="0"/>
          <w:divBdr>
            <w:top w:val="none" w:sz="0" w:space="0" w:color="auto"/>
            <w:left w:val="none" w:sz="0" w:space="0" w:color="auto"/>
            <w:bottom w:val="none" w:sz="0" w:space="0" w:color="auto"/>
            <w:right w:val="none" w:sz="0" w:space="0" w:color="auto"/>
          </w:divBdr>
        </w:div>
        <w:div w:id="1160660198">
          <w:marLeft w:val="640"/>
          <w:marRight w:val="0"/>
          <w:marTop w:val="0"/>
          <w:marBottom w:val="0"/>
          <w:divBdr>
            <w:top w:val="none" w:sz="0" w:space="0" w:color="auto"/>
            <w:left w:val="none" w:sz="0" w:space="0" w:color="auto"/>
            <w:bottom w:val="none" w:sz="0" w:space="0" w:color="auto"/>
            <w:right w:val="none" w:sz="0" w:space="0" w:color="auto"/>
          </w:divBdr>
        </w:div>
        <w:div w:id="1362589179">
          <w:marLeft w:val="640"/>
          <w:marRight w:val="0"/>
          <w:marTop w:val="0"/>
          <w:marBottom w:val="0"/>
          <w:divBdr>
            <w:top w:val="none" w:sz="0" w:space="0" w:color="auto"/>
            <w:left w:val="none" w:sz="0" w:space="0" w:color="auto"/>
            <w:bottom w:val="none" w:sz="0" w:space="0" w:color="auto"/>
            <w:right w:val="none" w:sz="0" w:space="0" w:color="auto"/>
          </w:divBdr>
        </w:div>
        <w:div w:id="1557666922">
          <w:marLeft w:val="640"/>
          <w:marRight w:val="0"/>
          <w:marTop w:val="0"/>
          <w:marBottom w:val="0"/>
          <w:divBdr>
            <w:top w:val="none" w:sz="0" w:space="0" w:color="auto"/>
            <w:left w:val="none" w:sz="0" w:space="0" w:color="auto"/>
            <w:bottom w:val="none" w:sz="0" w:space="0" w:color="auto"/>
            <w:right w:val="none" w:sz="0" w:space="0" w:color="auto"/>
          </w:divBdr>
        </w:div>
        <w:div w:id="1582446486">
          <w:marLeft w:val="640"/>
          <w:marRight w:val="0"/>
          <w:marTop w:val="0"/>
          <w:marBottom w:val="0"/>
          <w:divBdr>
            <w:top w:val="none" w:sz="0" w:space="0" w:color="auto"/>
            <w:left w:val="none" w:sz="0" w:space="0" w:color="auto"/>
            <w:bottom w:val="none" w:sz="0" w:space="0" w:color="auto"/>
            <w:right w:val="none" w:sz="0" w:space="0" w:color="auto"/>
          </w:divBdr>
        </w:div>
        <w:div w:id="1595825441">
          <w:marLeft w:val="640"/>
          <w:marRight w:val="0"/>
          <w:marTop w:val="0"/>
          <w:marBottom w:val="0"/>
          <w:divBdr>
            <w:top w:val="none" w:sz="0" w:space="0" w:color="auto"/>
            <w:left w:val="none" w:sz="0" w:space="0" w:color="auto"/>
            <w:bottom w:val="none" w:sz="0" w:space="0" w:color="auto"/>
            <w:right w:val="none" w:sz="0" w:space="0" w:color="auto"/>
          </w:divBdr>
        </w:div>
        <w:div w:id="1612274555">
          <w:marLeft w:val="640"/>
          <w:marRight w:val="0"/>
          <w:marTop w:val="0"/>
          <w:marBottom w:val="0"/>
          <w:divBdr>
            <w:top w:val="none" w:sz="0" w:space="0" w:color="auto"/>
            <w:left w:val="none" w:sz="0" w:space="0" w:color="auto"/>
            <w:bottom w:val="none" w:sz="0" w:space="0" w:color="auto"/>
            <w:right w:val="none" w:sz="0" w:space="0" w:color="auto"/>
          </w:divBdr>
        </w:div>
        <w:div w:id="1618488374">
          <w:marLeft w:val="640"/>
          <w:marRight w:val="0"/>
          <w:marTop w:val="0"/>
          <w:marBottom w:val="0"/>
          <w:divBdr>
            <w:top w:val="none" w:sz="0" w:space="0" w:color="auto"/>
            <w:left w:val="none" w:sz="0" w:space="0" w:color="auto"/>
            <w:bottom w:val="none" w:sz="0" w:space="0" w:color="auto"/>
            <w:right w:val="none" w:sz="0" w:space="0" w:color="auto"/>
          </w:divBdr>
        </w:div>
        <w:div w:id="1629319608">
          <w:marLeft w:val="640"/>
          <w:marRight w:val="0"/>
          <w:marTop w:val="0"/>
          <w:marBottom w:val="0"/>
          <w:divBdr>
            <w:top w:val="none" w:sz="0" w:space="0" w:color="auto"/>
            <w:left w:val="none" w:sz="0" w:space="0" w:color="auto"/>
            <w:bottom w:val="none" w:sz="0" w:space="0" w:color="auto"/>
            <w:right w:val="none" w:sz="0" w:space="0" w:color="auto"/>
          </w:divBdr>
        </w:div>
        <w:div w:id="1716000183">
          <w:marLeft w:val="640"/>
          <w:marRight w:val="0"/>
          <w:marTop w:val="0"/>
          <w:marBottom w:val="0"/>
          <w:divBdr>
            <w:top w:val="none" w:sz="0" w:space="0" w:color="auto"/>
            <w:left w:val="none" w:sz="0" w:space="0" w:color="auto"/>
            <w:bottom w:val="none" w:sz="0" w:space="0" w:color="auto"/>
            <w:right w:val="none" w:sz="0" w:space="0" w:color="auto"/>
          </w:divBdr>
        </w:div>
        <w:div w:id="1754281431">
          <w:marLeft w:val="640"/>
          <w:marRight w:val="0"/>
          <w:marTop w:val="0"/>
          <w:marBottom w:val="0"/>
          <w:divBdr>
            <w:top w:val="none" w:sz="0" w:space="0" w:color="auto"/>
            <w:left w:val="none" w:sz="0" w:space="0" w:color="auto"/>
            <w:bottom w:val="none" w:sz="0" w:space="0" w:color="auto"/>
            <w:right w:val="none" w:sz="0" w:space="0" w:color="auto"/>
          </w:divBdr>
        </w:div>
        <w:div w:id="1762948847">
          <w:marLeft w:val="640"/>
          <w:marRight w:val="0"/>
          <w:marTop w:val="0"/>
          <w:marBottom w:val="0"/>
          <w:divBdr>
            <w:top w:val="none" w:sz="0" w:space="0" w:color="auto"/>
            <w:left w:val="none" w:sz="0" w:space="0" w:color="auto"/>
            <w:bottom w:val="none" w:sz="0" w:space="0" w:color="auto"/>
            <w:right w:val="none" w:sz="0" w:space="0" w:color="auto"/>
          </w:divBdr>
        </w:div>
        <w:div w:id="1785613778">
          <w:marLeft w:val="640"/>
          <w:marRight w:val="0"/>
          <w:marTop w:val="0"/>
          <w:marBottom w:val="0"/>
          <w:divBdr>
            <w:top w:val="none" w:sz="0" w:space="0" w:color="auto"/>
            <w:left w:val="none" w:sz="0" w:space="0" w:color="auto"/>
            <w:bottom w:val="none" w:sz="0" w:space="0" w:color="auto"/>
            <w:right w:val="none" w:sz="0" w:space="0" w:color="auto"/>
          </w:divBdr>
        </w:div>
        <w:div w:id="1810703779">
          <w:marLeft w:val="640"/>
          <w:marRight w:val="0"/>
          <w:marTop w:val="0"/>
          <w:marBottom w:val="0"/>
          <w:divBdr>
            <w:top w:val="none" w:sz="0" w:space="0" w:color="auto"/>
            <w:left w:val="none" w:sz="0" w:space="0" w:color="auto"/>
            <w:bottom w:val="none" w:sz="0" w:space="0" w:color="auto"/>
            <w:right w:val="none" w:sz="0" w:space="0" w:color="auto"/>
          </w:divBdr>
        </w:div>
        <w:div w:id="1826622527">
          <w:marLeft w:val="640"/>
          <w:marRight w:val="0"/>
          <w:marTop w:val="0"/>
          <w:marBottom w:val="0"/>
          <w:divBdr>
            <w:top w:val="none" w:sz="0" w:space="0" w:color="auto"/>
            <w:left w:val="none" w:sz="0" w:space="0" w:color="auto"/>
            <w:bottom w:val="none" w:sz="0" w:space="0" w:color="auto"/>
            <w:right w:val="none" w:sz="0" w:space="0" w:color="auto"/>
          </w:divBdr>
        </w:div>
        <w:div w:id="1936016895">
          <w:marLeft w:val="640"/>
          <w:marRight w:val="0"/>
          <w:marTop w:val="0"/>
          <w:marBottom w:val="0"/>
          <w:divBdr>
            <w:top w:val="none" w:sz="0" w:space="0" w:color="auto"/>
            <w:left w:val="none" w:sz="0" w:space="0" w:color="auto"/>
            <w:bottom w:val="none" w:sz="0" w:space="0" w:color="auto"/>
            <w:right w:val="none" w:sz="0" w:space="0" w:color="auto"/>
          </w:divBdr>
        </w:div>
        <w:div w:id="2004047010">
          <w:marLeft w:val="640"/>
          <w:marRight w:val="0"/>
          <w:marTop w:val="0"/>
          <w:marBottom w:val="0"/>
          <w:divBdr>
            <w:top w:val="none" w:sz="0" w:space="0" w:color="auto"/>
            <w:left w:val="none" w:sz="0" w:space="0" w:color="auto"/>
            <w:bottom w:val="none" w:sz="0" w:space="0" w:color="auto"/>
            <w:right w:val="none" w:sz="0" w:space="0" w:color="auto"/>
          </w:divBdr>
        </w:div>
        <w:div w:id="2022276259">
          <w:marLeft w:val="640"/>
          <w:marRight w:val="0"/>
          <w:marTop w:val="0"/>
          <w:marBottom w:val="0"/>
          <w:divBdr>
            <w:top w:val="none" w:sz="0" w:space="0" w:color="auto"/>
            <w:left w:val="none" w:sz="0" w:space="0" w:color="auto"/>
            <w:bottom w:val="none" w:sz="0" w:space="0" w:color="auto"/>
            <w:right w:val="none" w:sz="0" w:space="0" w:color="auto"/>
          </w:divBdr>
        </w:div>
        <w:div w:id="2040932562">
          <w:marLeft w:val="640"/>
          <w:marRight w:val="0"/>
          <w:marTop w:val="0"/>
          <w:marBottom w:val="0"/>
          <w:divBdr>
            <w:top w:val="none" w:sz="0" w:space="0" w:color="auto"/>
            <w:left w:val="none" w:sz="0" w:space="0" w:color="auto"/>
            <w:bottom w:val="none" w:sz="0" w:space="0" w:color="auto"/>
            <w:right w:val="none" w:sz="0" w:space="0" w:color="auto"/>
          </w:divBdr>
        </w:div>
      </w:divsChild>
    </w:div>
    <w:div w:id="2136364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igor.sbgenomics.com/public/apps/admin/sbg-public-data/gatk-pre-processing-for-variant-discovery-4-2-0-0" TargetMode="External"/><Relationship Id="rId42" Type="http://schemas.openxmlformats.org/officeDocument/2006/relationships/hyperlink" Target="https://github.com/gatk-workflows/gatk4-data-processing" TargetMode="External"/><Relationship Id="rId47" Type="http://schemas.openxmlformats.org/officeDocument/2006/relationships/hyperlink" Target="http://www.htslib.org/" TargetMode="External"/><Relationship Id="rId63" Type="http://schemas.openxmlformats.org/officeDocument/2006/relationships/hyperlink" Target="https://igor.sbgenomics.com/public/apps/admin/sbg-public-data/functional-equivalence-wgs-cwl1-0" TargetMode="External"/><Relationship Id="rId68" Type="http://schemas.openxmlformats.org/officeDocument/2006/relationships/hyperlink" Target="https://ftp.ncbi.nlm.nih.gov/pub/clinvar/vcf_GRCh38/clinvar_20231007.vcf.gz" TargetMode="External"/><Relationship Id="rId2" Type="http://schemas.openxmlformats.org/officeDocument/2006/relationships/customXml" Target="../customXml/item2.xml"/><Relationship Id="rId16" Type="http://schemas.openxmlformats.org/officeDocument/2006/relationships/hyperlink" Target="https://support.illumina.com/sequencing/sequencing_software/bcl2fastq-conversion-software.html" TargetMode="External"/><Relationship Id="rId29" Type="http://schemas.openxmlformats.org/officeDocument/2006/relationships/image" Target="media/image6.png"/><Relationship Id="rId11" Type="http://schemas.openxmlformats.org/officeDocument/2006/relationships/hyperlink" Target="https://github.com/DecodeGenetics/graphtyper" TargetMode="Externa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s://github.com/RealTimeGenomics/rtg-tools" TargetMode="External"/><Relationship Id="rId53" Type="http://schemas.openxmlformats.org/officeDocument/2006/relationships/hyperlink" Target="https://ftp-trace.ncbi.nlm.nih.gov/ReferenceSamples/giab/data/AshkenazimTrio/HG004_NA24143_mother/NIST_HiSeq_HG004_Homogeneity-14572558/NHGRI_Illumina300X_AJtrio_novoalign_bams/HG004.GRCh38.60x.1.bam" TargetMode="External"/><Relationship Id="rId58" Type="http://schemas.openxmlformats.org/officeDocument/2006/relationships/hyperlink" Target="https://biobank.ndph.ox.ac.uk/showcase/search.cgi" TargetMode="External"/><Relationship Id="rId66" Type="http://schemas.openxmlformats.org/officeDocument/2006/relationships/hyperlink" Target="https://biobank.ctsu.ox.ac.uk/crystal/refer.cgi?id=1955" TargetMode="External"/><Relationship Id="rId74" Type="http://schemas.microsoft.com/office/2020/10/relationships/intelligence" Target="intelligence2.xml"/><Relationship Id="rId5" Type="http://schemas.openxmlformats.org/officeDocument/2006/relationships/settings" Target="settings.xml"/><Relationship Id="rId61" Type="http://schemas.openxmlformats.org/officeDocument/2006/relationships/hyperlink" Target="https://github.com/sbg/sevenbridges-python" TargetMode="External"/><Relationship Id="rId19" Type="http://schemas.openxmlformats.org/officeDocument/2006/relationships/hyperlink" Target="https://www.r-project.org/" TargetMode="External"/><Relationship Id="rId14" Type="http://schemas.openxmlformats.org/officeDocument/2006/relationships/hyperlink" Target="https://github.com/lh3/dipcall" TargetMode="External"/><Relationship Id="rId22" Type="http://schemas.openxmlformats.org/officeDocument/2006/relationships/hyperlink" Target="https://igor.sbgenomics.com/public/apps/admin/sbg-public-data/gatk-generic-germline-short-variant-per-sample-calling-4-2-0-0"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jpg"/><Relationship Id="rId43" Type="http://schemas.openxmlformats.org/officeDocument/2006/relationships/hyperlink" Target="https://github.com/DecodeGenetics/svimmer" TargetMode="External"/><Relationship Id="rId48" Type="http://schemas.openxmlformats.org/officeDocument/2006/relationships/hyperlink" Target="https://github.com/GregoryFaust/samblaster" TargetMode="External"/><Relationship Id="rId56" Type="http://schemas.openxmlformats.org/officeDocument/2006/relationships/hyperlink" Target="https://ftp-trace.ncbi.nlm.nih.gov/ReferenceSamples/giab/data/ChineseTrio/HG007_NA24695-hu38168_mother/NA24695_Mother_HiSeq100x/NHGRI_Illumina100X_Chinesetrio_novoalign_bams/HG007.GRCh38_full_plus_hs38d1_analysis_set_minus_alts.100x.bam" TargetMode="External"/><Relationship Id="rId64" Type="http://schemas.openxmlformats.org/officeDocument/2006/relationships/hyperlink" Target="https://igor.sbgenomics.com/public/apps/admin/sbg-public-data/gatk-pre-processing-for-variant-discovery-4-2-0-0" TargetMode="External"/><Relationship Id="rId69"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https://ftp-trace.ncbi.nlm.nih.gov/ReferenceSamples/giab/data/AshkenazimTrio/HG002_NA24385_son/NIST_HiSeq_HG002_Homogeneity-10953946/NHGRI_Illumina300X_AJtrio_novoalign_bams/HG002.GRCh38.60x.1.bam" TargetMode="External"/><Relationship Id="rId72"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hyperlink" Target="about:blank" TargetMode="External"/><Relationship Id="rId17" Type="http://schemas.openxmlformats.org/officeDocument/2006/relationships/hyperlink" Target="http://www.htslib.org/"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hyperlink" Target="https://support.illumina.com/sequencing/sequencing_software/bcl2fastq-conversion-software.html" TargetMode="External"/><Relationship Id="rId59" Type="http://schemas.openxmlformats.org/officeDocument/2006/relationships/hyperlink" Target="https://www.sevenbridges.com/" TargetMode="External"/><Relationship Id="rId67" Type="http://schemas.openxmlformats.org/officeDocument/2006/relationships/hyperlink" Target="https://biobank.ctsu.ox.ac.uk/crystal/refer.cgi?id=1955" TargetMode="External"/><Relationship Id="rId20" Type="http://schemas.openxmlformats.org/officeDocument/2006/relationships/hyperlink" Target="https://igor.sbgenomics.com/public/apps/admin/sbg-public-data/functional-equivalence-wgs-cwl1-0,%20" TargetMode="External"/><Relationship Id="rId41" Type="http://schemas.openxmlformats.org/officeDocument/2006/relationships/hyperlink" Target="https://github.com/DecodeGenetics/graphtyper" TargetMode="External"/><Relationship Id="rId54" Type="http://schemas.openxmlformats.org/officeDocument/2006/relationships/hyperlink" Target="https://ftp-trace.ncbi.nlm.nih.gov/ReferenceSamples/giab/data/ChineseTrio/HG005_NA24631_son/HG005_NA24631_son_HiSeq_300x/NHGRI_Illumina300X_Chinesetrio_novoalign_bams/HG005.GRCh38_full_plus_hs38d1_analysis_set_minus_alts.300x.bam" TargetMode="External"/><Relationship Id="rId62" Type="http://schemas.openxmlformats.org/officeDocument/2006/relationships/hyperlink" Target="https://www.sevenbridges.com/rheo/"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ithub.com/RealTimeGenomics/rtg-tools" TargetMode="External"/><Relationship Id="rId23" Type="http://schemas.openxmlformats.org/officeDocument/2006/relationships/footer" Target="footer1.xml"/><Relationship Id="rId28" Type="http://schemas.openxmlformats.org/officeDocument/2006/relationships/image" Target="media/image5.png"/><Relationship Id="rId36" Type="http://schemas.openxmlformats.org/officeDocument/2006/relationships/image" Target="media/image13.jpg"/><Relationship Id="rId49" Type="http://schemas.openxmlformats.org/officeDocument/2006/relationships/hyperlink" Target="https://github.com/DecodeGenetics/BamQC" TargetMode="External"/><Relationship Id="rId57" Type="http://schemas.openxmlformats.org/officeDocument/2006/relationships/hyperlink" Target="http://biobank.ndph.ox.ac.uk/ukb/ukb/auxdata/xgen_plus_spikein.b38.bed" TargetMode="External"/><Relationship Id="rId10" Type="http://schemas.openxmlformats.org/officeDocument/2006/relationships/hyperlink" Target="https://github.com/DecodeGenetics/BamQC" TargetMode="External"/><Relationship Id="rId31" Type="http://schemas.openxmlformats.org/officeDocument/2006/relationships/image" Target="media/image8.png"/><Relationship Id="rId44" Type="http://schemas.openxmlformats.org/officeDocument/2006/relationships/hyperlink" Target="https://github.com/lh3/dipcall" TargetMode="External"/><Relationship Id="rId52" Type="http://schemas.openxmlformats.org/officeDocument/2006/relationships/hyperlink" Target="https://ftp-trace.ncbi.nlm.nih.gov/ReferenceSamples/giab/data/AshkenazimTrio/HG003_NA24149_father/NIST_HiSeq_HG003_Homogeneity-12389378/NHGRI_Illumina300X_AJtrio_novoalign_bams/HG003.GRCh38.60x.1.bam" TargetMode="External"/><Relationship Id="rId60" Type="http://schemas.openxmlformats.org/officeDocument/2006/relationships/hyperlink" Target="https://docs.sevenbridges.com/docs/connecting-cloud-storage-overview" TargetMode="External"/><Relationship Id="rId65" Type="http://schemas.openxmlformats.org/officeDocument/2006/relationships/hyperlink" Target="https://igor.sbgenomics.com/public/apps/admin/sbg-public-data/gatk-generic-germline-short-variant-per-sample-calling-4-2-0-0" TargetMode="Externa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developer.illumina.com/dragen/dragen-popgen" TargetMode="External"/><Relationship Id="rId13" Type="http://schemas.openxmlformats.org/officeDocument/2006/relationships/hyperlink" Target="https://github.com/DecodeGenetics/svimmer" TargetMode="External"/><Relationship Id="rId18" Type="http://schemas.openxmlformats.org/officeDocument/2006/relationships/hyperlink" Target="https://github.com/GregoryFaust/samblaster" TargetMode="Externa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hyperlink" Target="https://ftp-trace.ncbi.nlm.nih.gov/ReferenceSamples/giab/data/NA12878/NIST_NA12878_HG001_HiSeq_300x/NHGRI_Illumina300X_novoalign_bams/HG001.GRCh38_full_plus_hs38d1_analysis_set_minus_alts.300x.bam" TargetMode="External"/><Relationship Id="rId55" Type="http://schemas.openxmlformats.org/officeDocument/2006/relationships/hyperlink" Target="https://ftp-trace.ncbi.nlm.nih.gov/ReferenceSamples/giab/data/ChineseTrio/HG006_NA24694-huCA017E_father/NA24694_Father_HiSeq100x/NHGRI_Illumina100X_Chinesetrio_novoalign_bams/HG006.GRCh38_full_plus_hs38d1_analysis_set_minus_alts.100x.bam" TargetMode="External"/><Relationship Id="rId7" Type="http://schemas.openxmlformats.org/officeDocument/2006/relationships/footnotes" Target="footnotes.xml"/><Relationship Id="rId71"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658EF3C-C536-4996-A88B-123A8A45FB5E}"/>
      </w:docPartPr>
      <w:docPartBody>
        <w:p w:rsidR="001E69EB" w:rsidRDefault="007563BE">
          <w:r w:rsidRPr="009834E3">
            <w:rPr>
              <w:rStyle w:val="a3"/>
            </w:rPr>
            <w:t>Click or tap here to enter text.</w:t>
          </w:r>
        </w:p>
      </w:docPartBody>
    </w:docPart>
    <w:docPart>
      <w:docPartPr>
        <w:name w:val="844677E95B49433B9441A0E30BA6FCF1"/>
        <w:category>
          <w:name w:val="General"/>
          <w:gallery w:val="placeholder"/>
        </w:category>
        <w:types>
          <w:type w:val="bbPlcHdr"/>
        </w:types>
        <w:behaviors>
          <w:behavior w:val="content"/>
        </w:behaviors>
        <w:guid w:val="{70595A68-C3CA-4D39-BB80-B9D0C2782066}"/>
      </w:docPartPr>
      <w:docPartBody>
        <w:p w:rsidR="001E69EB" w:rsidRDefault="007563BE" w:rsidP="007563BE">
          <w:pPr>
            <w:pStyle w:val="844677E95B49433B9441A0E30BA6FCF1"/>
          </w:pPr>
          <w:r w:rsidRPr="009834E3">
            <w:rPr>
              <w:rStyle w:val="a3"/>
            </w:rPr>
            <w:t>Click or tap here to enter text.</w:t>
          </w:r>
        </w:p>
      </w:docPartBody>
    </w:docPart>
    <w:docPart>
      <w:docPartPr>
        <w:name w:val="B8B22CDEBC0E408C8BBD676E61601F16"/>
        <w:category>
          <w:name w:val="General"/>
          <w:gallery w:val="placeholder"/>
        </w:category>
        <w:types>
          <w:type w:val="bbPlcHdr"/>
        </w:types>
        <w:behaviors>
          <w:behavior w:val="content"/>
        </w:behaviors>
        <w:guid w:val="{629CA0E3-FD0E-4C4A-806A-FD9D07D037BA}"/>
      </w:docPartPr>
      <w:docPartBody>
        <w:p w:rsidR="001E69EB" w:rsidRDefault="007563BE" w:rsidP="007563BE">
          <w:pPr>
            <w:pStyle w:val="B8B22CDEBC0E408C8BBD676E61601F16"/>
          </w:pPr>
          <w:r w:rsidRPr="009834E3">
            <w:rPr>
              <w:rStyle w:val="a3"/>
            </w:rPr>
            <w:t>Click or tap here to enter text.</w:t>
          </w:r>
        </w:p>
      </w:docPartBody>
    </w:docPart>
    <w:docPart>
      <w:docPartPr>
        <w:name w:val="3C1FD7EEB3354EE0B7B73269A8A2F8D2"/>
        <w:category>
          <w:name w:val="General"/>
          <w:gallery w:val="placeholder"/>
        </w:category>
        <w:types>
          <w:type w:val="bbPlcHdr"/>
        </w:types>
        <w:behaviors>
          <w:behavior w:val="content"/>
        </w:behaviors>
        <w:guid w:val="{838DDA2B-6588-414B-B3FC-7B7A876ACFBD}"/>
      </w:docPartPr>
      <w:docPartBody>
        <w:p w:rsidR="001E69EB" w:rsidRDefault="007563BE" w:rsidP="007563BE">
          <w:pPr>
            <w:pStyle w:val="3C1FD7EEB3354EE0B7B73269A8A2F8D2"/>
          </w:pPr>
          <w:r w:rsidRPr="009834E3">
            <w:rPr>
              <w:rStyle w:val="a3"/>
            </w:rPr>
            <w:t>Click or tap here to enter text.</w:t>
          </w:r>
        </w:p>
      </w:docPartBody>
    </w:docPart>
    <w:docPart>
      <w:docPartPr>
        <w:name w:val="991CC38CF47343A88008F6322F562774"/>
        <w:category>
          <w:name w:val="General"/>
          <w:gallery w:val="placeholder"/>
        </w:category>
        <w:types>
          <w:type w:val="bbPlcHdr"/>
        </w:types>
        <w:behaviors>
          <w:behavior w:val="content"/>
        </w:behaviors>
        <w:guid w:val="{E22EAE18-9975-4A0D-BF1C-C9A18AE7F252}"/>
      </w:docPartPr>
      <w:docPartBody>
        <w:p w:rsidR="00454E76" w:rsidRDefault="00A91FA1">
          <w:pPr>
            <w:pStyle w:val="991CC38CF47343A88008F6322F562774"/>
          </w:pPr>
          <w:r w:rsidRPr="009834E3">
            <w:rPr>
              <w:rStyle w:val="a3"/>
            </w:rPr>
            <w:t>Click or tap here to enter text.</w:t>
          </w:r>
        </w:p>
      </w:docPartBody>
    </w:docPart>
    <w:docPart>
      <w:docPartPr>
        <w:name w:val="53EEDDD370654E6EA39AC323C5ADAF5C"/>
        <w:category>
          <w:name w:val="General"/>
          <w:gallery w:val="placeholder"/>
        </w:category>
        <w:types>
          <w:type w:val="bbPlcHdr"/>
        </w:types>
        <w:behaviors>
          <w:behavior w:val="content"/>
        </w:behaviors>
        <w:guid w:val="{90FDE5CB-FF2B-4D65-9F3F-453325F5C207}"/>
      </w:docPartPr>
      <w:docPartBody>
        <w:p w:rsidR="00454E76" w:rsidRDefault="007563BE">
          <w:pPr>
            <w:pStyle w:val="53EEDDD370654E6EA39AC323C5ADAF5C"/>
          </w:pPr>
          <w:r w:rsidRPr="009834E3">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Quattrocento Sans">
    <w:panose1 w:val="020B0502050000020003"/>
    <w:charset w:val="00"/>
    <w:family w:val="swiss"/>
    <w:pitch w:val="variable"/>
    <w:sig w:usb0="800000BF" w:usb1="4000005B"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BE"/>
    <w:rsid w:val="00052AA8"/>
    <w:rsid w:val="00087037"/>
    <w:rsid w:val="000F693F"/>
    <w:rsid w:val="00117B28"/>
    <w:rsid w:val="00122E88"/>
    <w:rsid w:val="00164419"/>
    <w:rsid w:val="001B0C82"/>
    <w:rsid w:val="001B6B74"/>
    <w:rsid w:val="001E69EB"/>
    <w:rsid w:val="00230F02"/>
    <w:rsid w:val="00235829"/>
    <w:rsid w:val="0024003A"/>
    <w:rsid w:val="00283B2E"/>
    <w:rsid w:val="00287AD7"/>
    <w:rsid w:val="002E4C92"/>
    <w:rsid w:val="002F0169"/>
    <w:rsid w:val="00300849"/>
    <w:rsid w:val="003023B3"/>
    <w:rsid w:val="0030310F"/>
    <w:rsid w:val="00316D82"/>
    <w:rsid w:val="003354B5"/>
    <w:rsid w:val="003455CF"/>
    <w:rsid w:val="003741FB"/>
    <w:rsid w:val="003A15C2"/>
    <w:rsid w:val="003E09D7"/>
    <w:rsid w:val="003E1C01"/>
    <w:rsid w:val="004176FA"/>
    <w:rsid w:val="004206F2"/>
    <w:rsid w:val="00437561"/>
    <w:rsid w:val="00454E76"/>
    <w:rsid w:val="00494682"/>
    <w:rsid w:val="004A48C5"/>
    <w:rsid w:val="004A51F1"/>
    <w:rsid w:val="004F35AE"/>
    <w:rsid w:val="00527922"/>
    <w:rsid w:val="00557098"/>
    <w:rsid w:val="00600838"/>
    <w:rsid w:val="00617600"/>
    <w:rsid w:val="00622F79"/>
    <w:rsid w:val="00636013"/>
    <w:rsid w:val="006E349E"/>
    <w:rsid w:val="0070197C"/>
    <w:rsid w:val="007346AE"/>
    <w:rsid w:val="00735C7B"/>
    <w:rsid w:val="007563BE"/>
    <w:rsid w:val="007B5292"/>
    <w:rsid w:val="007D0DA6"/>
    <w:rsid w:val="007D4A08"/>
    <w:rsid w:val="007E1385"/>
    <w:rsid w:val="0083508F"/>
    <w:rsid w:val="00862DBD"/>
    <w:rsid w:val="00884FD3"/>
    <w:rsid w:val="008E5DEF"/>
    <w:rsid w:val="00903185"/>
    <w:rsid w:val="0095417E"/>
    <w:rsid w:val="009C1701"/>
    <w:rsid w:val="00A065A8"/>
    <w:rsid w:val="00A67240"/>
    <w:rsid w:val="00A73F58"/>
    <w:rsid w:val="00A91FA1"/>
    <w:rsid w:val="00AA5C65"/>
    <w:rsid w:val="00AB0C25"/>
    <w:rsid w:val="00AF3812"/>
    <w:rsid w:val="00BE724D"/>
    <w:rsid w:val="00C10090"/>
    <w:rsid w:val="00C20E76"/>
    <w:rsid w:val="00C24078"/>
    <w:rsid w:val="00C26810"/>
    <w:rsid w:val="00C613D9"/>
    <w:rsid w:val="00C7048F"/>
    <w:rsid w:val="00C7756C"/>
    <w:rsid w:val="00CA211C"/>
    <w:rsid w:val="00CD11DE"/>
    <w:rsid w:val="00CD32D4"/>
    <w:rsid w:val="00D01574"/>
    <w:rsid w:val="00D0741A"/>
    <w:rsid w:val="00D10824"/>
    <w:rsid w:val="00D8029E"/>
    <w:rsid w:val="00D90FEE"/>
    <w:rsid w:val="00E40616"/>
    <w:rsid w:val="00E474D7"/>
    <w:rsid w:val="00E92F06"/>
    <w:rsid w:val="00EB6A90"/>
    <w:rsid w:val="00EC63E9"/>
    <w:rsid w:val="00F011E4"/>
    <w:rsid w:val="00F13346"/>
    <w:rsid w:val="00F26607"/>
    <w:rsid w:val="00F853DE"/>
    <w:rsid w:val="00FA0331"/>
    <w:rsid w:val="00FA586E"/>
    <w:rsid w:val="00FB1CFF"/>
    <w:rsid w:val="00FB4CB8"/>
    <w:rsid w:val="00FD4DEF"/>
  </w:rsids>
  <m:mathPr>
    <m:mathFont m:val="Cambria Math"/>
    <m:brkBin m:val="before"/>
    <m:brkBinSub m:val="--"/>
    <m:smallFrac m:val="0"/>
    <m:dispDef/>
    <m:lMargin m:val="0"/>
    <m:rMargin m:val="0"/>
    <m:defJc m:val="centerGroup"/>
    <m:wrapIndent m:val="1440"/>
    <m:intLim m:val="subSup"/>
    <m:naryLim m:val="undOvr"/>
  </m:mathPr>
  <w:themeFontLang w:val="is-I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s-IS" w:eastAsia="is-I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54E76"/>
    <w:rPr>
      <w:color w:val="808080"/>
    </w:rPr>
  </w:style>
  <w:style w:type="paragraph" w:customStyle="1" w:styleId="844677E95B49433B9441A0E30BA6FCF1">
    <w:name w:val="844677E95B49433B9441A0E30BA6FCF1"/>
    <w:rsid w:val="007563BE"/>
  </w:style>
  <w:style w:type="paragraph" w:customStyle="1" w:styleId="B8B22CDEBC0E408C8BBD676E61601F16">
    <w:name w:val="B8B22CDEBC0E408C8BBD676E61601F16"/>
    <w:rsid w:val="007563BE"/>
  </w:style>
  <w:style w:type="paragraph" w:customStyle="1" w:styleId="3C1FD7EEB3354EE0B7B73269A8A2F8D2">
    <w:name w:val="3C1FD7EEB3354EE0B7B73269A8A2F8D2"/>
    <w:rsid w:val="007563BE"/>
  </w:style>
  <w:style w:type="paragraph" w:customStyle="1" w:styleId="991CC38CF47343A88008F6322F562774">
    <w:name w:val="991CC38CF47343A88008F6322F562774"/>
    <w:rPr>
      <w:lang w:val="en-GB" w:eastAsia="en-GB"/>
    </w:rPr>
  </w:style>
  <w:style w:type="paragraph" w:customStyle="1" w:styleId="53EEDDD370654E6EA39AC323C5ADAF5C">
    <w:name w:val="53EEDDD370654E6EA39AC323C5ADAF5C"/>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A87TCYOv10LGjjmMnOoYDCjnA==">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</go:docsCustomData>
</go:gDocsCustomXmlDataStorage>
</file>

<file path=customXml/itemProps1.xml><?xml version="1.0" encoding="utf-8"?>
<ds:datastoreItem xmlns:ds="http://schemas.openxmlformats.org/officeDocument/2006/customXml" ds:itemID="{2C4D7D2B-B6AA-436C-88ED-DC1E5C7F991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Pages>
  <Words>14890</Words>
  <Characters>87857</Characters>
  <Application>Microsoft Office Word</Application>
  <DocSecurity>0</DocSecurity>
  <Lines>1597</Lines>
  <Paragraphs>778</Paragraphs>
  <ScaleCrop>false</ScaleCrop>
  <Company/>
  <LinksUpToDate>false</LinksUpToDate>
  <CharactersWithSpaces>101969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Fan, Yucai</cp:lastModifiedBy>
  <cp:revision>235</cp:revision>
  <cp:lastPrinted>2023-12-09T03:13:00Z</cp:lastPrinted>
  <dcterms:created xsi:type="dcterms:W3CDTF">2025-05-11T06:56:00Z</dcterms:created>
  <dcterms:modified xsi:type="dcterms:W3CDTF">2026-03-19T04:09:00Z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http://www.zotero.org/styles/science</vt:lpwstr>
  </property>
  <property fmtid="{D5CDD505-2E9C-101B-9397-08002B2CF9AE}" pid="21" name="Mendeley Recent Style Name 9_1">
    <vt:lpwstr>Science</vt:lpwstr>
  </property>
  <property fmtid="{D5CDD505-2E9C-101B-9397-08002B2CF9AE}" pid="22" name="Mendeley Document_1">
    <vt:lpwstr>True</vt:lpwstr>
  </property>
  <property fmtid="{D5CDD505-2E9C-101B-9397-08002B2CF9AE}" pid="23" name="Mendeley Unique User Id_1">
    <vt:lpwstr>89f2048d-66da-33c1-a8f2-a68d18cbbe81</vt:lpwstr>
  </property>
  <property fmtid="{D5CDD505-2E9C-101B-9397-08002B2CF9AE}" pid="24" name="Mendeley Citation Style_1">
    <vt:lpwstr>http://www.zotero.org/styles/nature</vt:lpwstr>
  </property>
  <property fmtid="{D5CDD505-2E9C-101B-9397-08002B2CF9AE}" pid="25" name="MSIP_Label_bea66b2b-af80-48b6-873b-d341d3035cfa_Enabled">
    <vt:lpwstr>true</vt:lpwstr>
  </property>
  <property fmtid="{D5CDD505-2E9C-101B-9397-08002B2CF9AE}" pid="26" name="MSIP_Label_bea66b2b-af80-48b6-873b-d341d3035cfa_SetDate">
    <vt:lpwstr>2024-11-12T20:47:08Z</vt:lpwstr>
  </property>
  <property fmtid="{D5CDD505-2E9C-101B-9397-08002B2CF9AE}" pid="27" name="MSIP_Label_bea66b2b-af80-48b6-873b-d341d3035cfa_Method">
    <vt:lpwstr>Standard</vt:lpwstr>
  </property>
  <property fmtid="{D5CDD505-2E9C-101B-9397-08002B2CF9AE}" pid="28" name="MSIP_Label_bea66b2b-af80-48b6-873b-d341d3035cfa_Name">
    <vt:lpwstr>Proprietary</vt:lpwstr>
  </property>
  <property fmtid="{D5CDD505-2E9C-101B-9397-08002B2CF9AE}" pid="29" name="MSIP_Label_bea66b2b-af80-48b6-873b-d341d3035cfa_SiteId">
    <vt:lpwstr>63982aff-fb6c-4c22-973b-70e4acfb63e6</vt:lpwstr>
  </property>
  <property fmtid="{D5CDD505-2E9C-101B-9397-08002B2CF9AE}" pid="30" name="MSIP_Label_bea66b2b-af80-48b6-873b-d341d3035cfa_ActionId">
    <vt:lpwstr>64c04563-761a-4c50-8718-08937a261719</vt:lpwstr>
  </property>
  <property fmtid="{D5CDD505-2E9C-101B-9397-08002B2CF9AE}" pid="31" name="MSIP_Label_bea66b2b-af80-48b6-873b-d341d3035cfa_ContentBits">
    <vt:lpwstr>0</vt:lpwstr>
  </property>
</Properties>
</file>